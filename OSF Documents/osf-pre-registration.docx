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73CA" w14:textId="3F926811" w:rsidR="00B73635" w:rsidRPr="00E35360" w:rsidRDefault="0025586E" w:rsidP="0025586E">
      <w:pPr>
        <w:pStyle w:val="Heading1"/>
        <w:rPr>
          <w:rFonts w:asciiTheme="minorHAnsi" w:hAnsiTheme="minorHAnsi" w:cs="Times New Roman (Headings CS)"/>
          <w:color w:val="000000" w:themeColor="text1"/>
        </w:rPr>
      </w:pPr>
      <w:r w:rsidRPr="00E35360">
        <w:rPr>
          <w:rFonts w:asciiTheme="minorHAnsi" w:hAnsiTheme="minorHAnsi" w:cs="Times New Roman (Headings CS)"/>
          <w:color w:val="000000" w:themeColor="text1"/>
        </w:rPr>
        <w:t>OSF Pre-Registration</w:t>
      </w:r>
    </w:p>
    <w:p w14:paraId="21CFB51F" w14:textId="78A98467"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Study Information</w:t>
      </w:r>
    </w:p>
    <w:p w14:paraId="0B87880C" w14:textId="14D4FFC8" w:rsidR="00C62EAF" w:rsidRPr="00E35360" w:rsidRDefault="00C62EAF" w:rsidP="00C62EAF">
      <w:pPr>
        <w:ind w:left="720"/>
      </w:pPr>
      <w:r w:rsidRPr="00E35360">
        <w:t xml:space="preserve">This study uses a conjoint survey experiment to assess </w:t>
      </w:r>
      <w:r w:rsidR="00A2606B" w:rsidRPr="00E35360">
        <w:t>Polish adults' attitudes</w:t>
      </w:r>
      <w:r w:rsidRPr="00E35360">
        <w:t xml:space="preserve"> towards foreign military deployments. </w:t>
      </w:r>
      <w:r w:rsidR="006D1522" w:rsidRPr="00E35360">
        <w:t>The survey w</w:t>
      </w:r>
      <w:r w:rsidR="00F86B6B" w:rsidRPr="00E35360">
        <w:t>ill be</w:t>
      </w:r>
      <w:r w:rsidR="006D1522" w:rsidRPr="00E35360">
        <w:t xml:space="preserve"> fielded to approximately </w:t>
      </w:r>
      <w:r w:rsidR="00F86B6B" w:rsidRPr="00E35360">
        <w:t>2200</w:t>
      </w:r>
      <w:r w:rsidR="006D1522" w:rsidRPr="00E35360">
        <w:t xml:space="preserve"> Polish </w:t>
      </w:r>
      <w:r w:rsidR="00F86B6B" w:rsidRPr="00E35360">
        <w:t>adults at the end of 2025</w:t>
      </w:r>
      <w:r w:rsidR="00A2606B" w:rsidRPr="00E35360">
        <w:t>/beginning of 2026</w:t>
      </w:r>
      <w:r w:rsidR="006D1522" w:rsidRPr="00E35360">
        <w:t>.</w:t>
      </w:r>
      <w:r w:rsidR="0025305A" w:rsidRPr="00E35360">
        <w:t xml:space="preserve"> The goal of the study is to better </w:t>
      </w:r>
      <w:r w:rsidR="00FC0113" w:rsidRPr="00E35360">
        <w:t xml:space="preserve">understand </w:t>
      </w:r>
      <w:r w:rsidR="0025305A" w:rsidRPr="00E35360">
        <w:t xml:space="preserve">1) Polish adults’ general views regarding foreign military deployments, and 2) the specific factors that shape those views. </w:t>
      </w:r>
    </w:p>
    <w:p w14:paraId="0CFE16D2" w14:textId="4FEBB24A"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Design Plan</w:t>
      </w:r>
    </w:p>
    <w:p w14:paraId="61CEBA35" w14:textId="75FF34BF" w:rsidR="00084FF1" w:rsidRPr="00E35360" w:rsidRDefault="0025305A" w:rsidP="0025305A">
      <w:pPr>
        <w:ind w:left="720"/>
      </w:pPr>
      <w:r w:rsidRPr="00E35360">
        <w:t xml:space="preserve">The goal of this study is to </w:t>
      </w:r>
      <w:r w:rsidR="00F86B6B" w:rsidRPr="00E35360">
        <w:t xml:space="preserve">gain a deeper understanding of </w:t>
      </w:r>
      <w:r w:rsidR="00A2606B" w:rsidRPr="00E35360">
        <w:t>Polish adults' general views on foreign military deployments and to examine how specific deployment attributes</w:t>
      </w:r>
      <w:r w:rsidR="00F86B6B" w:rsidRPr="00E35360">
        <w:t xml:space="preserve"> influence the level of support expressed </w:t>
      </w:r>
      <w:r w:rsidR="00FC0113" w:rsidRPr="00E35360">
        <w:t>for</w:t>
      </w:r>
      <w:r w:rsidR="00F86B6B" w:rsidRPr="00E35360">
        <w:t xml:space="preserve"> them</w:t>
      </w:r>
      <w:r w:rsidRPr="00E35360">
        <w:t xml:space="preserve">. </w:t>
      </w:r>
      <w:r w:rsidR="00084FF1" w:rsidRPr="00E35360">
        <w:t>Below</w:t>
      </w:r>
      <w:r w:rsidR="00F86B6B" w:rsidRPr="00E35360">
        <w:t>,</w:t>
      </w:r>
      <w:r w:rsidR="00084FF1" w:rsidRPr="00E35360">
        <w:t xml:space="preserve"> we describe the design of the conjoint experiment. We then describe the </w:t>
      </w:r>
      <w:r w:rsidR="00FC0113" w:rsidRPr="00E35360">
        <w:t>survey's general design and organization</w:t>
      </w:r>
      <w:r w:rsidR="00084FF1" w:rsidRPr="00E35360">
        <w:t>.</w:t>
      </w:r>
    </w:p>
    <w:p w14:paraId="2BFA05AC" w14:textId="7A161B97" w:rsidR="00084FF1" w:rsidRPr="00E35360" w:rsidRDefault="00084FF1" w:rsidP="00DD4D01">
      <w:pPr>
        <w:pStyle w:val="Heading3"/>
        <w:numPr>
          <w:ilvl w:val="1"/>
          <w:numId w:val="1"/>
        </w:numPr>
        <w:ind w:left="1440" w:hanging="720"/>
        <w:rPr>
          <w:color w:val="000000" w:themeColor="text1"/>
        </w:rPr>
      </w:pPr>
      <w:r w:rsidRPr="00E35360">
        <w:rPr>
          <w:color w:val="000000" w:themeColor="text1"/>
        </w:rPr>
        <w:t>Conjoint Experiment Design</w:t>
      </w:r>
    </w:p>
    <w:p w14:paraId="790F3A4A" w14:textId="271B4BB4" w:rsidR="00084FF1" w:rsidRPr="00E35360" w:rsidRDefault="00DD4D01" w:rsidP="0025305A">
      <w:pPr>
        <w:ind w:left="720"/>
      </w:pPr>
      <w:r w:rsidRPr="00E35360">
        <w:t>In this section</w:t>
      </w:r>
      <w:r w:rsidR="00F86B6B" w:rsidRPr="00E35360">
        <w:t>,</w:t>
      </w:r>
      <w:r w:rsidRPr="00E35360">
        <w:t xml:space="preserve"> we describe the design of the conjoint experiment.</w:t>
      </w:r>
    </w:p>
    <w:p w14:paraId="16DA689A" w14:textId="277EA91B" w:rsidR="00DD4D01" w:rsidRPr="00E35360" w:rsidRDefault="00DD4D01" w:rsidP="0025305A">
      <w:pPr>
        <w:ind w:left="720"/>
      </w:pPr>
      <w:r w:rsidRPr="00E35360">
        <w:t xml:space="preserve">First, each respondent is presented with a </w:t>
      </w:r>
      <w:r w:rsidR="00F86B6B" w:rsidRPr="00E35360">
        <w:t xml:space="preserve">brief vignette describing a recent security incident </w:t>
      </w:r>
      <w:r w:rsidR="00FC0113" w:rsidRPr="00E35360">
        <w:t>in which Russian drones entered</w:t>
      </w:r>
      <w:r w:rsidRPr="00E35360">
        <w:t xml:space="preserve"> Polish airspace. The vignette is then followed </w:t>
      </w:r>
      <w:r w:rsidR="00F86B6B" w:rsidRPr="00E35360">
        <w:t xml:space="preserve">by </w:t>
      </w:r>
      <w:r w:rsidRPr="00E35360">
        <w:t>a paragraph d</w:t>
      </w:r>
      <w:r w:rsidR="00554197" w:rsidRPr="00E35360">
        <w:t>escribing the Polish government’s response to these incursions, which involved negotiations with NATO partners to help further strengthen Poland’s defenses. We then inform the respondent that we w</w:t>
      </w:r>
      <w:r w:rsidR="00F86B6B" w:rsidRPr="00E35360">
        <w:t xml:space="preserve">ould like to ask </w:t>
      </w:r>
      <w:r w:rsidR="00FC0113" w:rsidRPr="00E35360">
        <w:t xml:space="preserve">their opinion on the possibility of new foreign military deployments </w:t>
      </w:r>
      <w:r w:rsidR="00554197" w:rsidRPr="00E35360">
        <w:t>to Poland.</w:t>
      </w:r>
      <w:r w:rsidRPr="00E35360">
        <w:t xml:space="preserve"> The exact text of this vignette</w:t>
      </w:r>
      <w:r w:rsidR="00554197" w:rsidRPr="00E35360">
        <w:t xml:space="preserve"> is as follows:</w:t>
      </w:r>
    </w:p>
    <w:p w14:paraId="7E368303" w14:textId="412A25C8" w:rsidR="00A2606B" w:rsidRPr="00E35360" w:rsidRDefault="00A2606B" w:rsidP="001A6497">
      <w:pPr>
        <w:ind w:left="1080"/>
        <w:rPr>
          <w:i/>
          <w:iCs/>
        </w:rPr>
      </w:pPr>
      <w:r w:rsidRPr="00E35360">
        <w:rPr>
          <w:i/>
          <w:iCs/>
        </w:rPr>
        <w:t xml:space="preserve">Since the beginning of the war in Ukraine, Russia has engaged in several low-level attacks on European countries. On September 9, 2025, several Russian military drones violated Polish airspace. Polish and NATO officials have reported that, given the number of drones involved, this was likely an intentional effort by Russia to probe Polish defenses. There have been reports of similar incursions by Russian drones into other European countries’ airspace throughout the </w:t>
      </w:r>
      <w:r w:rsidR="003247A3">
        <w:rPr>
          <w:i/>
          <w:iCs/>
        </w:rPr>
        <w:t>Autumn</w:t>
      </w:r>
      <w:r w:rsidRPr="00E35360">
        <w:rPr>
          <w:i/>
          <w:iCs/>
        </w:rPr>
        <w:t xml:space="preserve"> of 2025. And more recently, Poland’s government announced on November 20 that it would be deploying military personnel in response to suspected Russian sabotage attacks on the Warsaw-Lublin rail line near Mika.</w:t>
      </w:r>
    </w:p>
    <w:p w14:paraId="05457BA5" w14:textId="53CF0229" w:rsidR="00A2606B" w:rsidRPr="00E35360" w:rsidRDefault="00A2606B" w:rsidP="00A2606B">
      <w:pPr>
        <w:ind w:left="1080" w:right="720"/>
      </w:pPr>
      <w:r w:rsidRPr="00E35360">
        <w:rPr>
          <w:i/>
          <w:iCs/>
        </w:rPr>
        <w:lastRenderedPageBreak/>
        <w:t>As a response to these events, the Polish government has sought to strengthen its defenses and relations with NATO allies. As a part of this effort, the Polish government is negotiating with its NATO partners to host additional NATO military personnel. The size and composition of these deployments are currently uncertain. In the section that follows, we will present you with a series of possible deployment profiles for comparison and ask for your feedback.</w:t>
      </w:r>
      <w:r w:rsidR="00E522DE" w:rsidRPr="00E35360">
        <w:tab/>
      </w:r>
    </w:p>
    <w:p w14:paraId="084786C8" w14:textId="29C4FDB3" w:rsidR="001E1406" w:rsidRPr="00E35360" w:rsidRDefault="00E522DE" w:rsidP="001A6497">
      <w:pPr>
        <w:ind w:left="720" w:right="720"/>
      </w:pPr>
      <w:r w:rsidRPr="00E35360">
        <w:t>Following this vignette</w:t>
      </w:r>
      <w:r w:rsidR="00F86B6B" w:rsidRPr="00E35360">
        <w:t>,</w:t>
      </w:r>
      <w:r w:rsidRPr="00E35360">
        <w:t xml:space="preserve"> each respondent is presented with two hypothetical deployment proposals to compare. Each proposal contains information on seven attributes for the hypothetical deployments, including</w:t>
      </w:r>
      <w:r w:rsidR="001E1406" w:rsidRPr="00E35360">
        <w:t>:</w:t>
      </w:r>
    </w:p>
    <w:p w14:paraId="6B0F2037" w14:textId="29C2D24E" w:rsidR="001E1406" w:rsidRPr="00E35360" w:rsidRDefault="00E522DE" w:rsidP="00047352">
      <w:pPr>
        <w:pStyle w:val="ListParagraph"/>
        <w:numPr>
          <w:ilvl w:val="0"/>
          <w:numId w:val="4"/>
        </w:numPr>
        <w:ind w:left="1440" w:right="720"/>
      </w:pPr>
      <w:r w:rsidRPr="00E35360">
        <w:t xml:space="preserve">The deploying country, </w:t>
      </w:r>
    </w:p>
    <w:p w14:paraId="30CA967B" w14:textId="4792C7B8" w:rsidR="001E1406" w:rsidRPr="00E35360" w:rsidRDefault="007C5BA3" w:rsidP="00047352">
      <w:pPr>
        <w:pStyle w:val="ListParagraph"/>
        <w:numPr>
          <w:ilvl w:val="0"/>
          <w:numId w:val="4"/>
        </w:numPr>
        <w:ind w:left="1440" w:right="720"/>
      </w:pPr>
      <w:r>
        <w:t>T</w:t>
      </w:r>
      <w:r w:rsidR="00E522DE" w:rsidRPr="00E35360">
        <w:t xml:space="preserve">he number of personnel expected to deploy, </w:t>
      </w:r>
    </w:p>
    <w:p w14:paraId="61191596" w14:textId="1517CB3B" w:rsidR="001E1406" w:rsidRPr="00E35360" w:rsidRDefault="00E522DE" w:rsidP="00047352">
      <w:pPr>
        <w:pStyle w:val="ListParagraph"/>
        <w:numPr>
          <w:ilvl w:val="0"/>
          <w:numId w:val="4"/>
        </w:numPr>
        <w:ind w:left="1440" w:right="720"/>
      </w:pPr>
      <w:r w:rsidRPr="00E35360">
        <w:t xml:space="preserve">The type of unit expected to deploy, </w:t>
      </w:r>
    </w:p>
    <w:p w14:paraId="2506481C" w14:textId="6BA300A9" w:rsidR="001E1406" w:rsidRPr="00E35360" w:rsidRDefault="00E522DE" w:rsidP="00047352">
      <w:pPr>
        <w:pStyle w:val="ListParagraph"/>
        <w:numPr>
          <w:ilvl w:val="0"/>
          <w:numId w:val="4"/>
        </w:numPr>
        <w:ind w:left="1440" w:right="720"/>
      </w:pPr>
      <w:r w:rsidRPr="00E35360">
        <w:t xml:space="preserve">The distance of the deployment from the respondent’s place of residence, </w:t>
      </w:r>
    </w:p>
    <w:p w14:paraId="60A7FC1A" w14:textId="1470FAE9" w:rsidR="001E1406" w:rsidRPr="00E35360" w:rsidRDefault="00E522DE" w:rsidP="00047352">
      <w:pPr>
        <w:pStyle w:val="ListParagraph"/>
        <w:numPr>
          <w:ilvl w:val="0"/>
          <w:numId w:val="4"/>
        </w:numPr>
        <w:ind w:left="1440" w:right="720"/>
      </w:pPr>
      <w:r w:rsidRPr="00E35360">
        <w:t xml:space="preserve">The expected economic impact on local businesses, </w:t>
      </w:r>
    </w:p>
    <w:p w14:paraId="5D211708" w14:textId="6504BC1A" w:rsidR="001E1406" w:rsidRPr="00E35360" w:rsidRDefault="00FC0113" w:rsidP="00047352">
      <w:pPr>
        <w:pStyle w:val="ListParagraph"/>
        <w:numPr>
          <w:ilvl w:val="0"/>
          <w:numId w:val="4"/>
        </w:numPr>
        <w:ind w:left="1440" w:right="720"/>
      </w:pPr>
      <w:r w:rsidRPr="00E35360">
        <w:t>T</w:t>
      </w:r>
      <w:r w:rsidR="00E522DE" w:rsidRPr="00E35360">
        <w:t xml:space="preserve">he expected impact on noise in the area, and </w:t>
      </w:r>
    </w:p>
    <w:p w14:paraId="73CB1DA1" w14:textId="01B11E9F" w:rsidR="00605975" w:rsidRPr="00E35360" w:rsidRDefault="00FC0113" w:rsidP="00047352">
      <w:pPr>
        <w:pStyle w:val="ListParagraph"/>
        <w:numPr>
          <w:ilvl w:val="0"/>
          <w:numId w:val="4"/>
        </w:numPr>
        <w:ind w:left="1440" w:right="720"/>
      </w:pPr>
      <w:r w:rsidRPr="00E35360">
        <w:t>T</w:t>
      </w:r>
      <w:r w:rsidR="00E522DE" w:rsidRPr="00E35360">
        <w:t>he expected impact on the environment</w:t>
      </w:r>
    </w:p>
    <w:p w14:paraId="1B3C729B" w14:textId="77777777" w:rsidR="00605975" w:rsidRPr="00E35360" w:rsidRDefault="00605975" w:rsidP="00605975">
      <w:pPr>
        <w:ind w:right="720"/>
      </w:pPr>
    </w:p>
    <w:p w14:paraId="169AD53A" w14:textId="1D157D2E" w:rsidR="00605975" w:rsidRDefault="00605975" w:rsidP="00605975">
      <w:pPr>
        <w:ind w:left="360" w:right="720"/>
      </w:pPr>
      <w:r w:rsidRPr="00E35360">
        <w:t>The order of these characteristics is kep</w:t>
      </w:r>
      <w:r w:rsidR="006A0D26" w:rsidRPr="00E35360">
        <w:t>t</w:t>
      </w:r>
      <w:r w:rsidRPr="00E35360">
        <w:t xml:space="preserve"> constant within each individual </w:t>
      </w:r>
      <w:proofErr w:type="gramStart"/>
      <w:r w:rsidRPr="00E35360">
        <w:t>respondent, but</w:t>
      </w:r>
      <w:proofErr w:type="gramEnd"/>
      <w:r w:rsidRPr="00E35360">
        <w:t xml:space="preserve"> is randomized across respondents.</w:t>
      </w:r>
      <w:r w:rsidR="00E35360" w:rsidRPr="00E35360">
        <w:t xml:space="preserve"> The values for each of these proposals are drawn </w:t>
      </w:r>
      <w:ins w:id="0" w:author="Michael Flynn" w:date="2026-01-12T16:52:00Z" w16du:dateUtc="2026-01-12T22:52:00Z">
        <w:r w:rsidR="00E0115D">
          <w:t xml:space="preserve">randomly </w:t>
        </w:r>
      </w:ins>
      <w:r w:rsidR="00E35360" w:rsidRPr="00E35360">
        <w:t>from this pool</w:t>
      </w:r>
      <w:r w:rsidR="00F75C16">
        <w:t>,</w:t>
      </w:r>
      <w:ins w:id="1" w:author="Michael Flynn" w:date="2026-01-12T16:52:00Z" w16du:dateUtc="2026-01-12T22:52:00Z">
        <w:r w:rsidR="00E0115D">
          <w:t xml:space="preserve"> with replacement,</w:t>
        </w:r>
      </w:ins>
      <w:r w:rsidR="00F75C16">
        <w:t xml:space="preserve"> with an example shown below</w:t>
      </w:r>
      <w:r w:rsidR="00E35360" w:rsidRPr="00E35360">
        <w:t>:</w:t>
      </w:r>
    </w:p>
    <w:p w14:paraId="1DD4BD8F" w14:textId="77777777" w:rsidR="00F75C16" w:rsidRPr="006A7486" w:rsidRDefault="00F75C16" w:rsidP="00F75C16">
      <w:pPr>
        <w:spacing w:line="240" w:lineRule="auto"/>
        <w:rPr>
          <w:sz w:val="22"/>
          <w:szCs w:val="22"/>
        </w:rPr>
      </w:pPr>
      <w:r w:rsidRPr="006A7486">
        <w:rPr>
          <w:sz w:val="22"/>
          <w:szCs w:val="22"/>
        </w:rPr>
        <w:t>Countries</w:t>
      </w:r>
    </w:p>
    <w:p w14:paraId="0578CACE" w14:textId="77777777" w:rsidR="00F75C16" w:rsidRPr="00DD4DAE" w:rsidRDefault="00F75C16" w:rsidP="00F75C16">
      <w:pPr>
        <w:pStyle w:val="ListParagraph"/>
        <w:numPr>
          <w:ilvl w:val="0"/>
          <w:numId w:val="16"/>
        </w:numPr>
        <w:spacing w:line="240" w:lineRule="auto"/>
        <w:jc w:val="both"/>
        <w:rPr>
          <w:sz w:val="22"/>
          <w:szCs w:val="22"/>
        </w:rPr>
      </w:pPr>
      <w:r w:rsidRPr="00DD4DAE">
        <w:rPr>
          <w:sz w:val="22"/>
          <w:szCs w:val="22"/>
        </w:rPr>
        <w:t>United States</w:t>
      </w:r>
    </w:p>
    <w:p w14:paraId="0608E8A0" w14:textId="77777777" w:rsidR="00F75C16" w:rsidRPr="00DD4DAE" w:rsidRDefault="00F75C16" w:rsidP="00F75C16">
      <w:pPr>
        <w:pStyle w:val="ListParagraph"/>
        <w:numPr>
          <w:ilvl w:val="0"/>
          <w:numId w:val="16"/>
        </w:numPr>
        <w:spacing w:line="240" w:lineRule="auto"/>
        <w:jc w:val="both"/>
        <w:rPr>
          <w:sz w:val="22"/>
          <w:szCs w:val="22"/>
        </w:rPr>
      </w:pPr>
      <w:r w:rsidRPr="00DD4DAE">
        <w:rPr>
          <w:sz w:val="22"/>
          <w:szCs w:val="22"/>
        </w:rPr>
        <w:t>United Kingdom</w:t>
      </w:r>
    </w:p>
    <w:p w14:paraId="1ED106E9" w14:textId="77777777" w:rsidR="00F75C16" w:rsidRPr="00DD4DAE" w:rsidRDefault="00F75C16" w:rsidP="00F75C16">
      <w:pPr>
        <w:pStyle w:val="ListParagraph"/>
        <w:numPr>
          <w:ilvl w:val="0"/>
          <w:numId w:val="16"/>
        </w:numPr>
        <w:spacing w:line="240" w:lineRule="auto"/>
        <w:jc w:val="both"/>
        <w:rPr>
          <w:sz w:val="22"/>
          <w:szCs w:val="22"/>
        </w:rPr>
      </w:pPr>
      <w:r w:rsidRPr="00DD4DAE">
        <w:rPr>
          <w:sz w:val="22"/>
          <w:szCs w:val="22"/>
        </w:rPr>
        <w:t>Canada</w:t>
      </w:r>
    </w:p>
    <w:p w14:paraId="5402E8BE" w14:textId="77777777" w:rsidR="00F75C16" w:rsidRPr="00DD4DAE" w:rsidRDefault="00F75C16" w:rsidP="00F75C16">
      <w:pPr>
        <w:pStyle w:val="ListParagraph"/>
        <w:numPr>
          <w:ilvl w:val="0"/>
          <w:numId w:val="16"/>
        </w:numPr>
        <w:spacing w:line="240" w:lineRule="auto"/>
        <w:jc w:val="both"/>
        <w:rPr>
          <w:sz w:val="22"/>
          <w:szCs w:val="22"/>
        </w:rPr>
      </w:pPr>
      <w:r w:rsidRPr="00DD4DAE">
        <w:rPr>
          <w:sz w:val="22"/>
          <w:szCs w:val="22"/>
        </w:rPr>
        <w:t>Germany</w:t>
      </w:r>
    </w:p>
    <w:p w14:paraId="0EA7A189" w14:textId="77777777" w:rsidR="00F75C16" w:rsidRPr="00DD4DAE" w:rsidRDefault="00F75C16" w:rsidP="00F75C16">
      <w:pPr>
        <w:pStyle w:val="ListParagraph"/>
        <w:numPr>
          <w:ilvl w:val="0"/>
          <w:numId w:val="16"/>
        </w:numPr>
        <w:spacing w:line="240" w:lineRule="auto"/>
        <w:jc w:val="both"/>
        <w:rPr>
          <w:sz w:val="22"/>
          <w:szCs w:val="22"/>
        </w:rPr>
      </w:pPr>
      <w:r w:rsidRPr="00DD4DAE">
        <w:rPr>
          <w:sz w:val="22"/>
          <w:szCs w:val="22"/>
        </w:rPr>
        <w:t>Turkey</w:t>
      </w:r>
    </w:p>
    <w:p w14:paraId="4FECB672" w14:textId="77777777" w:rsidR="00F75C16" w:rsidRPr="006A7486" w:rsidRDefault="00F75C16" w:rsidP="00F75C16">
      <w:pPr>
        <w:spacing w:line="240" w:lineRule="auto"/>
        <w:rPr>
          <w:sz w:val="22"/>
          <w:szCs w:val="22"/>
        </w:rPr>
      </w:pPr>
      <w:r w:rsidRPr="006A7486">
        <w:rPr>
          <w:sz w:val="22"/>
          <w:szCs w:val="22"/>
        </w:rPr>
        <w:t>Personnel</w:t>
      </w:r>
    </w:p>
    <w:p w14:paraId="47201DAA" w14:textId="77777777" w:rsidR="00F75C16" w:rsidRPr="006A7486" w:rsidRDefault="00F75C16" w:rsidP="00F75C16">
      <w:pPr>
        <w:pStyle w:val="ListParagraph"/>
        <w:numPr>
          <w:ilvl w:val="0"/>
          <w:numId w:val="10"/>
        </w:numPr>
        <w:spacing w:line="240" w:lineRule="auto"/>
        <w:rPr>
          <w:sz w:val="22"/>
          <w:szCs w:val="22"/>
        </w:rPr>
      </w:pPr>
      <w:r w:rsidRPr="006A7486">
        <w:rPr>
          <w:sz w:val="22"/>
          <w:szCs w:val="22"/>
        </w:rPr>
        <w:t>500</w:t>
      </w:r>
    </w:p>
    <w:p w14:paraId="361ECBF7" w14:textId="77777777" w:rsidR="00F75C16" w:rsidRPr="006A7486" w:rsidRDefault="00F75C16" w:rsidP="00F75C16">
      <w:pPr>
        <w:pStyle w:val="ListParagraph"/>
        <w:numPr>
          <w:ilvl w:val="0"/>
          <w:numId w:val="10"/>
        </w:numPr>
        <w:spacing w:line="240" w:lineRule="auto"/>
        <w:rPr>
          <w:sz w:val="22"/>
          <w:szCs w:val="22"/>
        </w:rPr>
      </w:pPr>
      <w:r w:rsidRPr="006A7486">
        <w:rPr>
          <w:sz w:val="22"/>
          <w:szCs w:val="22"/>
        </w:rPr>
        <w:t>2</w:t>
      </w:r>
      <w:r>
        <w:rPr>
          <w:sz w:val="22"/>
          <w:szCs w:val="22"/>
        </w:rPr>
        <w:t>,</w:t>
      </w:r>
      <w:r w:rsidRPr="006A7486">
        <w:rPr>
          <w:sz w:val="22"/>
          <w:szCs w:val="22"/>
        </w:rPr>
        <w:t>000</w:t>
      </w:r>
    </w:p>
    <w:p w14:paraId="568387F7" w14:textId="77777777" w:rsidR="00F75C16" w:rsidRPr="006A7486" w:rsidRDefault="00F75C16" w:rsidP="00F75C16">
      <w:pPr>
        <w:pStyle w:val="ListParagraph"/>
        <w:numPr>
          <w:ilvl w:val="0"/>
          <w:numId w:val="10"/>
        </w:numPr>
        <w:spacing w:line="240" w:lineRule="auto"/>
        <w:rPr>
          <w:sz w:val="22"/>
          <w:szCs w:val="22"/>
        </w:rPr>
      </w:pPr>
      <w:r w:rsidRPr="006A7486">
        <w:rPr>
          <w:sz w:val="22"/>
          <w:szCs w:val="22"/>
        </w:rPr>
        <w:t>5</w:t>
      </w:r>
      <w:r>
        <w:rPr>
          <w:sz w:val="22"/>
          <w:szCs w:val="22"/>
        </w:rPr>
        <w:t>,</w:t>
      </w:r>
      <w:r w:rsidRPr="006A7486">
        <w:rPr>
          <w:sz w:val="22"/>
          <w:szCs w:val="22"/>
        </w:rPr>
        <w:t>000</w:t>
      </w:r>
    </w:p>
    <w:p w14:paraId="0F03E247" w14:textId="77777777" w:rsidR="00F75C16" w:rsidRPr="006A7486" w:rsidRDefault="00F75C16" w:rsidP="00F75C16">
      <w:pPr>
        <w:pStyle w:val="ListParagraph"/>
        <w:numPr>
          <w:ilvl w:val="0"/>
          <w:numId w:val="10"/>
        </w:numPr>
        <w:spacing w:line="240" w:lineRule="auto"/>
        <w:rPr>
          <w:sz w:val="22"/>
          <w:szCs w:val="22"/>
        </w:rPr>
      </w:pPr>
      <w:r w:rsidRPr="006A7486">
        <w:rPr>
          <w:sz w:val="22"/>
          <w:szCs w:val="22"/>
        </w:rPr>
        <w:t>10,000</w:t>
      </w:r>
    </w:p>
    <w:p w14:paraId="230C8594" w14:textId="77777777" w:rsidR="00F75C16" w:rsidRPr="006A7486" w:rsidRDefault="00F75C16" w:rsidP="00F75C16">
      <w:pPr>
        <w:spacing w:line="240" w:lineRule="auto"/>
        <w:rPr>
          <w:sz w:val="22"/>
          <w:szCs w:val="22"/>
        </w:rPr>
      </w:pPr>
      <w:r w:rsidRPr="006A7486">
        <w:rPr>
          <w:sz w:val="22"/>
          <w:szCs w:val="22"/>
        </w:rPr>
        <w:t>Unit Types</w:t>
      </w:r>
    </w:p>
    <w:p w14:paraId="326D32B1" w14:textId="77777777" w:rsidR="00F75C16" w:rsidRPr="006A7486" w:rsidRDefault="00F75C16" w:rsidP="00F75C16">
      <w:pPr>
        <w:pStyle w:val="ListParagraph"/>
        <w:numPr>
          <w:ilvl w:val="0"/>
          <w:numId w:val="11"/>
        </w:numPr>
        <w:spacing w:line="240" w:lineRule="auto"/>
        <w:rPr>
          <w:sz w:val="22"/>
          <w:szCs w:val="22"/>
        </w:rPr>
      </w:pPr>
      <w:r w:rsidRPr="006A7486">
        <w:rPr>
          <w:sz w:val="22"/>
          <w:szCs w:val="22"/>
        </w:rPr>
        <w:t>Infantry</w:t>
      </w:r>
      <w:r>
        <w:rPr>
          <w:sz w:val="22"/>
          <w:szCs w:val="22"/>
        </w:rPr>
        <w:t xml:space="preserve"> unit (Soldiers equipped with small arms and light vehicles like Humvees)</w:t>
      </w:r>
    </w:p>
    <w:p w14:paraId="223E856C" w14:textId="77777777" w:rsidR="00F75C16" w:rsidRPr="006A7486" w:rsidRDefault="00F75C16" w:rsidP="00F75C16">
      <w:pPr>
        <w:pStyle w:val="ListParagraph"/>
        <w:numPr>
          <w:ilvl w:val="0"/>
          <w:numId w:val="11"/>
        </w:numPr>
        <w:spacing w:line="240" w:lineRule="auto"/>
        <w:rPr>
          <w:sz w:val="22"/>
          <w:szCs w:val="22"/>
        </w:rPr>
      </w:pPr>
      <w:r>
        <w:rPr>
          <w:sz w:val="22"/>
          <w:szCs w:val="22"/>
        </w:rPr>
        <w:lastRenderedPageBreak/>
        <w:t>Heavy armor unit (Tanks and large armored troop transport carriers)</w:t>
      </w:r>
    </w:p>
    <w:p w14:paraId="539140E6" w14:textId="77777777" w:rsidR="00F75C16" w:rsidRPr="006A7486" w:rsidRDefault="00F75C16" w:rsidP="00F75C16">
      <w:pPr>
        <w:pStyle w:val="ListParagraph"/>
        <w:numPr>
          <w:ilvl w:val="0"/>
          <w:numId w:val="11"/>
        </w:numPr>
        <w:spacing w:line="240" w:lineRule="auto"/>
        <w:rPr>
          <w:sz w:val="22"/>
          <w:szCs w:val="22"/>
        </w:rPr>
      </w:pPr>
      <w:r>
        <w:rPr>
          <w:sz w:val="22"/>
          <w:szCs w:val="22"/>
        </w:rPr>
        <w:t>Attack helicopter unit (Helicopters designed to intercept enemy infantry and transports)</w:t>
      </w:r>
    </w:p>
    <w:p w14:paraId="06738808" w14:textId="77777777" w:rsidR="00F75C16" w:rsidRPr="006A7486" w:rsidRDefault="00F75C16" w:rsidP="00F75C16">
      <w:pPr>
        <w:pStyle w:val="ListParagraph"/>
        <w:numPr>
          <w:ilvl w:val="0"/>
          <w:numId w:val="11"/>
        </w:numPr>
        <w:spacing w:line="240" w:lineRule="auto"/>
        <w:rPr>
          <w:sz w:val="22"/>
          <w:szCs w:val="22"/>
        </w:rPr>
      </w:pPr>
      <w:r>
        <w:rPr>
          <w:sz w:val="22"/>
          <w:szCs w:val="22"/>
        </w:rPr>
        <w:t>Anti-ballistic missile defense unit (Ground-based missile systems focused on intercepting and destroying missiles and enemy aircraft)</w:t>
      </w:r>
    </w:p>
    <w:p w14:paraId="19365188" w14:textId="77777777" w:rsidR="00F75C16" w:rsidRDefault="00F75C16" w:rsidP="00F75C16">
      <w:pPr>
        <w:pStyle w:val="ListParagraph"/>
        <w:numPr>
          <w:ilvl w:val="0"/>
          <w:numId w:val="11"/>
        </w:numPr>
        <w:spacing w:line="240" w:lineRule="auto"/>
        <w:rPr>
          <w:sz w:val="22"/>
          <w:szCs w:val="22"/>
        </w:rPr>
      </w:pPr>
      <w:r>
        <w:rPr>
          <w:sz w:val="22"/>
          <w:szCs w:val="22"/>
        </w:rPr>
        <w:t>Air superiority fighter unit (Fighter jets focused on intercepting and destroying enemy aircraft).</w:t>
      </w:r>
    </w:p>
    <w:p w14:paraId="53E291D7" w14:textId="77777777" w:rsidR="00F75C16" w:rsidRPr="006A7486" w:rsidRDefault="00F75C16" w:rsidP="00F75C16">
      <w:pPr>
        <w:pStyle w:val="ListParagraph"/>
        <w:numPr>
          <w:ilvl w:val="0"/>
          <w:numId w:val="11"/>
        </w:numPr>
        <w:spacing w:line="240" w:lineRule="auto"/>
        <w:rPr>
          <w:sz w:val="22"/>
          <w:szCs w:val="22"/>
        </w:rPr>
      </w:pPr>
      <w:r>
        <w:rPr>
          <w:sz w:val="22"/>
          <w:szCs w:val="22"/>
        </w:rPr>
        <w:t>Field artillery unit (Large cannons, rockets, and missile systems to attack enemy infantry and armor)</w:t>
      </w:r>
    </w:p>
    <w:p w14:paraId="3601D13A" w14:textId="77777777" w:rsidR="00F75C16" w:rsidRPr="006A7486" w:rsidRDefault="00F75C16" w:rsidP="00F75C16">
      <w:pPr>
        <w:spacing w:line="240" w:lineRule="auto"/>
        <w:rPr>
          <w:sz w:val="22"/>
          <w:szCs w:val="22"/>
        </w:rPr>
      </w:pPr>
      <w:r w:rsidRPr="006A7486">
        <w:rPr>
          <w:sz w:val="22"/>
          <w:szCs w:val="22"/>
        </w:rPr>
        <w:t>Proximity</w:t>
      </w:r>
    </w:p>
    <w:p w14:paraId="7EC47C07" w14:textId="77777777" w:rsidR="00F75C16" w:rsidRPr="006A7486" w:rsidRDefault="00F75C16" w:rsidP="00F75C16">
      <w:pPr>
        <w:pStyle w:val="ListParagraph"/>
        <w:numPr>
          <w:ilvl w:val="0"/>
          <w:numId w:val="12"/>
        </w:numPr>
        <w:spacing w:line="240" w:lineRule="auto"/>
        <w:rPr>
          <w:sz w:val="22"/>
          <w:szCs w:val="22"/>
        </w:rPr>
      </w:pPr>
      <w:r w:rsidRPr="006A7486">
        <w:rPr>
          <w:sz w:val="22"/>
          <w:szCs w:val="22"/>
        </w:rPr>
        <w:t>5 km</w:t>
      </w:r>
    </w:p>
    <w:p w14:paraId="52D71034" w14:textId="77777777" w:rsidR="00F75C16" w:rsidRPr="006A7486" w:rsidRDefault="00F75C16" w:rsidP="00F75C16">
      <w:pPr>
        <w:pStyle w:val="ListParagraph"/>
        <w:numPr>
          <w:ilvl w:val="0"/>
          <w:numId w:val="12"/>
        </w:numPr>
        <w:spacing w:line="240" w:lineRule="auto"/>
        <w:rPr>
          <w:sz w:val="22"/>
          <w:szCs w:val="22"/>
        </w:rPr>
      </w:pPr>
      <w:r w:rsidRPr="006A7486">
        <w:rPr>
          <w:sz w:val="22"/>
          <w:szCs w:val="22"/>
        </w:rPr>
        <w:t>100 km</w:t>
      </w:r>
    </w:p>
    <w:p w14:paraId="1F9577E1" w14:textId="77777777" w:rsidR="00F75C16" w:rsidRPr="006A7486" w:rsidRDefault="00F75C16" w:rsidP="00F75C16">
      <w:pPr>
        <w:pStyle w:val="ListParagraph"/>
        <w:numPr>
          <w:ilvl w:val="0"/>
          <w:numId w:val="12"/>
        </w:numPr>
        <w:spacing w:line="240" w:lineRule="auto"/>
        <w:rPr>
          <w:sz w:val="22"/>
          <w:szCs w:val="22"/>
        </w:rPr>
      </w:pPr>
      <w:r w:rsidRPr="006A7486">
        <w:rPr>
          <w:sz w:val="22"/>
          <w:szCs w:val="22"/>
        </w:rPr>
        <w:t>250 km</w:t>
      </w:r>
    </w:p>
    <w:p w14:paraId="4424B62C" w14:textId="77777777" w:rsidR="00F75C16" w:rsidRPr="006A7486" w:rsidRDefault="00F75C16" w:rsidP="00F75C16">
      <w:pPr>
        <w:spacing w:line="240" w:lineRule="auto"/>
        <w:rPr>
          <w:sz w:val="22"/>
          <w:szCs w:val="22"/>
        </w:rPr>
      </w:pPr>
      <w:r w:rsidRPr="006A7486">
        <w:rPr>
          <w:sz w:val="22"/>
          <w:szCs w:val="22"/>
        </w:rPr>
        <w:t>Economic Impact</w:t>
      </w:r>
    </w:p>
    <w:p w14:paraId="4F6DA21B" w14:textId="77777777" w:rsidR="00F75C16" w:rsidRPr="006A7486" w:rsidRDefault="00F75C16" w:rsidP="00F75C16">
      <w:pPr>
        <w:pStyle w:val="ListParagraph"/>
        <w:numPr>
          <w:ilvl w:val="0"/>
          <w:numId w:val="13"/>
        </w:numPr>
        <w:spacing w:line="240" w:lineRule="auto"/>
        <w:rPr>
          <w:sz w:val="22"/>
          <w:szCs w:val="22"/>
        </w:rPr>
      </w:pPr>
      <w:r w:rsidRPr="006A7486">
        <w:rPr>
          <w:sz w:val="22"/>
          <w:szCs w:val="22"/>
        </w:rPr>
        <w:t xml:space="preserve">Expected to generate </w:t>
      </w:r>
      <w:r>
        <w:rPr>
          <w:sz w:val="22"/>
          <w:szCs w:val="22"/>
        </w:rPr>
        <w:t>1 million USD</w:t>
      </w:r>
      <w:r w:rsidRPr="006A7486">
        <w:rPr>
          <w:sz w:val="22"/>
          <w:szCs w:val="22"/>
        </w:rPr>
        <w:t xml:space="preserve"> in revenue </w:t>
      </w:r>
      <w:r>
        <w:rPr>
          <w:sz w:val="22"/>
          <w:szCs w:val="22"/>
        </w:rPr>
        <w:t xml:space="preserve">for local businesses </w:t>
      </w:r>
      <w:r w:rsidRPr="006A7486">
        <w:rPr>
          <w:sz w:val="22"/>
          <w:szCs w:val="22"/>
        </w:rPr>
        <w:t>per year</w:t>
      </w:r>
    </w:p>
    <w:p w14:paraId="3BF0C3C5" w14:textId="77777777" w:rsidR="00F75C16" w:rsidRPr="006A7486" w:rsidRDefault="00F75C16" w:rsidP="00F75C16">
      <w:pPr>
        <w:pStyle w:val="ListParagraph"/>
        <w:numPr>
          <w:ilvl w:val="0"/>
          <w:numId w:val="13"/>
        </w:numPr>
        <w:spacing w:line="240" w:lineRule="auto"/>
        <w:rPr>
          <w:sz w:val="22"/>
          <w:szCs w:val="22"/>
        </w:rPr>
      </w:pPr>
      <w:r w:rsidRPr="006A7486">
        <w:rPr>
          <w:sz w:val="22"/>
          <w:szCs w:val="22"/>
        </w:rPr>
        <w:t xml:space="preserve">Expected to generate </w:t>
      </w:r>
      <w:r>
        <w:rPr>
          <w:sz w:val="22"/>
          <w:szCs w:val="22"/>
        </w:rPr>
        <w:t>5</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1E932DDE" w14:textId="77777777" w:rsidR="00F75C16" w:rsidRPr="006A7486" w:rsidRDefault="00F75C16" w:rsidP="00F75C16">
      <w:pPr>
        <w:pStyle w:val="ListParagraph"/>
        <w:numPr>
          <w:ilvl w:val="0"/>
          <w:numId w:val="13"/>
        </w:numPr>
        <w:spacing w:line="240" w:lineRule="auto"/>
        <w:rPr>
          <w:sz w:val="22"/>
          <w:szCs w:val="22"/>
        </w:rPr>
      </w:pPr>
      <w:r w:rsidRPr="006A7486">
        <w:rPr>
          <w:sz w:val="22"/>
          <w:szCs w:val="22"/>
        </w:rPr>
        <w:t xml:space="preserve">Expected to generate </w:t>
      </w:r>
      <w:r>
        <w:rPr>
          <w:sz w:val="22"/>
          <w:szCs w:val="22"/>
        </w:rPr>
        <w:t>10</w:t>
      </w:r>
      <w:r w:rsidRPr="006A7486">
        <w:rPr>
          <w:sz w:val="22"/>
          <w:szCs w:val="22"/>
        </w:rPr>
        <w:t xml:space="preserve"> million</w:t>
      </w:r>
      <w:r>
        <w:rPr>
          <w:sz w:val="22"/>
          <w:szCs w:val="22"/>
        </w:rPr>
        <w:t xml:space="preserve"> USD</w:t>
      </w:r>
      <w:r w:rsidRPr="006A7486">
        <w:rPr>
          <w:sz w:val="22"/>
          <w:szCs w:val="22"/>
        </w:rPr>
        <w:t xml:space="preserve"> in revenue </w:t>
      </w:r>
      <w:r>
        <w:rPr>
          <w:sz w:val="22"/>
          <w:szCs w:val="22"/>
        </w:rPr>
        <w:t xml:space="preserve">for local businesses </w:t>
      </w:r>
      <w:r w:rsidRPr="006A7486">
        <w:rPr>
          <w:sz w:val="22"/>
          <w:szCs w:val="22"/>
        </w:rPr>
        <w:t>per year</w:t>
      </w:r>
    </w:p>
    <w:p w14:paraId="0F535433" w14:textId="77777777" w:rsidR="00F75C16" w:rsidRPr="006A7486" w:rsidRDefault="00F75C16" w:rsidP="00F75C16">
      <w:pPr>
        <w:spacing w:line="240" w:lineRule="auto"/>
        <w:rPr>
          <w:sz w:val="22"/>
          <w:szCs w:val="22"/>
        </w:rPr>
      </w:pPr>
      <w:r w:rsidRPr="006A7486">
        <w:rPr>
          <w:sz w:val="22"/>
          <w:szCs w:val="22"/>
        </w:rPr>
        <w:t>Anticipated Noise Impact</w:t>
      </w:r>
    </w:p>
    <w:p w14:paraId="0AD1E500" w14:textId="77777777" w:rsidR="00F75C16" w:rsidRPr="006A7486" w:rsidRDefault="00F75C16" w:rsidP="00F75C16">
      <w:pPr>
        <w:pStyle w:val="ListParagraph"/>
        <w:numPr>
          <w:ilvl w:val="0"/>
          <w:numId w:val="14"/>
        </w:numPr>
        <w:spacing w:line="240" w:lineRule="auto"/>
        <w:rPr>
          <w:sz w:val="22"/>
          <w:szCs w:val="22"/>
        </w:rPr>
      </w:pPr>
      <w:r w:rsidRPr="006A7486">
        <w:rPr>
          <w:sz w:val="22"/>
          <w:szCs w:val="22"/>
        </w:rPr>
        <w:t>Minimal</w:t>
      </w:r>
      <w:r>
        <w:rPr>
          <w:sz w:val="22"/>
          <w:szCs w:val="22"/>
        </w:rPr>
        <w:t xml:space="preserve"> increase in noise</w:t>
      </w:r>
    </w:p>
    <w:p w14:paraId="314AD484" w14:textId="77777777" w:rsidR="00F75C16" w:rsidRPr="006A7486" w:rsidRDefault="00F75C16" w:rsidP="00F75C16">
      <w:pPr>
        <w:pStyle w:val="ListParagraph"/>
        <w:numPr>
          <w:ilvl w:val="0"/>
          <w:numId w:val="14"/>
        </w:numPr>
        <w:spacing w:line="240" w:lineRule="auto"/>
        <w:rPr>
          <w:sz w:val="22"/>
          <w:szCs w:val="22"/>
        </w:rPr>
      </w:pPr>
      <w:r w:rsidRPr="006A7486">
        <w:rPr>
          <w:sz w:val="22"/>
          <w:szCs w:val="22"/>
        </w:rPr>
        <w:t>Moderate</w:t>
      </w:r>
      <w:r>
        <w:rPr>
          <w:sz w:val="22"/>
          <w:szCs w:val="22"/>
        </w:rPr>
        <w:t xml:space="preserve"> increase in noise</w:t>
      </w:r>
    </w:p>
    <w:p w14:paraId="1EC7A98A" w14:textId="77777777" w:rsidR="00F75C16" w:rsidRPr="006A7486" w:rsidRDefault="00F75C16" w:rsidP="00F75C16">
      <w:pPr>
        <w:pStyle w:val="ListParagraph"/>
        <w:numPr>
          <w:ilvl w:val="0"/>
          <w:numId w:val="14"/>
        </w:numPr>
        <w:spacing w:line="240" w:lineRule="auto"/>
        <w:rPr>
          <w:sz w:val="22"/>
          <w:szCs w:val="22"/>
        </w:rPr>
      </w:pPr>
      <w:r w:rsidRPr="006A7486">
        <w:rPr>
          <w:sz w:val="22"/>
          <w:szCs w:val="22"/>
        </w:rPr>
        <w:t>Significant</w:t>
      </w:r>
      <w:r>
        <w:rPr>
          <w:sz w:val="22"/>
          <w:szCs w:val="22"/>
        </w:rPr>
        <w:t xml:space="preserve"> increase in noise</w:t>
      </w:r>
    </w:p>
    <w:p w14:paraId="6CBFE7F3" w14:textId="77777777" w:rsidR="00F75C16" w:rsidRPr="006A7486" w:rsidRDefault="00F75C16" w:rsidP="00F75C16">
      <w:pPr>
        <w:spacing w:line="240" w:lineRule="auto"/>
        <w:rPr>
          <w:sz w:val="22"/>
          <w:szCs w:val="22"/>
        </w:rPr>
      </w:pPr>
      <w:r w:rsidRPr="006A7486">
        <w:rPr>
          <w:sz w:val="22"/>
          <w:szCs w:val="22"/>
        </w:rPr>
        <w:t>Anticipated Environmental Impact</w:t>
      </w:r>
    </w:p>
    <w:p w14:paraId="193246CC" w14:textId="77777777" w:rsidR="00F75C16" w:rsidRPr="006A7486" w:rsidRDefault="00F75C16" w:rsidP="00F75C16">
      <w:pPr>
        <w:pStyle w:val="ListParagraph"/>
        <w:numPr>
          <w:ilvl w:val="0"/>
          <w:numId w:val="15"/>
        </w:numPr>
        <w:spacing w:line="240" w:lineRule="auto"/>
        <w:rPr>
          <w:sz w:val="22"/>
          <w:szCs w:val="22"/>
        </w:rPr>
      </w:pPr>
      <w:r w:rsidRPr="006A7486">
        <w:rPr>
          <w:sz w:val="22"/>
          <w:szCs w:val="22"/>
        </w:rPr>
        <w:t>No negative environmental impacts expected</w:t>
      </w:r>
    </w:p>
    <w:p w14:paraId="38D2BAC7" w14:textId="77777777" w:rsidR="00F75C16" w:rsidRPr="006A7486" w:rsidRDefault="00F75C16" w:rsidP="00F75C16">
      <w:pPr>
        <w:pStyle w:val="ListParagraph"/>
        <w:numPr>
          <w:ilvl w:val="0"/>
          <w:numId w:val="15"/>
        </w:numPr>
        <w:spacing w:line="240" w:lineRule="auto"/>
        <w:rPr>
          <w:sz w:val="22"/>
          <w:szCs w:val="22"/>
        </w:rPr>
      </w:pPr>
      <w:r w:rsidRPr="006A7486">
        <w:rPr>
          <w:sz w:val="22"/>
          <w:szCs w:val="22"/>
        </w:rPr>
        <w:t>Moderate negative environmental impacts expected</w:t>
      </w:r>
    </w:p>
    <w:p w14:paraId="075446C1" w14:textId="77777777" w:rsidR="00F75C16" w:rsidRPr="006A7486" w:rsidRDefault="00F75C16" w:rsidP="00F75C16">
      <w:pPr>
        <w:pStyle w:val="ListParagraph"/>
        <w:numPr>
          <w:ilvl w:val="0"/>
          <w:numId w:val="15"/>
        </w:numPr>
        <w:spacing w:line="240" w:lineRule="auto"/>
        <w:rPr>
          <w:sz w:val="22"/>
          <w:szCs w:val="22"/>
        </w:rPr>
      </w:pPr>
      <w:r w:rsidRPr="006A7486">
        <w:rPr>
          <w:sz w:val="22"/>
          <w:szCs w:val="22"/>
        </w:rPr>
        <w:t>Significant negative environmental impacts expected</w:t>
      </w:r>
    </w:p>
    <w:p w14:paraId="6A35CB8D" w14:textId="77777777" w:rsidR="00F75C16" w:rsidRPr="00E35360" w:rsidRDefault="00F75C16" w:rsidP="00605975">
      <w:pPr>
        <w:ind w:left="360" w:right="720"/>
      </w:pPr>
    </w:p>
    <w:tbl>
      <w:tblPr>
        <w:tblStyle w:val="TableGrid"/>
        <w:tblW w:w="0" w:type="auto"/>
        <w:tblLook w:val="04A0" w:firstRow="1" w:lastRow="0" w:firstColumn="1" w:lastColumn="0" w:noHBand="0" w:noVBand="1"/>
      </w:tblPr>
      <w:tblGrid>
        <w:gridCol w:w="3116"/>
        <w:gridCol w:w="3117"/>
        <w:gridCol w:w="3117"/>
      </w:tblGrid>
      <w:tr w:rsidR="00E35360" w:rsidRPr="00E35360" w14:paraId="32BB53B2" w14:textId="77777777" w:rsidTr="00176DF4">
        <w:tc>
          <w:tcPr>
            <w:tcW w:w="3116" w:type="dxa"/>
          </w:tcPr>
          <w:p w14:paraId="16DA75E8" w14:textId="77777777" w:rsidR="00E35360" w:rsidRPr="00E35360" w:rsidRDefault="00E35360" w:rsidP="00176DF4">
            <w:pPr>
              <w:rPr>
                <w:sz w:val="22"/>
                <w:szCs w:val="22"/>
              </w:rPr>
            </w:pPr>
          </w:p>
        </w:tc>
        <w:tc>
          <w:tcPr>
            <w:tcW w:w="3117" w:type="dxa"/>
          </w:tcPr>
          <w:p w14:paraId="55E9FB27" w14:textId="77777777" w:rsidR="00E35360" w:rsidRPr="001A6497" w:rsidRDefault="00E35360" w:rsidP="00176DF4">
            <w:pPr>
              <w:rPr>
                <w:sz w:val="22"/>
                <w:szCs w:val="22"/>
              </w:rPr>
            </w:pPr>
            <w:r w:rsidRPr="001A6497">
              <w:rPr>
                <w:sz w:val="22"/>
                <w:szCs w:val="22"/>
              </w:rPr>
              <w:t>Proposal #1</w:t>
            </w:r>
          </w:p>
        </w:tc>
        <w:tc>
          <w:tcPr>
            <w:tcW w:w="3117" w:type="dxa"/>
          </w:tcPr>
          <w:p w14:paraId="0C54F803" w14:textId="77777777" w:rsidR="00E35360" w:rsidRPr="001A6497" w:rsidRDefault="00E35360" w:rsidP="00176DF4">
            <w:pPr>
              <w:rPr>
                <w:sz w:val="22"/>
                <w:szCs w:val="22"/>
              </w:rPr>
            </w:pPr>
            <w:r w:rsidRPr="001A6497">
              <w:rPr>
                <w:sz w:val="22"/>
                <w:szCs w:val="22"/>
              </w:rPr>
              <w:t>Proposal #2</w:t>
            </w:r>
          </w:p>
        </w:tc>
      </w:tr>
      <w:tr w:rsidR="00E35360" w:rsidRPr="00E35360" w14:paraId="612BF822" w14:textId="77777777" w:rsidTr="00176DF4">
        <w:tc>
          <w:tcPr>
            <w:tcW w:w="3116" w:type="dxa"/>
          </w:tcPr>
          <w:p w14:paraId="5786ADE0" w14:textId="77777777" w:rsidR="00E35360" w:rsidRPr="00E35360" w:rsidRDefault="00E35360" w:rsidP="00176DF4">
            <w:pPr>
              <w:rPr>
                <w:sz w:val="22"/>
                <w:szCs w:val="22"/>
              </w:rPr>
            </w:pPr>
            <w:r w:rsidRPr="00E35360">
              <w:rPr>
                <w:sz w:val="22"/>
                <w:szCs w:val="22"/>
              </w:rPr>
              <w:t>Country</w:t>
            </w:r>
          </w:p>
        </w:tc>
        <w:tc>
          <w:tcPr>
            <w:tcW w:w="3117" w:type="dxa"/>
          </w:tcPr>
          <w:p w14:paraId="64C95EE3" w14:textId="77777777" w:rsidR="00E35360" w:rsidRPr="001A6497" w:rsidRDefault="00E35360" w:rsidP="00176DF4">
            <w:pPr>
              <w:rPr>
                <w:sz w:val="22"/>
                <w:szCs w:val="22"/>
              </w:rPr>
            </w:pPr>
            <w:r w:rsidRPr="001A6497">
              <w:rPr>
                <w:sz w:val="22"/>
                <w:szCs w:val="22"/>
              </w:rPr>
              <w:t>Canada</w:t>
            </w:r>
          </w:p>
        </w:tc>
        <w:tc>
          <w:tcPr>
            <w:tcW w:w="3117" w:type="dxa"/>
          </w:tcPr>
          <w:p w14:paraId="1C4A159D" w14:textId="77777777" w:rsidR="00E35360" w:rsidRPr="001A6497" w:rsidRDefault="00E35360" w:rsidP="00176DF4">
            <w:pPr>
              <w:rPr>
                <w:sz w:val="22"/>
                <w:szCs w:val="22"/>
              </w:rPr>
            </w:pPr>
            <w:r w:rsidRPr="001A6497">
              <w:rPr>
                <w:sz w:val="22"/>
                <w:szCs w:val="22"/>
              </w:rPr>
              <w:t>United States</w:t>
            </w:r>
          </w:p>
        </w:tc>
      </w:tr>
      <w:tr w:rsidR="00E35360" w:rsidRPr="00E35360" w14:paraId="78587879" w14:textId="77777777" w:rsidTr="00176DF4">
        <w:tc>
          <w:tcPr>
            <w:tcW w:w="3116" w:type="dxa"/>
          </w:tcPr>
          <w:p w14:paraId="6EDB10DB" w14:textId="77777777" w:rsidR="00E35360" w:rsidRPr="00E35360" w:rsidRDefault="00E35360" w:rsidP="00176DF4">
            <w:pPr>
              <w:rPr>
                <w:sz w:val="22"/>
                <w:szCs w:val="22"/>
              </w:rPr>
            </w:pPr>
            <w:r w:rsidRPr="00E35360">
              <w:rPr>
                <w:sz w:val="22"/>
                <w:szCs w:val="22"/>
              </w:rPr>
              <w:t>Personnel</w:t>
            </w:r>
          </w:p>
        </w:tc>
        <w:tc>
          <w:tcPr>
            <w:tcW w:w="3117" w:type="dxa"/>
          </w:tcPr>
          <w:p w14:paraId="65229FF6" w14:textId="77777777" w:rsidR="00E35360" w:rsidRPr="001A6497" w:rsidRDefault="00E35360" w:rsidP="00176DF4">
            <w:pPr>
              <w:rPr>
                <w:sz w:val="22"/>
                <w:szCs w:val="22"/>
              </w:rPr>
            </w:pPr>
            <w:r w:rsidRPr="001A6497">
              <w:rPr>
                <w:sz w:val="22"/>
                <w:szCs w:val="22"/>
              </w:rPr>
              <w:t>2,000</w:t>
            </w:r>
          </w:p>
        </w:tc>
        <w:tc>
          <w:tcPr>
            <w:tcW w:w="3117" w:type="dxa"/>
          </w:tcPr>
          <w:p w14:paraId="7C5F8AB0" w14:textId="77777777" w:rsidR="00E35360" w:rsidRPr="001A6497" w:rsidRDefault="00E35360" w:rsidP="00176DF4">
            <w:pPr>
              <w:rPr>
                <w:sz w:val="22"/>
                <w:szCs w:val="22"/>
              </w:rPr>
            </w:pPr>
            <w:r w:rsidRPr="001A6497">
              <w:rPr>
                <w:sz w:val="22"/>
                <w:szCs w:val="22"/>
              </w:rPr>
              <w:t>5,000</w:t>
            </w:r>
          </w:p>
        </w:tc>
      </w:tr>
      <w:tr w:rsidR="00E35360" w:rsidRPr="00E35360" w14:paraId="51486DA7" w14:textId="77777777" w:rsidTr="00176DF4">
        <w:tc>
          <w:tcPr>
            <w:tcW w:w="3116" w:type="dxa"/>
          </w:tcPr>
          <w:p w14:paraId="7512A194" w14:textId="77777777" w:rsidR="00E35360" w:rsidRPr="00E35360" w:rsidRDefault="00E35360" w:rsidP="00176DF4">
            <w:pPr>
              <w:rPr>
                <w:sz w:val="22"/>
                <w:szCs w:val="22"/>
              </w:rPr>
            </w:pPr>
            <w:r w:rsidRPr="00E35360">
              <w:rPr>
                <w:sz w:val="22"/>
                <w:szCs w:val="22"/>
              </w:rPr>
              <w:t>Unit types</w:t>
            </w:r>
          </w:p>
        </w:tc>
        <w:tc>
          <w:tcPr>
            <w:tcW w:w="3117" w:type="dxa"/>
          </w:tcPr>
          <w:p w14:paraId="66CDB30F" w14:textId="77777777" w:rsidR="00E35360" w:rsidRPr="001A6497" w:rsidRDefault="00E35360" w:rsidP="00176DF4">
            <w:pPr>
              <w:rPr>
                <w:sz w:val="22"/>
                <w:szCs w:val="22"/>
              </w:rPr>
            </w:pPr>
            <w:r w:rsidRPr="001A6497">
              <w:rPr>
                <w:sz w:val="22"/>
                <w:szCs w:val="22"/>
              </w:rPr>
              <w:t>Infantry unit (Soldiers equipped with small arms and light vehicles like Humvees)</w:t>
            </w:r>
          </w:p>
        </w:tc>
        <w:tc>
          <w:tcPr>
            <w:tcW w:w="3117" w:type="dxa"/>
          </w:tcPr>
          <w:p w14:paraId="7C5B2FDF" w14:textId="77777777" w:rsidR="00E35360" w:rsidRPr="001A6497" w:rsidRDefault="00E35360" w:rsidP="00176DF4">
            <w:pPr>
              <w:rPr>
                <w:sz w:val="22"/>
                <w:szCs w:val="22"/>
              </w:rPr>
            </w:pPr>
            <w:r w:rsidRPr="00E35360">
              <w:rPr>
                <w:sz w:val="22"/>
                <w:szCs w:val="22"/>
              </w:rPr>
              <w:t>Heavy armor unit (Tanks and large armored troop transport carriers)</w:t>
            </w:r>
          </w:p>
        </w:tc>
      </w:tr>
      <w:tr w:rsidR="00E35360" w:rsidRPr="00E35360" w14:paraId="7F6A2E74" w14:textId="77777777" w:rsidTr="00176DF4">
        <w:tc>
          <w:tcPr>
            <w:tcW w:w="3116" w:type="dxa"/>
          </w:tcPr>
          <w:p w14:paraId="62A39262" w14:textId="77777777" w:rsidR="00E35360" w:rsidRPr="00E35360" w:rsidRDefault="00E35360" w:rsidP="00176DF4">
            <w:pPr>
              <w:rPr>
                <w:sz w:val="22"/>
                <w:szCs w:val="22"/>
              </w:rPr>
            </w:pPr>
            <w:r w:rsidRPr="00E35360">
              <w:rPr>
                <w:sz w:val="22"/>
                <w:szCs w:val="22"/>
              </w:rPr>
              <w:t>Proximity to where you currently live</w:t>
            </w:r>
          </w:p>
        </w:tc>
        <w:tc>
          <w:tcPr>
            <w:tcW w:w="3117" w:type="dxa"/>
          </w:tcPr>
          <w:p w14:paraId="383396F7" w14:textId="77777777" w:rsidR="00E35360" w:rsidRPr="001A6497" w:rsidRDefault="00E35360" w:rsidP="00176DF4">
            <w:pPr>
              <w:rPr>
                <w:sz w:val="22"/>
                <w:szCs w:val="22"/>
              </w:rPr>
            </w:pPr>
            <w:r w:rsidRPr="001A6497">
              <w:rPr>
                <w:sz w:val="22"/>
                <w:szCs w:val="22"/>
              </w:rPr>
              <w:t>5 km</w:t>
            </w:r>
          </w:p>
        </w:tc>
        <w:tc>
          <w:tcPr>
            <w:tcW w:w="3117" w:type="dxa"/>
          </w:tcPr>
          <w:p w14:paraId="2E3341A5" w14:textId="77777777" w:rsidR="00E35360" w:rsidRPr="001A6497" w:rsidRDefault="00E35360" w:rsidP="00176DF4">
            <w:pPr>
              <w:rPr>
                <w:sz w:val="22"/>
                <w:szCs w:val="22"/>
              </w:rPr>
            </w:pPr>
            <w:r w:rsidRPr="001A6497">
              <w:rPr>
                <w:sz w:val="22"/>
                <w:szCs w:val="22"/>
              </w:rPr>
              <w:t>250 km</w:t>
            </w:r>
          </w:p>
        </w:tc>
      </w:tr>
      <w:tr w:rsidR="00E35360" w:rsidRPr="00E35360" w14:paraId="3D72EF6E" w14:textId="77777777" w:rsidTr="00176DF4">
        <w:tc>
          <w:tcPr>
            <w:tcW w:w="3116" w:type="dxa"/>
          </w:tcPr>
          <w:p w14:paraId="27851E57" w14:textId="77777777" w:rsidR="00E35360" w:rsidRPr="00E35360" w:rsidRDefault="00E35360" w:rsidP="00176DF4">
            <w:pPr>
              <w:rPr>
                <w:sz w:val="22"/>
                <w:szCs w:val="22"/>
              </w:rPr>
            </w:pPr>
            <w:r w:rsidRPr="00E35360">
              <w:rPr>
                <w:sz w:val="22"/>
                <w:szCs w:val="22"/>
              </w:rPr>
              <w:t>Expected economic impact</w:t>
            </w:r>
          </w:p>
        </w:tc>
        <w:tc>
          <w:tcPr>
            <w:tcW w:w="3117" w:type="dxa"/>
          </w:tcPr>
          <w:p w14:paraId="38E9AF5F" w14:textId="77777777" w:rsidR="00E35360" w:rsidRPr="001A6497" w:rsidRDefault="00E35360" w:rsidP="00176DF4">
            <w:pPr>
              <w:rPr>
                <w:sz w:val="22"/>
                <w:szCs w:val="22"/>
              </w:rPr>
            </w:pPr>
            <w:r w:rsidRPr="001A6497">
              <w:rPr>
                <w:sz w:val="22"/>
                <w:szCs w:val="22"/>
              </w:rPr>
              <w:t>Expected to generate 2 million USD in local revenue for local businesses per year</w:t>
            </w:r>
          </w:p>
        </w:tc>
        <w:tc>
          <w:tcPr>
            <w:tcW w:w="3117" w:type="dxa"/>
          </w:tcPr>
          <w:p w14:paraId="77F99917" w14:textId="77777777" w:rsidR="00E35360" w:rsidRPr="001A6497" w:rsidRDefault="00E35360" w:rsidP="00176DF4">
            <w:pPr>
              <w:rPr>
                <w:sz w:val="22"/>
                <w:szCs w:val="22"/>
              </w:rPr>
            </w:pPr>
            <w:r w:rsidRPr="001A6497">
              <w:rPr>
                <w:sz w:val="22"/>
                <w:szCs w:val="22"/>
              </w:rPr>
              <w:t>Expected to generate 1 million USD in local revenue for local businesses per year</w:t>
            </w:r>
          </w:p>
        </w:tc>
      </w:tr>
      <w:tr w:rsidR="00E35360" w:rsidRPr="00E35360" w14:paraId="61A56ED4" w14:textId="77777777" w:rsidTr="00176DF4">
        <w:tc>
          <w:tcPr>
            <w:tcW w:w="3116" w:type="dxa"/>
          </w:tcPr>
          <w:p w14:paraId="7D583456" w14:textId="77777777" w:rsidR="00E35360" w:rsidRPr="00E35360" w:rsidRDefault="00E35360" w:rsidP="00176DF4">
            <w:pPr>
              <w:rPr>
                <w:sz w:val="22"/>
                <w:szCs w:val="22"/>
              </w:rPr>
            </w:pPr>
            <w:r w:rsidRPr="00E35360">
              <w:rPr>
                <w:sz w:val="22"/>
                <w:szCs w:val="22"/>
              </w:rPr>
              <w:t>Anticipated noise impact</w:t>
            </w:r>
          </w:p>
        </w:tc>
        <w:tc>
          <w:tcPr>
            <w:tcW w:w="3117" w:type="dxa"/>
          </w:tcPr>
          <w:p w14:paraId="3BDCBE3B" w14:textId="77777777" w:rsidR="00E35360" w:rsidRPr="001A6497" w:rsidRDefault="00E35360" w:rsidP="00176DF4">
            <w:pPr>
              <w:rPr>
                <w:sz w:val="22"/>
                <w:szCs w:val="22"/>
              </w:rPr>
            </w:pPr>
            <w:r w:rsidRPr="001A6497">
              <w:rPr>
                <w:sz w:val="22"/>
                <w:szCs w:val="22"/>
              </w:rPr>
              <w:t>Minimal increase in noise</w:t>
            </w:r>
          </w:p>
        </w:tc>
        <w:tc>
          <w:tcPr>
            <w:tcW w:w="3117" w:type="dxa"/>
          </w:tcPr>
          <w:p w14:paraId="1E7AA1FF" w14:textId="77777777" w:rsidR="00E35360" w:rsidRPr="001A6497" w:rsidRDefault="00E35360" w:rsidP="00176DF4">
            <w:pPr>
              <w:rPr>
                <w:sz w:val="22"/>
                <w:szCs w:val="22"/>
              </w:rPr>
            </w:pPr>
            <w:r w:rsidRPr="001A6497">
              <w:rPr>
                <w:sz w:val="22"/>
                <w:szCs w:val="22"/>
              </w:rPr>
              <w:t>Moderate increase in noise</w:t>
            </w:r>
          </w:p>
        </w:tc>
      </w:tr>
      <w:tr w:rsidR="00E35360" w:rsidRPr="00E35360" w14:paraId="39B0CF75" w14:textId="77777777" w:rsidTr="00176DF4">
        <w:tc>
          <w:tcPr>
            <w:tcW w:w="3116" w:type="dxa"/>
          </w:tcPr>
          <w:p w14:paraId="2299A7E3" w14:textId="77777777" w:rsidR="00E35360" w:rsidRPr="00E35360" w:rsidRDefault="00E35360" w:rsidP="00176DF4">
            <w:pPr>
              <w:rPr>
                <w:sz w:val="22"/>
                <w:szCs w:val="22"/>
              </w:rPr>
            </w:pPr>
            <w:r w:rsidRPr="00E35360">
              <w:rPr>
                <w:sz w:val="22"/>
                <w:szCs w:val="22"/>
              </w:rPr>
              <w:t>Anticipated environmental impact</w:t>
            </w:r>
          </w:p>
        </w:tc>
        <w:tc>
          <w:tcPr>
            <w:tcW w:w="3117" w:type="dxa"/>
          </w:tcPr>
          <w:p w14:paraId="7BCA8661" w14:textId="77777777" w:rsidR="00E35360" w:rsidRPr="001A6497" w:rsidRDefault="00E35360" w:rsidP="00176DF4">
            <w:pPr>
              <w:rPr>
                <w:sz w:val="22"/>
                <w:szCs w:val="22"/>
              </w:rPr>
            </w:pPr>
            <w:r w:rsidRPr="001A6497">
              <w:rPr>
                <w:sz w:val="22"/>
                <w:szCs w:val="22"/>
              </w:rPr>
              <w:t>No negative environmental impacts expected</w:t>
            </w:r>
          </w:p>
        </w:tc>
        <w:tc>
          <w:tcPr>
            <w:tcW w:w="3117" w:type="dxa"/>
          </w:tcPr>
          <w:p w14:paraId="23922C0E" w14:textId="77777777" w:rsidR="00E35360" w:rsidRPr="001A6497" w:rsidRDefault="00E35360" w:rsidP="00176DF4">
            <w:pPr>
              <w:rPr>
                <w:sz w:val="22"/>
                <w:szCs w:val="22"/>
              </w:rPr>
            </w:pPr>
            <w:r w:rsidRPr="001A6497">
              <w:rPr>
                <w:sz w:val="22"/>
                <w:szCs w:val="22"/>
              </w:rPr>
              <w:t>Significant negative environmental impacts expected</w:t>
            </w:r>
          </w:p>
        </w:tc>
      </w:tr>
    </w:tbl>
    <w:p w14:paraId="04EC04D1" w14:textId="77777777" w:rsidR="00E35360" w:rsidRPr="00E35360" w:rsidRDefault="00E35360" w:rsidP="00605975">
      <w:pPr>
        <w:ind w:left="360" w:right="720"/>
      </w:pPr>
    </w:p>
    <w:p w14:paraId="79685808" w14:textId="77777777" w:rsidR="00AC3EE9" w:rsidRPr="00E35360" w:rsidRDefault="00AC3EE9" w:rsidP="00605975">
      <w:pPr>
        <w:ind w:left="360" w:right="720"/>
      </w:pPr>
      <w:r w:rsidRPr="00E35360">
        <w:lastRenderedPageBreak/>
        <w:t>Following the presentation of the policy options, each respondent is asked to respond to three questions:</w:t>
      </w:r>
    </w:p>
    <w:p w14:paraId="2C9DB756" w14:textId="77777777" w:rsidR="00AC3EE9" w:rsidRPr="00E35360" w:rsidRDefault="00AC3EE9" w:rsidP="00AC3EE9">
      <w:pPr>
        <w:numPr>
          <w:ilvl w:val="0"/>
          <w:numId w:val="5"/>
        </w:numPr>
        <w:ind w:left="1440" w:right="720"/>
      </w:pPr>
      <w:r w:rsidRPr="00E35360">
        <w:t>If you had to choose between the two proposals for new deployments in Poland, which would you prefer?</w:t>
      </w:r>
    </w:p>
    <w:p w14:paraId="398F1C95" w14:textId="77777777" w:rsidR="00AC3EE9" w:rsidRPr="00E35360" w:rsidRDefault="00AC3EE9" w:rsidP="00AC3EE9">
      <w:pPr>
        <w:numPr>
          <w:ilvl w:val="1"/>
          <w:numId w:val="5"/>
        </w:numPr>
        <w:ind w:right="720" w:firstLine="0"/>
      </w:pPr>
      <w:r w:rsidRPr="00E35360">
        <w:t>Prefer Profile 1</w:t>
      </w:r>
    </w:p>
    <w:p w14:paraId="42485EC3" w14:textId="77777777" w:rsidR="00AC3EE9" w:rsidRPr="00E35360" w:rsidRDefault="00AC3EE9" w:rsidP="00AC3EE9">
      <w:pPr>
        <w:numPr>
          <w:ilvl w:val="1"/>
          <w:numId w:val="5"/>
        </w:numPr>
        <w:ind w:right="720" w:firstLine="0"/>
      </w:pPr>
      <w:r w:rsidRPr="00E35360">
        <w:t>Prefer Profile 2</w:t>
      </w:r>
    </w:p>
    <w:p w14:paraId="6D68487C" w14:textId="77777777" w:rsidR="00AC3EE9" w:rsidRPr="00E35360" w:rsidRDefault="00AC3EE9" w:rsidP="00AC3EE9">
      <w:pPr>
        <w:numPr>
          <w:ilvl w:val="1"/>
          <w:numId w:val="5"/>
        </w:numPr>
        <w:ind w:right="720" w:firstLine="0"/>
      </w:pPr>
      <w:r w:rsidRPr="00E35360">
        <w:t>Accept either</w:t>
      </w:r>
    </w:p>
    <w:p w14:paraId="54B1C198" w14:textId="77777777" w:rsidR="00AC3EE9" w:rsidRPr="00E35360" w:rsidRDefault="00AC3EE9" w:rsidP="00AC3EE9">
      <w:pPr>
        <w:numPr>
          <w:ilvl w:val="1"/>
          <w:numId w:val="5"/>
        </w:numPr>
        <w:ind w:right="720" w:firstLine="0"/>
      </w:pPr>
      <w:r w:rsidRPr="00E35360">
        <w:t>Reject both</w:t>
      </w:r>
    </w:p>
    <w:p w14:paraId="425CCA7F" w14:textId="5484A0F9" w:rsidR="00AC3EE9" w:rsidRPr="00E35360" w:rsidRDefault="00AC3EE9" w:rsidP="00AC3EE9">
      <w:pPr>
        <w:numPr>
          <w:ilvl w:val="0"/>
          <w:numId w:val="5"/>
        </w:numPr>
        <w:ind w:right="720"/>
      </w:pPr>
      <w:r w:rsidRPr="00E35360">
        <w:t>On a scale of 1-5, where 1 indicates strong opposition to the proposed option and 5</w:t>
      </w:r>
      <w:r w:rsidR="006A0D26" w:rsidRPr="00E35360">
        <w:t xml:space="preserve"> </w:t>
      </w:r>
      <w:r w:rsidRPr="00E35360">
        <w:t xml:space="preserve">indicates strong support for the proposed option, please rate Proposal #1. </w:t>
      </w:r>
    </w:p>
    <w:p w14:paraId="7CD141A6" w14:textId="77777777" w:rsidR="00AC3EE9" w:rsidRPr="00E35360" w:rsidRDefault="00AC3EE9" w:rsidP="00AC3EE9">
      <w:pPr>
        <w:numPr>
          <w:ilvl w:val="1"/>
          <w:numId w:val="5"/>
        </w:numPr>
        <w:ind w:right="720" w:firstLine="0"/>
      </w:pPr>
      <w:r w:rsidRPr="00E35360">
        <w:t>1 – Strongly Oppose</w:t>
      </w:r>
    </w:p>
    <w:p w14:paraId="02D08381" w14:textId="77777777" w:rsidR="00AC3EE9" w:rsidRPr="00E35360" w:rsidRDefault="00AC3EE9" w:rsidP="00AC3EE9">
      <w:pPr>
        <w:numPr>
          <w:ilvl w:val="1"/>
          <w:numId w:val="5"/>
        </w:numPr>
        <w:ind w:right="720" w:firstLine="0"/>
      </w:pPr>
      <w:r w:rsidRPr="00E35360">
        <w:t xml:space="preserve">2 – Oppose </w:t>
      </w:r>
    </w:p>
    <w:p w14:paraId="1451ABA1" w14:textId="77777777" w:rsidR="00AC3EE9" w:rsidRPr="00E35360" w:rsidRDefault="00AC3EE9" w:rsidP="00AC3EE9">
      <w:pPr>
        <w:numPr>
          <w:ilvl w:val="1"/>
          <w:numId w:val="5"/>
        </w:numPr>
        <w:ind w:right="720" w:firstLine="0"/>
      </w:pPr>
      <w:r w:rsidRPr="00E35360">
        <w:t>3 – Neutral</w:t>
      </w:r>
    </w:p>
    <w:p w14:paraId="1C320913" w14:textId="77777777" w:rsidR="00AC3EE9" w:rsidRPr="00E35360" w:rsidRDefault="00AC3EE9" w:rsidP="00AC3EE9">
      <w:pPr>
        <w:numPr>
          <w:ilvl w:val="1"/>
          <w:numId w:val="5"/>
        </w:numPr>
        <w:ind w:right="720" w:firstLine="0"/>
      </w:pPr>
      <w:r w:rsidRPr="00E35360">
        <w:t>4 – Support</w:t>
      </w:r>
    </w:p>
    <w:p w14:paraId="4692D041" w14:textId="77777777" w:rsidR="00AC3EE9" w:rsidRPr="00E35360" w:rsidRDefault="00AC3EE9" w:rsidP="00AC3EE9">
      <w:pPr>
        <w:numPr>
          <w:ilvl w:val="1"/>
          <w:numId w:val="5"/>
        </w:numPr>
        <w:ind w:right="720" w:firstLine="0"/>
      </w:pPr>
      <w:r w:rsidRPr="00E35360">
        <w:t>5 – Strongly Support</w:t>
      </w:r>
    </w:p>
    <w:p w14:paraId="094C29DB" w14:textId="77777777" w:rsidR="00AC3EE9" w:rsidRPr="00E35360" w:rsidRDefault="00AC3EE9" w:rsidP="00AC3EE9">
      <w:pPr>
        <w:numPr>
          <w:ilvl w:val="0"/>
          <w:numId w:val="5"/>
        </w:numPr>
        <w:ind w:right="720"/>
      </w:pPr>
      <w:r w:rsidRPr="00E35360">
        <w:t>Using the same scale, how would you rate Proposal #2?</w:t>
      </w:r>
    </w:p>
    <w:p w14:paraId="49EE5AAC" w14:textId="77777777" w:rsidR="00AC3EE9" w:rsidRPr="00E35360" w:rsidRDefault="00AC3EE9" w:rsidP="00AC3EE9">
      <w:pPr>
        <w:numPr>
          <w:ilvl w:val="0"/>
          <w:numId w:val="6"/>
        </w:numPr>
        <w:ind w:right="720" w:firstLine="0"/>
      </w:pPr>
      <w:r w:rsidRPr="00E35360">
        <w:t>1 – Strongly Oppose</w:t>
      </w:r>
    </w:p>
    <w:p w14:paraId="58196774" w14:textId="77777777" w:rsidR="00AC3EE9" w:rsidRPr="00E35360" w:rsidRDefault="00AC3EE9" w:rsidP="00AC3EE9">
      <w:pPr>
        <w:numPr>
          <w:ilvl w:val="0"/>
          <w:numId w:val="6"/>
        </w:numPr>
        <w:ind w:right="720" w:firstLine="0"/>
      </w:pPr>
      <w:r w:rsidRPr="00E35360">
        <w:t xml:space="preserve">2 – Oppose </w:t>
      </w:r>
    </w:p>
    <w:p w14:paraId="61A2A75A" w14:textId="77777777" w:rsidR="00AC3EE9" w:rsidRPr="00E35360" w:rsidRDefault="00AC3EE9" w:rsidP="00AC3EE9">
      <w:pPr>
        <w:numPr>
          <w:ilvl w:val="0"/>
          <w:numId w:val="6"/>
        </w:numPr>
        <w:ind w:right="720" w:firstLine="0"/>
      </w:pPr>
      <w:r w:rsidRPr="00E35360">
        <w:t>3 – Neutral</w:t>
      </w:r>
    </w:p>
    <w:p w14:paraId="37FB1C36" w14:textId="77777777" w:rsidR="00AC3EE9" w:rsidRPr="00E35360" w:rsidRDefault="00AC3EE9" w:rsidP="00AC3EE9">
      <w:pPr>
        <w:numPr>
          <w:ilvl w:val="0"/>
          <w:numId w:val="6"/>
        </w:numPr>
        <w:ind w:right="720" w:firstLine="0"/>
      </w:pPr>
      <w:r w:rsidRPr="00E35360">
        <w:t>4 – Support</w:t>
      </w:r>
    </w:p>
    <w:p w14:paraId="37760867" w14:textId="77777777" w:rsidR="00AC3EE9" w:rsidRPr="00E35360" w:rsidRDefault="00AC3EE9" w:rsidP="00AC3EE9">
      <w:pPr>
        <w:numPr>
          <w:ilvl w:val="0"/>
          <w:numId w:val="6"/>
        </w:numPr>
        <w:ind w:right="720" w:firstLine="0"/>
      </w:pPr>
      <w:r w:rsidRPr="00E35360">
        <w:t>5 – Strongly Support</w:t>
      </w:r>
    </w:p>
    <w:p w14:paraId="7891403D" w14:textId="7490FDDF" w:rsidR="00E522DE" w:rsidRPr="00E35360" w:rsidRDefault="00E522DE" w:rsidP="00605975">
      <w:pPr>
        <w:ind w:left="360" w:right="720"/>
      </w:pPr>
      <w:r w:rsidRPr="00E35360">
        <w:t xml:space="preserve"> </w:t>
      </w:r>
    </w:p>
    <w:p w14:paraId="231A9857" w14:textId="6FEB386B" w:rsidR="00554197" w:rsidRPr="00E35360" w:rsidRDefault="00554197" w:rsidP="0025305A">
      <w:pPr>
        <w:ind w:left="720"/>
      </w:pPr>
    </w:p>
    <w:p w14:paraId="35047328" w14:textId="6BC6B68F" w:rsidR="0025305A" w:rsidRPr="00E35360" w:rsidRDefault="0025305A" w:rsidP="0025305A">
      <w:pPr>
        <w:ind w:left="720"/>
      </w:pPr>
    </w:p>
    <w:p w14:paraId="1499B2DA" w14:textId="3ECCAB94"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lastRenderedPageBreak/>
        <w:t>Sampling Plan</w:t>
      </w:r>
    </w:p>
    <w:p w14:paraId="5338519E" w14:textId="5A9905FB" w:rsidR="00A5048B" w:rsidRPr="00E35360" w:rsidRDefault="00FC0113" w:rsidP="00A5048B">
      <w:pPr>
        <w:ind w:left="720"/>
      </w:pPr>
      <w:r w:rsidRPr="00E35360">
        <w:t>We plan</w:t>
      </w:r>
      <w:r w:rsidR="00A5048B" w:rsidRPr="00E35360">
        <w:t xml:space="preserve"> to collect a representative sample of Polish adults </w:t>
      </w:r>
      <w:r w:rsidRPr="00E35360">
        <w:t>based on</w:t>
      </w:r>
      <w:r w:rsidR="00A5048B" w:rsidRPr="00E35360">
        <w:t xml:space="preserve"> age, income, and gender.</w:t>
      </w:r>
      <w:r w:rsidR="00E30E5E" w:rsidRPr="00E35360">
        <w:t xml:space="preserve"> The recruitment of the sample will be administered by Qualtrics.</w:t>
      </w:r>
    </w:p>
    <w:p w14:paraId="29098C46" w14:textId="2D666C44"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Variables</w:t>
      </w:r>
    </w:p>
    <w:p w14:paraId="6212F7B7" w14:textId="7C422FE4" w:rsidR="001D2AB3" w:rsidRPr="00E35360" w:rsidRDefault="001D2AB3" w:rsidP="001D2AB3">
      <w:pPr>
        <w:pStyle w:val="ListParagraph"/>
        <w:numPr>
          <w:ilvl w:val="0"/>
          <w:numId w:val="2"/>
        </w:numPr>
        <w:rPr>
          <w:rFonts w:cs="CMU Sans Serif"/>
        </w:rPr>
      </w:pPr>
      <w:r w:rsidRPr="00E35360">
        <w:rPr>
          <w:rFonts w:cs="CMU Sans Serif"/>
        </w:rPr>
        <w:t xml:space="preserve">Hypothesis </w:t>
      </w:r>
      <w:r w:rsidR="002F0D04" w:rsidRPr="00E35360">
        <w:rPr>
          <w:rFonts w:cs="CMU Sans Serif"/>
        </w:rPr>
        <w:t>1</w:t>
      </w:r>
      <w:r w:rsidRPr="00E35360">
        <w:rPr>
          <w:rFonts w:cs="CMU Sans Serif"/>
        </w:rPr>
        <w:t xml:space="preserve">: Individuals will prefer options with higher expected local revenue over </w:t>
      </w:r>
      <w:r w:rsidR="00CA64C2" w:rsidRPr="00E35360">
        <w:rPr>
          <w:rFonts w:cs="CMU Sans Serif"/>
        </w:rPr>
        <w:t>those</w:t>
      </w:r>
      <w:r w:rsidRPr="00E35360">
        <w:rPr>
          <w:rFonts w:cs="CMU Sans Serif"/>
        </w:rPr>
        <w:t xml:space="preserve"> with lower expected revenue</w:t>
      </w:r>
    </w:p>
    <w:p w14:paraId="19BBB7F5" w14:textId="79197C77" w:rsidR="001D2AB3" w:rsidRPr="00E35360" w:rsidRDefault="001D2AB3" w:rsidP="001D2AB3">
      <w:pPr>
        <w:pStyle w:val="ListParagraph"/>
        <w:numPr>
          <w:ilvl w:val="0"/>
          <w:numId w:val="2"/>
        </w:numPr>
        <w:rPr>
          <w:rFonts w:cs="CMU Sans Serif"/>
        </w:rPr>
      </w:pPr>
      <w:r w:rsidRPr="00E35360">
        <w:rPr>
          <w:rFonts w:cs="CMU Sans Serif"/>
        </w:rPr>
        <w:t xml:space="preserve">Hypothesis </w:t>
      </w:r>
      <w:r w:rsidR="002F0D04" w:rsidRPr="00E35360">
        <w:rPr>
          <w:rFonts w:cs="CMU Sans Serif"/>
        </w:rPr>
        <w:t>2</w:t>
      </w:r>
      <w:r w:rsidRPr="00E35360">
        <w:rPr>
          <w:rFonts w:cs="CMU Sans Serif"/>
        </w:rPr>
        <w:t xml:space="preserve">: </w:t>
      </w:r>
      <w:r w:rsidR="00891B0B" w:rsidRPr="00E35360">
        <w:rPr>
          <w:rFonts w:cs="CMU Sans Serif"/>
        </w:rPr>
        <w:t xml:space="preserve">Individuals will prefer options with </w:t>
      </w:r>
      <w:r w:rsidR="00192178" w:rsidRPr="00E35360">
        <w:rPr>
          <w:rFonts w:cs="CMU Sans Serif"/>
        </w:rPr>
        <w:t>a</w:t>
      </w:r>
      <w:r w:rsidR="00891B0B" w:rsidRPr="00E35360">
        <w:rPr>
          <w:rFonts w:cs="CMU Sans Serif"/>
        </w:rPr>
        <w:t xml:space="preserve"> </w:t>
      </w:r>
      <w:r w:rsidR="00192178" w:rsidRPr="00E35360">
        <w:rPr>
          <w:rFonts w:cs="CMU Sans Serif"/>
        </w:rPr>
        <w:t>proposed distance from the respondent that is further away as compared to nearer</w:t>
      </w:r>
    </w:p>
    <w:p w14:paraId="7577DCBA" w14:textId="59E02488" w:rsidR="00891B0B" w:rsidRPr="00E35360" w:rsidRDefault="00891B0B" w:rsidP="001D2AB3">
      <w:pPr>
        <w:pStyle w:val="ListParagraph"/>
        <w:numPr>
          <w:ilvl w:val="0"/>
          <w:numId w:val="2"/>
        </w:numPr>
        <w:rPr>
          <w:rFonts w:cs="CMU Sans Serif"/>
        </w:rPr>
      </w:pPr>
      <w:r w:rsidRPr="00E35360">
        <w:rPr>
          <w:rFonts w:cs="CMU Sans Serif"/>
        </w:rPr>
        <w:t>Hypothesis</w:t>
      </w:r>
      <w:r w:rsidR="002F0D04" w:rsidRPr="00E35360">
        <w:rPr>
          <w:rFonts w:cs="CMU Sans Serif"/>
        </w:rPr>
        <w:t xml:space="preserve"> 3</w:t>
      </w:r>
      <w:r w:rsidRPr="00E35360">
        <w:rPr>
          <w:rFonts w:cs="CMU Sans Serif"/>
        </w:rPr>
        <w:t>: Individuals</w:t>
      </w:r>
      <w:r w:rsidR="00192178" w:rsidRPr="00E35360">
        <w:rPr>
          <w:rFonts w:cs="CMU Sans Serif"/>
        </w:rPr>
        <w:t xml:space="preserve"> will prefer options with lower environmental pollution</w:t>
      </w:r>
    </w:p>
    <w:p w14:paraId="3871DE73" w14:textId="12F5BC84" w:rsidR="00192178" w:rsidRPr="00E35360" w:rsidRDefault="00192178" w:rsidP="00192178">
      <w:pPr>
        <w:pStyle w:val="ListParagraph"/>
        <w:numPr>
          <w:ilvl w:val="0"/>
          <w:numId w:val="2"/>
        </w:numPr>
        <w:rPr>
          <w:rFonts w:cs="CMU Sans Serif"/>
        </w:rPr>
      </w:pPr>
      <w:r w:rsidRPr="00E35360">
        <w:rPr>
          <w:rFonts w:cs="CMU Sans Serif"/>
        </w:rPr>
        <w:t>Hypothesis</w:t>
      </w:r>
      <w:r w:rsidR="002F0D04" w:rsidRPr="00E35360">
        <w:rPr>
          <w:rFonts w:cs="CMU Sans Serif"/>
        </w:rPr>
        <w:t xml:space="preserve"> 4</w:t>
      </w:r>
      <w:r w:rsidRPr="00E35360">
        <w:rPr>
          <w:rFonts w:cs="CMU Sans Serif"/>
        </w:rPr>
        <w:t>: Individuals will prefer options with lower noise impact</w:t>
      </w:r>
    </w:p>
    <w:p w14:paraId="6BB16997" w14:textId="54943BC9" w:rsidR="00192178" w:rsidRPr="00E35360" w:rsidRDefault="00192178" w:rsidP="00192178">
      <w:pPr>
        <w:pStyle w:val="ListParagraph"/>
        <w:numPr>
          <w:ilvl w:val="0"/>
          <w:numId w:val="2"/>
        </w:numPr>
        <w:rPr>
          <w:rFonts w:cs="CMU Sans Serif"/>
        </w:rPr>
      </w:pPr>
      <w:r w:rsidRPr="00E35360">
        <w:rPr>
          <w:rFonts w:cs="CMU Sans Serif"/>
        </w:rPr>
        <w:t xml:space="preserve">Hypothesis: Individuals will prefer options with </w:t>
      </w:r>
      <w:r w:rsidRPr="001A6497">
        <w:rPr>
          <w:rFonts w:cs="CMU Sans Serif"/>
        </w:rPr>
        <w:t>more democratica</w:t>
      </w:r>
      <w:r w:rsidR="006F0C84">
        <w:rPr>
          <w:rFonts w:cs="CMU Sans Serif"/>
        </w:rPr>
        <w:t>l</w:t>
      </w:r>
      <w:r w:rsidRPr="001A6497">
        <w:rPr>
          <w:rFonts w:cs="CMU Sans Serif"/>
        </w:rPr>
        <w:t>l</w:t>
      </w:r>
      <w:r w:rsidR="006F0C84">
        <w:rPr>
          <w:rFonts w:cs="CMU Sans Serif"/>
        </w:rPr>
        <w:t xml:space="preserve">y stable </w:t>
      </w:r>
      <w:r w:rsidRPr="00E35360">
        <w:rPr>
          <w:rFonts w:cs="CMU Sans Serif"/>
        </w:rPr>
        <w:t>deploying states</w:t>
      </w:r>
    </w:p>
    <w:p w14:paraId="5EB17E73" w14:textId="76979E63" w:rsidR="00192178" w:rsidRPr="00E35360" w:rsidRDefault="00192178" w:rsidP="00192178">
      <w:pPr>
        <w:pStyle w:val="ListParagraph"/>
        <w:numPr>
          <w:ilvl w:val="0"/>
          <w:numId w:val="2"/>
        </w:numPr>
        <w:rPr>
          <w:rFonts w:cs="CMU Sans Serif"/>
        </w:rPr>
      </w:pPr>
      <w:r w:rsidRPr="00E35360">
        <w:rPr>
          <w:rFonts w:cs="CMU Sans Serif"/>
        </w:rPr>
        <w:t>Hypothesis</w:t>
      </w:r>
      <w:r w:rsidR="002F0D04" w:rsidRPr="00E35360">
        <w:rPr>
          <w:rFonts w:cs="CMU Sans Serif"/>
        </w:rPr>
        <w:t xml:space="preserve"> 5</w:t>
      </w:r>
      <w:r w:rsidRPr="00E35360">
        <w:rPr>
          <w:rFonts w:cs="CMU Sans Serif"/>
        </w:rPr>
        <w:t xml:space="preserve">: Individuals will prefer options with deploying states that have </w:t>
      </w:r>
      <w:r w:rsidRPr="001A6497">
        <w:rPr>
          <w:rFonts w:cs="CMU Sans Serif"/>
        </w:rPr>
        <w:t>better historic</w:t>
      </w:r>
      <w:ins w:id="2" w:author="Michael Allen" w:date="2025-12-10T09:08:00Z" w16du:dateUtc="2025-12-10T16:08:00Z">
        <w:r w:rsidR="001A6497">
          <w:rPr>
            <w:rFonts w:cs="CMU Sans Serif"/>
          </w:rPr>
          <w:t>al</w:t>
        </w:r>
      </w:ins>
      <w:r w:rsidRPr="001A6497">
        <w:rPr>
          <w:rFonts w:cs="CMU Sans Serif"/>
        </w:rPr>
        <w:t xml:space="preserve"> relations with Poland</w:t>
      </w:r>
    </w:p>
    <w:p w14:paraId="5C3CFD07" w14:textId="3AC14F9B" w:rsidR="003E6022" w:rsidRPr="00E35360" w:rsidRDefault="003E6022" w:rsidP="001A6497">
      <w:pPr>
        <w:pStyle w:val="ListParagraph"/>
        <w:numPr>
          <w:ilvl w:val="0"/>
          <w:numId w:val="2"/>
        </w:numPr>
        <w:rPr>
          <w:rFonts w:cs="CMU Sans Serif"/>
        </w:rPr>
      </w:pPr>
      <w:r w:rsidRPr="00E35360">
        <w:rPr>
          <w:rFonts w:cs="CMU Sans Serif"/>
        </w:rPr>
        <w:t xml:space="preserve">Hypothesis </w:t>
      </w:r>
      <w:r w:rsidR="00531EE8" w:rsidRPr="00E35360">
        <w:rPr>
          <w:rFonts w:cs="CMU Sans Serif"/>
        </w:rPr>
        <w:t>6</w:t>
      </w:r>
      <w:r w:rsidRPr="00E35360">
        <w:rPr>
          <w:rFonts w:cs="CMU Sans Serif"/>
        </w:rPr>
        <w:t>: Historic conflict will be less important for younger individuals than it is for older ones.</w:t>
      </w:r>
    </w:p>
    <w:p w14:paraId="0815A697" w14:textId="2517D157" w:rsidR="00CA64C2" w:rsidRPr="00E35360" w:rsidRDefault="00CA64C2" w:rsidP="00192178">
      <w:pPr>
        <w:pStyle w:val="ListParagraph"/>
        <w:numPr>
          <w:ilvl w:val="0"/>
          <w:numId w:val="2"/>
        </w:numPr>
        <w:rPr>
          <w:rFonts w:cs="CMU Sans Serif"/>
        </w:rPr>
      </w:pPr>
      <w:r w:rsidRPr="00E35360">
        <w:rPr>
          <w:rFonts w:cs="CMU Sans Serif"/>
        </w:rPr>
        <w:t xml:space="preserve">Hypothesis </w:t>
      </w:r>
      <w:r w:rsidR="00531EE8" w:rsidRPr="00E35360">
        <w:rPr>
          <w:rFonts w:cs="CMU Sans Serif"/>
        </w:rPr>
        <w:t>7</w:t>
      </w:r>
      <w:r w:rsidRPr="00E35360">
        <w:rPr>
          <w:rFonts w:cs="CMU Sans Serif"/>
        </w:rPr>
        <w:t>: Individuals will prefer options with deploying states that have a more consistent record in providing aid to Ukraine</w:t>
      </w:r>
    </w:p>
    <w:p w14:paraId="0C5C2542" w14:textId="1DC6BCE4" w:rsidR="00192178" w:rsidRPr="00E35360" w:rsidRDefault="00192178" w:rsidP="00192178">
      <w:pPr>
        <w:pStyle w:val="ListParagraph"/>
        <w:numPr>
          <w:ilvl w:val="0"/>
          <w:numId w:val="2"/>
        </w:numPr>
        <w:rPr>
          <w:rFonts w:cs="CMU Sans Serif"/>
        </w:rPr>
      </w:pPr>
      <w:r w:rsidRPr="00E35360">
        <w:rPr>
          <w:rFonts w:cs="CMU Sans Serif"/>
        </w:rPr>
        <w:t xml:space="preserve">Hypothesis </w:t>
      </w:r>
      <w:r w:rsidR="00531EE8" w:rsidRPr="00E35360">
        <w:rPr>
          <w:rFonts w:cs="CMU Sans Serif"/>
        </w:rPr>
        <w:t>8</w:t>
      </w:r>
      <w:r w:rsidRPr="00E35360">
        <w:rPr>
          <w:rFonts w:cs="CMU Sans Serif"/>
        </w:rPr>
        <w:t xml:space="preserve">: The importance of </w:t>
      </w:r>
      <w:r w:rsidR="00CA64C2" w:rsidRPr="00E35360">
        <w:rPr>
          <w:rFonts w:cs="CMU Sans Serif"/>
        </w:rPr>
        <w:t xml:space="preserve">the </w:t>
      </w:r>
      <w:r w:rsidRPr="00E35360">
        <w:rPr>
          <w:rFonts w:cs="CMU Sans Serif"/>
        </w:rPr>
        <w:t xml:space="preserve">proposed distance from the respondent will decrease for individuals who have had contact with US service members who are evaluating a </w:t>
      </w:r>
      <w:del w:id="3" w:author="Michael Allen" w:date="2025-12-10T09:12:00Z" w16du:dateUtc="2025-12-10T16:12:00Z">
        <w:r w:rsidRPr="00E35360" w:rsidDel="001A6497">
          <w:rPr>
            <w:rFonts w:cs="CMU Sans Serif"/>
          </w:rPr>
          <w:delText xml:space="preserve">US </w:delText>
        </w:r>
      </w:del>
      <w:r w:rsidRPr="00E35360">
        <w:rPr>
          <w:rFonts w:cs="CMU Sans Serif"/>
        </w:rPr>
        <w:t>deployment</w:t>
      </w:r>
    </w:p>
    <w:p w14:paraId="294009E7" w14:textId="071098E9" w:rsidR="0002450D" w:rsidRPr="00E35360" w:rsidRDefault="0002450D" w:rsidP="00192178">
      <w:pPr>
        <w:pStyle w:val="ListParagraph"/>
        <w:numPr>
          <w:ilvl w:val="0"/>
          <w:numId w:val="2"/>
        </w:numPr>
        <w:rPr>
          <w:rFonts w:cs="CMU Sans Serif"/>
        </w:rPr>
      </w:pPr>
      <w:r w:rsidRPr="00E35360">
        <w:rPr>
          <w:rFonts w:cs="CMU Sans Serif"/>
        </w:rPr>
        <w:t xml:space="preserve">Hypothesis </w:t>
      </w:r>
      <w:r w:rsidR="00531EE8" w:rsidRPr="00E35360">
        <w:rPr>
          <w:rFonts w:cs="CMU Sans Serif"/>
        </w:rPr>
        <w:t>9</w:t>
      </w:r>
      <w:r w:rsidRPr="00E35360">
        <w:rPr>
          <w:rFonts w:cs="CMU Sans Serif"/>
        </w:rPr>
        <w:t xml:space="preserve">: Individuals who live closer to sites </w:t>
      </w:r>
      <w:r w:rsidR="00531EE8" w:rsidRPr="00E35360">
        <w:rPr>
          <w:rFonts w:cs="CMU Sans Serif"/>
        </w:rPr>
        <w:t xml:space="preserve">where Russian incursions occurred are </w:t>
      </w:r>
      <w:r w:rsidRPr="00E35360">
        <w:rPr>
          <w:rFonts w:cs="CMU Sans Serif"/>
        </w:rPr>
        <w:t xml:space="preserve">more supportive of foreign deployments than those who live farther away. </w:t>
      </w:r>
    </w:p>
    <w:p w14:paraId="4AD1456D" w14:textId="5FBF39C0" w:rsidR="001D2AB3" w:rsidRPr="00E35360" w:rsidRDefault="001D2AB3" w:rsidP="005640E5">
      <w:pPr>
        <w:pStyle w:val="ListParagraph"/>
      </w:pPr>
    </w:p>
    <w:p w14:paraId="338526CB" w14:textId="1758CA5E"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Analysis Plan</w:t>
      </w:r>
    </w:p>
    <w:p w14:paraId="040AC641" w14:textId="5501D44D" w:rsidR="008948EF" w:rsidRPr="00E35360" w:rsidRDefault="008948EF" w:rsidP="008948EF">
      <w:pPr>
        <w:ind w:left="360"/>
      </w:pPr>
      <w:r w:rsidRPr="00E35360">
        <w:t xml:space="preserve">We have two approaches to analyzing the results of the conjoint experiment. </w:t>
      </w:r>
    </w:p>
    <w:p w14:paraId="35503D07" w14:textId="587650ED" w:rsidR="00A15D79" w:rsidRPr="00E35360" w:rsidRDefault="00123E96" w:rsidP="00A15D79">
      <w:pPr>
        <w:pStyle w:val="Heading3"/>
        <w:numPr>
          <w:ilvl w:val="1"/>
          <w:numId w:val="7"/>
        </w:numPr>
        <w:ind w:left="1080"/>
        <w:rPr>
          <w:color w:val="000000" w:themeColor="text1"/>
        </w:rPr>
      </w:pPr>
      <w:r w:rsidRPr="00E35360">
        <w:rPr>
          <w:color w:val="000000" w:themeColor="text1"/>
        </w:rPr>
        <w:t xml:space="preserve">Paired </w:t>
      </w:r>
      <w:r w:rsidR="00A15D79" w:rsidRPr="00E35360">
        <w:rPr>
          <w:color w:val="000000" w:themeColor="text1"/>
        </w:rPr>
        <w:t>Proposal Choice</w:t>
      </w:r>
      <w:r w:rsidR="0049454D" w:rsidRPr="00E35360">
        <w:rPr>
          <w:color w:val="000000" w:themeColor="text1"/>
        </w:rPr>
        <w:t>s</w:t>
      </w:r>
    </w:p>
    <w:p w14:paraId="4991C4A8" w14:textId="3EB86FF7" w:rsidR="00A0610D" w:rsidRPr="00E35360" w:rsidRDefault="008948EF" w:rsidP="008948EF">
      <w:pPr>
        <w:ind w:left="360"/>
      </w:pPr>
      <w:r w:rsidRPr="00E35360">
        <w:t xml:space="preserve">First, we are </w:t>
      </w:r>
      <w:r w:rsidR="003F7458" w:rsidRPr="00E35360">
        <w:t xml:space="preserve">interested in understanding respondents’ choices between the two </w:t>
      </w:r>
      <w:r w:rsidR="004C61AE" w:rsidRPr="00E35360">
        <w:t xml:space="preserve">randomly </w:t>
      </w:r>
      <w:r w:rsidR="00531EE8" w:rsidRPr="00E35360">
        <w:t xml:space="preserve">generated </w:t>
      </w:r>
      <w:r w:rsidR="003F7458" w:rsidRPr="00E35360">
        <w:t xml:space="preserve">proposals presented. </w:t>
      </w:r>
      <w:r w:rsidR="00531EE8" w:rsidRPr="00E35360">
        <w:t xml:space="preserve">Respondents </w:t>
      </w:r>
      <w:r w:rsidR="003F7458" w:rsidRPr="00E35360">
        <w:t xml:space="preserve">have a choice between 1) Prefer Proposal #1, 2) Prefer Proposal #2, 3) Accept either proposal, or 4) Reject both proposals. </w:t>
      </w:r>
      <w:r w:rsidR="00CF74B3" w:rsidRPr="00E35360">
        <w:t>Each respondent will be asked to make this choice 10 times.</w:t>
      </w:r>
      <w:r w:rsidR="003D424C" w:rsidRPr="00E35360">
        <w:t xml:space="preserve"> </w:t>
      </w:r>
    </w:p>
    <w:p w14:paraId="6E429CBD" w14:textId="44AC1B11" w:rsidR="000B07C2" w:rsidRPr="00E35360" w:rsidRDefault="000B07C2" w:rsidP="008948EF">
      <w:pPr>
        <w:ind w:left="360"/>
      </w:pPr>
      <w:r w:rsidRPr="00E35360">
        <w:t xml:space="preserve">We will approach this first question by restructuring the survey data to produce a respondent-question-option data observation structure. Each line in the data will </w:t>
      </w:r>
      <w:r w:rsidRPr="00E35360">
        <w:lastRenderedPageBreak/>
        <w:t xml:space="preserve">represent one specific option presented to a respondent. </w:t>
      </w:r>
      <w:r w:rsidR="003D424C" w:rsidRPr="00E35360">
        <w:t>With 10 rating tasks and two options presented in each task</w:t>
      </w:r>
      <w:r w:rsidR="002F019B" w:rsidRPr="00E35360">
        <w:t>,</w:t>
      </w:r>
      <w:r w:rsidR="003D424C" w:rsidRPr="00E35360">
        <w:t xml:space="preserve"> we expect a total of 20 observations per respondent.</w:t>
      </w:r>
    </w:p>
    <w:p w14:paraId="0170DBD3" w14:textId="199727D5" w:rsidR="0034269F" w:rsidRPr="00E35360" w:rsidRDefault="001E119A" w:rsidP="008948EF">
      <w:pPr>
        <w:ind w:left="360"/>
      </w:pPr>
      <w:r w:rsidRPr="00E35360">
        <w:t xml:space="preserve">We use a binary coding scheme to indicate if the respondent chose a given proposal (1) or not (0). In cases where the respondent </w:t>
      </w:r>
      <w:r w:rsidR="002F019B" w:rsidRPr="00E35360">
        <w:t xml:space="preserve">indicates </w:t>
      </w:r>
      <w:r w:rsidRPr="00E35360">
        <w:t>they would accept either proposal, both observations for that particular pairing would be coded with a value of “1”. Where respondents indicate they would reject both proposals in a particular pairing</w:t>
      </w:r>
      <w:r w:rsidR="002F019B" w:rsidRPr="00E35360">
        <w:t>,</w:t>
      </w:r>
      <w:r w:rsidRPr="00E35360">
        <w:t xml:space="preserve"> both observations would be coded with a value of “0”. </w:t>
      </w:r>
    </w:p>
    <w:p w14:paraId="404E06AA" w14:textId="61445442" w:rsidR="00A67F5E" w:rsidRPr="00E35360" w:rsidRDefault="00A67F5E" w:rsidP="008948EF">
      <w:pPr>
        <w:ind w:left="360"/>
      </w:pPr>
      <w:r w:rsidRPr="00E35360">
        <w:t>We treat each pairing as a group nested within a given respondent. To address the nested hierarchical structure of the data</w:t>
      </w:r>
      <w:r w:rsidR="002F019B" w:rsidRPr="00E35360">
        <w:t>,</w:t>
      </w:r>
      <w:r w:rsidRPr="00E35360">
        <w:t xml:space="preserve"> we will include varying</w:t>
      </w:r>
      <w:r w:rsidR="002F019B" w:rsidRPr="00E35360">
        <w:t>-</w:t>
      </w:r>
      <w:r w:rsidRPr="00E35360">
        <w:t xml:space="preserve">intercept terms for individual respondents. </w:t>
      </w:r>
      <w:r w:rsidR="00543D10" w:rsidRPr="00E35360">
        <w:t xml:space="preserve">We will also run a set of models that treat specific proposal options as nested within task groups, which are nested within individual </w:t>
      </w:r>
      <w:r w:rsidR="002F019B" w:rsidRPr="00E35360">
        <w:t>respondents</w:t>
      </w:r>
      <w:r w:rsidR="00543D10" w:rsidRPr="00E35360">
        <w:t xml:space="preserve">. </w:t>
      </w:r>
    </w:p>
    <w:p w14:paraId="3E223204" w14:textId="5FB0FA2C" w:rsidR="00D605CC" w:rsidRPr="00E35360" w:rsidRDefault="00543D10" w:rsidP="00D605CC">
      <w:pPr>
        <w:ind w:left="360" w:right="720"/>
      </w:pPr>
      <w:r w:rsidRPr="00E35360">
        <w:t xml:space="preserve">We include predictor variables </w:t>
      </w:r>
      <w:r w:rsidR="00D605CC" w:rsidRPr="00E35360">
        <w:t xml:space="preserve">for the characteristics of the deployment proposals, including the 1) deploying country, 2) the number of personnel expected to deploy, 3) </w:t>
      </w:r>
      <w:r w:rsidR="006E2172" w:rsidRPr="00E35360">
        <w:t xml:space="preserve">The type of unit expected to deploy, 4) </w:t>
      </w:r>
      <w:r w:rsidR="00D605CC" w:rsidRPr="00E35360">
        <w:t xml:space="preserve">The distance of the deployment from the respondent’s place of residence, </w:t>
      </w:r>
      <w:r w:rsidR="006E2172" w:rsidRPr="00E35360">
        <w:t>5</w:t>
      </w:r>
      <w:r w:rsidR="00D605CC" w:rsidRPr="00E35360">
        <w:t xml:space="preserve">) The expected economic impact on local businesses,  </w:t>
      </w:r>
      <w:r w:rsidR="006E2172" w:rsidRPr="00E35360">
        <w:t>6</w:t>
      </w:r>
      <w:r w:rsidR="00D605CC" w:rsidRPr="00E35360">
        <w:t xml:space="preserve">) The expected impact on noise in the area, and </w:t>
      </w:r>
      <w:r w:rsidR="006E2172" w:rsidRPr="00E35360">
        <w:t>7</w:t>
      </w:r>
      <w:r w:rsidR="00D605CC" w:rsidRPr="00E35360">
        <w:t>) the expected impact on the environment.</w:t>
      </w:r>
      <w:r w:rsidR="00B60005" w:rsidRPr="00E35360">
        <w:t xml:space="preserve"> We will also include respondent-level variables for age, income, gender, education, political orientation, and distance from notable incidents involving Russian incursions into Poland. </w:t>
      </w:r>
    </w:p>
    <w:p w14:paraId="04CEEDEC" w14:textId="45647F86" w:rsidR="007A0C08" w:rsidRPr="00E35360" w:rsidRDefault="002A4D1D" w:rsidP="007A0C08">
      <w:pPr>
        <w:ind w:left="360" w:right="720"/>
      </w:pPr>
      <w:r w:rsidRPr="00E35360">
        <w:t xml:space="preserve">Given the binary indicator </w:t>
      </w:r>
      <w:r w:rsidR="002F019B" w:rsidRPr="00E35360">
        <w:t>for respondents' choices and the hierarchical nature of the data, we model this first stage using a Bayesian multilevel mixed-effects</w:t>
      </w:r>
      <w:r w:rsidRPr="00E35360">
        <w:t xml:space="preserve"> logistic regression. Our primary goal is to assess the role of different predictor variables on respondent choices. To assess t</w:t>
      </w:r>
      <w:r w:rsidR="00171FE9" w:rsidRPr="00E35360">
        <w:t>hese</w:t>
      </w:r>
      <w:r w:rsidRPr="00E35360">
        <w:t xml:space="preserve"> relationships</w:t>
      </w:r>
      <w:r w:rsidR="002F019B" w:rsidRPr="00E35360">
        <w:t>,</w:t>
      </w:r>
      <w:r w:rsidRPr="00E35360">
        <w:t xml:space="preserve"> we focus primarily on examining posterior distributions for the relevant predictor variables. Given the difficulty in directly interpreting the substantive impact of logistic coefficients, we also explore the posterior predictive distributions and the differences between the predicted probabilities associated with different mixtures of deployment </w:t>
      </w:r>
      <w:r w:rsidR="002F019B" w:rsidRPr="00E35360">
        <w:t xml:space="preserve">characteristics </w:t>
      </w:r>
      <w:r w:rsidRPr="00E35360">
        <w:t xml:space="preserve">and respondent characteristics. </w:t>
      </w:r>
    </w:p>
    <w:p w14:paraId="7A406548" w14:textId="06E1CA7F" w:rsidR="007A0C08" w:rsidRPr="00E35360" w:rsidRDefault="007A0C08" w:rsidP="0093257B">
      <w:pPr>
        <w:pStyle w:val="Heading3"/>
        <w:numPr>
          <w:ilvl w:val="1"/>
          <w:numId w:val="7"/>
        </w:numPr>
        <w:ind w:left="1080"/>
        <w:rPr>
          <w:color w:val="000000" w:themeColor="text1"/>
        </w:rPr>
      </w:pPr>
      <w:r w:rsidRPr="00E35360">
        <w:rPr>
          <w:color w:val="000000" w:themeColor="text1"/>
        </w:rPr>
        <w:t>Deployment Ratings</w:t>
      </w:r>
    </w:p>
    <w:p w14:paraId="1F05BC3D" w14:textId="77777777" w:rsidR="00E32958" w:rsidRPr="00E35360" w:rsidRDefault="00A935D5" w:rsidP="00E32958">
      <w:pPr>
        <w:ind w:left="360"/>
      </w:pPr>
      <w:r w:rsidRPr="00E35360">
        <w:t xml:space="preserve">The second stage of our analysis focuses on understanding how the characteristics of the proposed deployments and individual respondent characteristics affect respondent evaluations of the deployment proposals. </w:t>
      </w:r>
    </w:p>
    <w:p w14:paraId="74537945" w14:textId="3B7D03F5" w:rsidR="00E32958" w:rsidRPr="00E35360" w:rsidRDefault="00E32958" w:rsidP="00E32958">
      <w:pPr>
        <w:ind w:left="360"/>
      </w:pPr>
      <w:r w:rsidRPr="00E35360">
        <w:t>As described above, respondents can rate each individual deployment as follows: 1) Strongly Oppose, 2) Oppose, 3) Neutral, 4) Support, and 5) Strongly Support.</w:t>
      </w:r>
      <w:r w:rsidR="00505148" w:rsidRPr="00E35360">
        <w:t xml:space="preserve"> Given that </w:t>
      </w:r>
      <w:r w:rsidR="00505148" w:rsidRPr="00E35360">
        <w:lastRenderedPageBreak/>
        <w:t>each respondent will receive 10 pairs of deployments</w:t>
      </w:r>
      <w:r w:rsidR="002F019B" w:rsidRPr="00E35360">
        <w:t>,</w:t>
      </w:r>
      <w:r w:rsidR="00505148" w:rsidRPr="00E35360">
        <w:t xml:space="preserve"> we expect 20 respondent-proposal evaluations. </w:t>
      </w:r>
    </w:p>
    <w:p w14:paraId="6FF432D8" w14:textId="00228F8D" w:rsidR="00505148" w:rsidRPr="00E35360" w:rsidRDefault="00505148" w:rsidP="00E32958">
      <w:pPr>
        <w:ind w:left="360"/>
      </w:pPr>
      <w:r w:rsidRPr="00E35360">
        <w:t>We approach the operationalization of this outcome measure in two ways. First, we maintain the original ordinal structure of the variable</w:t>
      </w:r>
      <w:r w:rsidR="00962BBE" w:rsidRPr="00E35360">
        <w:t xml:space="preserve"> described in the preceding paragraph</w:t>
      </w:r>
      <w:r w:rsidRPr="00E35360">
        <w:t xml:space="preserve">. Second, we recode the variable into three rough categories corresponding to whether the respondent 1) Opposes, 2) </w:t>
      </w:r>
      <w:proofErr w:type="gramStart"/>
      <w:r w:rsidRPr="00E35360">
        <w:t>Supports, or</w:t>
      </w:r>
      <w:proofErr w:type="gramEnd"/>
      <w:r w:rsidRPr="00E35360">
        <w:t xml:space="preserve"> is 3) Neutral towards a given deployment profile. </w:t>
      </w:r>
    </w:p>
    <w:p w14:paraId="3DA5FAFD" w14:textId="1468A118" w:rsidR="00DB039B" w:rsidRPr="00E35360" w:rsidRDefault="00DB039B" w:rsidP="00E32958">
      <w:pPr>
        <w:ind w:left="360"/>
      </w:pPr>
      <w:r w:rsidRPr="00E35360">
        <w:t>Given these two different operationalization schemes</w:t>
      </w:r>
      <w:r w:rsidR="002F019B" w:rsidRPr="00E35360">
        <w:t>,</w:t>
      </w:r>
      <w:r w:rsidRPr="00E35360">
        <w:t xml:space="preserve"> we use two different modeling approaches. For the ordinal measure</w:t>
      </w:r>
      <w:r w:rsidR="002F019B" w:rsidRPr="00E35360">
        <w:t>,</w:t>
      </w:r>
      <w:r w:rsidRPr="00E35360">
        <w:t xml:space="preserve"> we used an ordered logistic model. For the second approach</w:t>
      </w:r>
      <w:r w:rsidR="002F019B" w:rsidRPr="00E35360">
        <w:t>,</w:t>
      </w:r>
      <w:r w:rsidRPr="00E35360">
        <w:t xml:space="preserve"> we use a categorical logi</w:t>
      </w:r>
      <w:r w:rsidR="00B85129" w:rsidRPr="00E35360">
        <w:t>stic</w:t>
      </w:r>
      <w:r w:rsidRPr="00E35360">
        <w:t xml:space="preserve"> model where “Neutral” is the reference category. </w:t>
      </w:r>
      <w:r w:rsidR="002C6750" w:rsidRPr="00E35360">
        <w:t xml:space="preserve">This approach allows us to relax the assumption that the outcome variable follows a monotonic relationship with </w:t>
      </w:r>
      <w:r w:rsidR="00E67685" w:rsidRPr="00E35360">
        <w:t>the various</w:t>
      </w:r>
      <w:r w:rsidR="002C6750" w:rsidRPr="00E35360">
        <w:t xml:space="preserve"> </w:t>
      </w:r>
      <w:r w:rsidR="009A70A7" w:rsidRPr="00E35360">
        <w:t>predictor</w:t>
      </w:r>
      <w:r w:rsidR="002C6750" w:rsidRPr="00E35360">
        <w:t xml:space="preserve"> variables</w:t>
      </w:r>
      <w:r w:rsidR="009A70A7" w:rsidRPr="00E35360">
        <w:t xml:space="preserve">. </w:t>
      </w:r>
      <w:r w:rsidR="005745FB" w:rsidRPr="00E35360">
        <w:t xml:space="preserve">For example, </w:t>
      </w:r>
      <w:r w:rsidR="002F019B" w:rsidRPr="00E35360">
        <w:t>specific deployment characteristics may elicit both greater support and greater</w:t>
      </w:r>
      <w:r w:rsidR="005745FB" w:rsidRPr="00E35360">
        <w:t xml:space="preserve"> opposition from respondents. Armored units, for example, might be viewed as more </w:t>
      </w:r>
      <w:r w:rsidR="002F019B" w:rsidRPr="00E35360">
        <w:t xml:space="preserve">disruptive </w:t>
      </w:r>
      <w:r w:rsidR="005745FB" w:rsidRPr="00E35360">
        <w:t>by some, while others may view them as offering more or better protection.</w:t>
      </w:r>
    </w:p>
    <w:p w14:paraId="31168E54" w14:textId="2E161372" w:rsidR="00C3017D" w:rsidRPr="00E35360" w:rsidRDefault="00C3017D" w:rsidP="00E32958">
      <w:pPr>
        <w:ind w:left="360"/>
      </w:pPr>
      <w:r w:rsidRPr="00E35360">
        <w:t>For the deployment ratings models</w:t>
      </w:r>
      <w:r w:rsidR="002F019B" w:rsidRPr="00E35360">
        <w:t>,</w:t>
      </w:r>
      <w:r w:rsidRPr="00E35360">
        <w:t xml:space="preserve"> we use the same set of predictor variables as in the paired comparison choice models. </w:t>
      </w:r>
      <w:r w:rsidR="00945F78" w:rsidRPr="00E35360">
        <w:t xml:space="preserve">We also approach the nested hierarchical structure of the data in the same way, with individual ratings nested within question tasks, which are themselves nested within individual respondents. </w:t>
      </w:r>
    </w:p>
    <w:p w14:paraId="6F591157" w14:textId="1D39E534" w:rsidR="00626954" w:rsidRPr="00E35360" w:rsidRDefault="00626954" w:rsidP="00E32958">
      <w:pPr>
        <w:ind w:left="360"/>
      </w:pPr>
      <w:r w:rsidRPr="00E35360">
        <w:t xml:space="preserve">We plan to conduct all data cleaning and modeling using the R statistical software package. We use the brms package and Stan program language for all Bayesian modeling. </w:t>
      </w:r>
    </w:p>
    <w:p w14:paraId="5E16BFCB" w14:textId="41604959" w:rsidR="00E32958" w:rsidRPr="00E35360" w:rsidRDefault="00E32958" w:rsidP="0093257B">
      <w:pPr>
        <w:ind w:left="360"/>
      </w:pPr>
    </w:p>
    <w:p w14:paraId="758FA8B3" w14:textId="40E58743" w:rsidR="00543D10" w:rsidRPr="00E35360" w:rsidRDefault="00543D10" w:rsidP="008948EF">
      <w:pPr>
        <w:ind w:left="360"/>
      </w:pPr>
    </w:p>
    <w:p w14:paraId="496BD717" w14:textId="77777777" w:rsidR="006171F3" w:rsidRPr="00E35360" w:rsidRDefault="006171F3" w:rsidP="008948EF">
      <w:pPr>
        <w:ind w:left="360"/>
      </w:pPr>
    </w:p>
    <w:p w14:paraId="07A512BF" w14:textId="1314E79A" w:rsidR="0025586E"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Other</w:t>
      </w:r>
    </w:p>
    <w:p w14:paraId="74E138C4" w14:textId="1D252F5C" w:rsidR="00E35360" w:rsidRPr="001A6497" w:rsidRDefault="00E35360" w:rsidP="001A6497">
      <w:r>
        <w:t xml:space="preserve">Depending on the density of the data and </w:t>
      </w:r>
      <w:del w:id="4" w:author="Michael Allen" w:date="2025-12-10T09:24:00Z" w16du:dateUtc="2025-12-10T16:24:00Z">
        <w:r w:rsidDel="004012E3">
          <w:delText>reporting</w:delText>
        </w:r>
      </w:del>
      <w:ins w:id="5" w:author="Michael Allen" w:date="2025-12-10T09:24:00Z" w16du:dateUtc="2025-12-10T16:24:00Z">
        <w:r w:rsidR="004012E3">
          <w:t>analysis</w:t>
        </w:r>
      </w:ins>
      <w:r>
        <w:t>, we may split the results into multiple projects.</w:t>
      </w:r>
    </w:p>
    <w:p w14:paraId="0C6C2A73" w14:textId="2AD88FD6" w:rsidR="0025586E" w:rsidRPr="00E35360" w:rsidRDefault="0025586E" w:rsidP="0025586E">
      <w:pPr>
        <w:pStyle w:val="Heading2"/>
        <w:numPr>
          <w:ilvl w:val="0"/>
          <w:numId w:val="1"/>
        </w:numPr>
        <w:rPr>
          <w:rFonts w:asciiTheme="minorHAnsi" w:hAnsiTheme="minorHAnsi"/>
          <w:color w:val="000000" w:themeColor="text1"/>
        </w:rPr>
      </w:pPr>
      <w:r w:rsidRPr="00E35360">
        <w:rPr>
          <w:rFonts w:asciiTheme="minorHAnsi" w:hAnsiTheme="minorHAnsi"/>
          <w:color w:val="000000" w:themeColor="text1"/>
        </w:rPr>
        <w:t>Review</w:t>
      </w:r>
    </w:p>
    <w:sectPr w:rsidR="0025586E" w:rsidRPr="00E35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notTrueType/>
    <w:pitch w:val="default"/>
  </w:font>
  <w:font w:name="CMU Sans Serif">
    <w:altName w:val="Mongolian Baiti"/>
    <w:panose1 w:val="020B0604020202020204"/>
    <w:charset w:val="00"/>
    <w:family w:val="auto"/>
    <w:pitch w:val="variable"/>
    <w:sig w:usb0="E10002FF" w:usb1="5201E9EB" w:usb2="00020004" w:usb3="00000000" w:csb0="000001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3E1D"/>
    <w:multiLevelType w:val="hybridMultilevel"/>
    <w:tmpl w:val="5C5246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936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D0AE7"/>
    <w:multiLevelType w:val="hybridMultilevel"/>
    <w:tmpl w:val="29AC34BE"/>
    <w:lvl w:ilvl="0" w:tplc="FFFFFFFF">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D6B6807"/>
    <w:multiLevelType w:val="multilevel"/>
    <w:tmpl w:val="2D5462E0"/>
    <w:lvl w:ilvl="0">
      <w:start w:val="5"/>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0D60B9"/>
    <w:multiLevelType w:val="hybridMultilevel"/>
    <w:tmpl w:val="DEF4F4E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5297504"/>
    <w:multiLevelType w:val="hybridMultilevel"/>
    <w:tmpl w:val="DEF4F4E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D6C6C05"/>
    <w:multiLevelType w:val="hybridMultilevel"/>
    <w:tmpl w:val="D0027A52"/>
    <w:lvl w:ilvl="0" w:tplc="9A1A7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BF1F0F"/>
    <w:multiLevelType w:val="hybridMultilevel"/>
    <w:tmpl w:val="6DB40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7B152C"/>
    <w:multiLevelType w:val="hybridMultilevel"/>
    <w:tmpl w:val="29AC34BE"/>
    <w:lvl w:ilvl="0" w:tplc="04090019">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22121601">
    <w:abstractNumId w:val="4"/>
  </w:num>
  <w:num w:numId="2" w16cid:durableId="1927807541">
    <w:abstractNumId w:val="11"/>
  </w:num>
  <w:num w:numId="3" w16cid:durableId="1717971078">
    <w:abstractNumId w:val="10"/>
  </w:num>
  <w:num w:numId="4" w16cid:durableId="1889030185">
    <w:abstractNumId w:val="9"/>
  </w:num>
  <w:num w:numId="5" w16cid:durableId="2060585607">
    <w:abstractNumId w:val="1"/>
  </w:num>
  <w:num w:numId="6" w16cid:durableId="2085907917">
    <w:abstractNumId w:val="15"/>
  </w:num>
  <w:num w:numId="7" w16cid:durableId="1190685461">
    <w:abstractNumId w:val="7"/>
  </w:num>
  <w:num w:numId="8" w16cid:durableId="1377241407">
    <w:abstractNumId w:val="8"/>
  </w:num>
  <w:num w:numId="9" w16cid:durableId="1596358262">
    <w:abstractNumId w:val="6"/>
  </w:num>
  <w:num w:numId="10" w16cid:durableId="2067213562">
    <w:abstractNumId w:val="3"/>
  </w:num>
  <w:num w:numId="11" w16cid:durableId="1845046970">
    <w:abstractNumId w:val="14"/>
  </w:num>
  <w:num w:numId="12" w16cid:durableId="2048601929">
    <w:abstractNumId w:val="13"/>
  </w:num>
  <w:num w:numId="13" w16cid:durableId="183636530">
    <w:abstractNumId w:val="0"/>
  </w:num>
  <w:num w:numId="14" w16cid:durableId="984627464">
    <w:abstractNumId w:val="12"/>
  </w:num>
  <w:num w:numId="15" w16cid:durableId="586424881">
    <w:abstractNumId w:val="5"/>
  </w:num>
  <w:num w:numId="16" w16cid:durableId="9351359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Flynn">
    <w15:presenceInfo w15:providerId="AD" w15:userId="S::meflynn@ksu.edu::3c24559e-a7de-40f4-8136-c653471014c1"/>
  </w15:person>
  <w15:person w15:author="Michael Allen">
    <w15:presenceInfo w15:providerId="AD" w15:userId="S::MichaelAAllen@boisestate.edu::2df70f42-71df-4cd9-b0f1-cfa7ed016f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0sjCzMDaxsDQ0MLJQ0lEKTi0uzszPAykwqgUAMBJzCCwAAAA="/>
  </w:docVars>
  <w:rsids>
    <w:rsidRoot w:val="0025586E"/>
    <w:rsid w:val="0002450D"/>
    <w:rsid w:val="00047352"/>
    <w:rsid w:val="00084FF1"/>
    <w:rsid w:val="000B07C2"/>
    <w:rsid w:val="000F7AC0"/>
    <w:rsid w:val="00122E36"/>
    <w:rsid w:val="00123E96"/>
    <w:rsid w:val="00171FE9"/>
    <w:rsid w:val="00192178"/>
    <w:rsid w:val="001A6497"/>
    <w:rsid w:val="001C7F56"/>
    <w:rsid w:val="001D2AB3"/>
    <w:rsid w:val="001E119A"/>
    <w:rsid w:val="001E1406"/>
    <w:rsid w:val="0021206D"/>
    <w:rsid w:val="002467CD"/>
    <w:rsid w:val="0025305A"/>
    <w:rsid w:val="0025586E"/>
    <w:rsid w:val="002A30AA"/>
    <w:rsid w:val="002A4D1D"/>
    <w:rsid w:val="002C6750"/>
    <w:rsid w:val="002F019B"/>
    <w:rsid w:val="002F0D04"/>
    <w:rsid w:val="003247A3"/>
    <w:rsid w:val="0034269F"/>
    <w:rsid w:val="003752C6"/>
    <w:rsid w:val="003D424C"/>
    <w:rsid w:val="003E6022"/>
    <w:rsid w:val="003F1FD7"/>
    <w:rsid w:val="003F7458"/>
    <w:rsid w:val="004012E3"/>
    <w:rsid w:val="0049454D"/>
    <w:rsid w:val="004C61AE"/>
    <w:rsid w:val="004E4EE2"/>
    <w:rsid w:val="00505148"/>
    <w:rsid w:val="00531EE8"/>
    <w:rsid w:val="00543D10"/>
    <w:rsid w:val="00554197"/>
    <w:rsid w:val="005640E5"/>
    <w:rsid w:val="005745FB"/>
    <w:rsid w:val="005C4488"/>
    <w:rsid w:val="005F40E6"/>
    <w:rsid w:val="00605975"/>
    <w:rsid w:val="006171F3"/>
    <w:rsid w:val="00626954"/>
    <w:rsid w:val="00632DD6"/>
    <w:rsid w:val="006A0D26"/>
    <w:rsid w:val="006D1522"/>
    <w:rsid w:val="006E2172"/>
    <w:rsid w:val="006F0C84"/>
    <w:rsid w:val="007123D4"/>
    <w:rsid w:val="007240E3"/>
    <w:rsid w:val="00761F69"/>
    <w:rsid w:val="007921D3"/>
    <w:rsid w:val="007A0C08"/>
    <w:rsid w:val="007C5BA3"/>
    <w:rsid w:val="007F586F"/>
    <w:rsid w:val="00891B0B"/>
    <w:rsid w:val="008948EF"/>
    <w:rsid w:val="00912397"/>
    <w:rsid w:val="0093257B"/>
    <w:rsid w:val="00945F78"/>
    <w:rsid w:val="00946749"/>
    <w:rsid w:val="00962BBE"/>
    <w:rsid w:val="00981749"/>
    <w:rsid w:val="009A70A7"/>
    <w:rsid w:val="009C23EB"/>
    <w:rsid w:val="009C728A"/>
    <w:rsid w:val="00A0610D"/>
    <w:rsid w:val="00A15D79"/>
    <w:rsid w:val="00A2606B"/>
    <w:rsid w:val="00A5048B"/>
    <w:rsid w:val="00A67F5E"/>
    <w:rsid w:val="00A935D5"/>
    <w:rsid w:val="00AC3EE9"/>
    <w:rsid w:val="00AD6405"/>
    <w:rsid w:val="00B400AC"/>
    <w:rsid w:val="00B60005"/>
    <w:rsid w:val="00B73635"/>
    <w:rsid w:val="00B85129"/>
    <w:rsid w:val="00BD19FE"/>
    <w:rsid w:val="00BF19E0"/>
    <w:rsid w:val="00C3017D"/>
    <w:rsid w:val="00C62EAF"/>
    <w:rsid w:val="00CA64C2"/>
    <w:rsid w:val="00CD57F4"/>
    <w:rsid w:val="00CE4B10"/>
    <w:rsid w:val="00CF74B3"/>
    <w:rsid w:val="00D472CD"/>
    <w:rsid w:val="00D605CC"/>
    <w:rsid w:val="00D670C9"/>
    <w:rsid w:val="00DB039B"/>
    <w:rsid w:val="00DD4D01"/>
    <w:rsid w:val="00E0115D"/>
    <w:rsid w:val="00E30E5E"/>
    <w:rsid w:val="00E32958"/>
    <w:rsid w:val="00E35360"/>
    <w:rsid w:val="00E522DE"/>
    <w:rsid w:val="00E67685"/>
    <w:rsid w:val="00EC2B8F"/>
    <w:rsid w:val="00EE3FBB"/>
    <w:rsid w:val="00F313E1"/>
    <w:rsid w:val="00F75C16"/>
    <w:rsid w:val="00F86B6B"/>
    <w:rsid w:val="00FC0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5AA17"/>
  <w15:chartTrackingRefBased/>
  <w15:docId w15:val="{ECAE1596-0363-1C4A-96F3-342367FB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5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5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6E"/>
    <w:rPr>
      <w:rFonts w:eastAsiaTheme="majorEastAsia" w:cstheme="majorBidi"/>
      <w:color w:val="272727" w:themeColor="text1" w:themeTint="D8"/>
    </w:rPr>
  </w:style>
  <w:style w:type="paragraph" w:styleId="Title">
    <w:name w:val="Title"/>
    <w:basedOn w:val="Normal"/>
    <w:next w:val="Normal"/>
    <w:link w:val="TitleChar"/>
    <w:uiPriority w:val="10"/>
    <w:qFormat/>
    <w:rsid w:val="00255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86E"/>
    <w:pPr>
      <w:spacing w:before="160"/>
      <w:jc w:val="center"/>
    </w:pPr>
    <w:rPr>
      <w:i/>
      <w:iCs/>
      <w:color w:val="404040" w:themeColor="text1" w:themeTint="BF"/>
    </w:rPr>
  </w:style>
  <w:style w:type="character" w:customStyle="1" w:styleId="QuoteChar">
    <w:name w:val="Quote Char"/>
    <w:basedOn w:val="DefaultParagraphFont"/>
    <w:link w:val="Quote"/>
    <w:uiPriority w:val="29"/>
    <w:rsid w:val="0025586E"/>
    <w:rPr>
      <w:i/>
      <w:iCs/>
      <w:color w:val="404040" w:themeColor="text1" w:themeTint="BF"/>
    </w:rPr>
  </w:style>
  <w:style w:type="paragraph" w:styleId="ListParagraph">
    <w:name w:val="List Paragraph"/>
    <w:basedOn w:val="Normal"/>
    <w:uiPriority w:val="34"/>
    <w:qFormat/>
    <w:rsid w:val="0025586E"/>
    <w:pPr>
      <w:ind w:left="720"/>
      <w:contextualSpacing/>
    </w:pPr>
  </w:style>
  <w:style w:type="character" w:styleId="IntenseEmphasis">
    <w:name w:val="Intense Emphasis"/>
    <w:basedOn w:val="DefaultParagraphFont"/>
    <w:uiPriority w:val="21"/>
    <w:qFormat/>
    <w:rsid w:val="0025586E"/>
    <w:rPr>
      <w:i/>
      <w:iCs/>
      <w:color w:val="0F4761" w:themeColor="accent1" w:themeShade="BF"/>
    </w:rPr>
  </w:style>
  <w:style w:type="paragraph" w:styleId="IntenseQuote">
    <w:name w:val="Intense Quote"/>
    <w:basedOn w:val="Normal"/>
    <w:next w:val="Normal"/>
    <w:link w:val="IntenseQuoteChar"/>
    <w:uiPriority w:val="30"/>
    <w:qFormat/>
    <w:rsid w:val="00255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6E"/>
    <w:rPr>
      <w:i/>
      <w:iCs/>
      <w:color w:val="0F4761" w:themeColor="accent1" w:themeShade="BF"/>
    </w:rPr>
  </w:style>
  <w:style w:type="character" w:styleId="IntenseReference">
    <w:name w:val="Intense Reference"/>
    <w:basedOn w:val="DefaultParagraphFont"/>
    <w:uiPriority w:val="32"/>
    <w:qFormat/>
    <w:rsid w:val="0025586E"/>
    <w:rPr>
      <w:b/>
      <w:bCs/>
      <w:smallCaps/>
      <w:color w:val="0F4761" w:themeColor="accent1" w:themeShade="BF"/>
      <w:spacing w:val="5"/>
    </w:rPr>
  </w:style>
  <w:style w:type="character" w:styleId="CommentReference">
    <w:name w:val="annotation reference"/>
    <w:basedOn w:val="DefaultParagraphFont"/>
    <w:uiPriority w:val="99"/>
    <w:semiHidden/>
    <w:unhideWhenUsed/>
    <w:rsid w:val="00192178"/>
    <w:rPr>
      <w:sz w:val="16"/>
      <w:szCs w:val="16"/>
    </w:rPr>
  </w:style>
  <w:style w:type="paragraph" w:styleId="CommentText">
    <w:name w:val="annotation text"/>
    <w:basedOn w:val="Normal"/>
    <w:link w:val="CommentTextChar"/>
    <w:uiPriority w:val="99"/>
    <w:unhideWhenUsed/>
    <w:rsid w:val="00192178"/>
    <w:pPr>
      <w:spacing w:line="240" w:lineRule="auto"/>
    </w:pPr>
    <w:rPr>
      <w:sz w:val="20"/>
      <w:szCs w:val="20"/>
    </w:rPr>
  </w:style>
  <w:style w:type="character" w:customStyle="1" w:styleId="CommentTextChar">
    <w:name w:val="Comment Text Char"/>
    <w:basedOn w:val="DefaultParagraphFont"/>
    <w:link w:val="CommentText"/>
    <w:uiPriority w:val="99"/>
    <w:rsid w:val="00192178"/>
    <w:rPr>
      <w:sz w:val="20"/>
      <w:szCs w:val="20"/>
    </w:rPr>
  </w:style>
  <w:style w:type="paragraph" w:styleId="CommentSubject">
    <w:name w:val="annotation subject"/>
    <w:basedOn w:val="CommentText"/>
    <w:next w:val="CommentText"/>
    <w:link w:val="CommentSubjectChar"/>
    <w:uiPriority w:val="99"/>
    <w:semiHidden/>
    <w:unhideWhenUsed/>
    <w:rsid w:val="00192178"/>
    <w:rPr>
      <w:b/>
      <w:bCs/>
    </w:rPr>
  </w:style>
  <w:style w:type="character" w:customStyle="1" w:styleId="CommentSubjectChar">
    <w:name w:val="Comment Subject Char"/>
    <w:basedOn w:val="CommentTextChar"/>
    <w:link w:val="CommentSubject"/>
    <w:uiPriority w:val="99"/>
    <w:semiHidden/>
    <w:rsid w:val="00192178"/>
    <w:rPr>
      <w:b/>
      <w:bCs/>
      <w:sz w:val="20"/>
      <w:szCs w:val="20"/>
    </w:rPr>
  </w:style>
  <w:style w:type="paragraph" w:styleId="Revision">
    <w:name w:val="Revision"/>
    <w:hidden/>
    <w:uiPriority w:val="99"/>
    <w:semiHidden/>
    <w:rsid w:val="006A0D26"/>
    <w:pPr>
      <w:spacing w:after="0" w:line="240" w:lineRule="auto"/>
    </w:pPr>
  </w:style>
  <w:style w:type="table" w:styleId="TableGrid">
    <w:name w:val="Table Grid"/>
    <w:basedOn w:val="TableNormal"/>
    <w:uiPriority w:val="39"/>
    <w:rsid w:val="00E35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7</Pages>
  <Words>1863</Words>
  <Characters>10383</Characters>
  <Application>Microsoft Office Word</Application>
  <DocSecurity>0</DocSecurity>
  <Lines>253</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Michael Flynn</cp:lastModifiedBy>
  <cp:revision>86</cp:revision>
  <dcterms:created xsi:type="dcterms:W3CDTF">2025-10-14T14:55:00Z</dcterms:created>
  <dcterms:modified xsi:type="dcterms:W3CDTF">2026-01-12T22:52:00Z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c4c04022-6b3c-4bde-8290-a47dfa23052f</vt:lpwstr>
  </property>
</Properties>
</file>