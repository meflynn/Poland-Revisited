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F3F7F" w14:textId="77777777" w:rsidR="00885FAC" w:rsidRPr="006A7486" w:rsidRDefault="00885FAC" w:rsidP="00F81EC4">
      <w:pPr>
        <w:tabs>
          <w:tab w:val="left" w:pos="270"/>
        </w:tabs>
        <w:spacing w:line="240" w:lineRule="auto"/>
        <w:ind w:left="144" w:hanging="288"/>
        <w:rPr>
          <w:rFonts w:cs="Times New Roman"/>
          <w:b/>
          <w:sz w:val="22"/>
          <w:szCs w:val="22"/>
        </w:rPr>
      </w:pPr>
      <w:r w:rsidRPr="006A7486">
        <w:rPr>
          <w:rFonts w:cs="Times New Roman"/>
          <w:b/>
          <w:sz w:val="22"/>
          <w:szCs w:val="22"/>
        </w:rPr>
        <w:t>BLOCK 1:</w:t>
      </w:r>
    </w:p>
    <w:p w14:paraId="4143F441" w14:textId="77777777" w:rsidR="00885FAC" w:rsidRPr="006A7486" w:rsidRDefault="00885FAC" w:rsidP="00F81EC4">
      <w:pPr>
        <w:tabs>
          <w:tab w:val="left" w:pos="270"/>
        </w:tabs>
        <w:spacing w:line="240" w:lineRule="auto"/>
        <w:ind w:left="144" w:hanging="288"/>
        <w:rPr>
          <w:rFonts w:cs="Times New Roman"/>
          <w:b/>
          <w:sz w:val="22"/>
          <w:szCs w:val="22"/>
        </w:rPr>
      </w:pPr>
      <w:r w:rsidRPr="006A7486">
        <w:rPr>
          <w:rFonts w:cs="Times New Roman"/>
          <w:b/>
          <w:sz w:val="22"/>
          <w:szCs w:val="22"/>
        </w:rPr>
        <w:t>PROMPT: “First, we’d like to ask you a few basic questions about yourself."</w:t>
      </w:r>
    </w:p>
    <w:p w14:paraId="66FE4AE3" w14:textId="77777777" w:rsidR="00885FAC" w:rsidRPr="006A7486" w:rsidRDefault="00885FAC" w:rsidP="00F81EC4">
      <w:pPr>
        <w:tabs>
          <w:tab w:val="left" w:pos="270"/>
        </w:tabs>
        <w:spacing w:line="240" w:lineRule="auto"/>
        <w:ind w:left="144" w:hanging="288"/>
        <w:rPr>
          <w:rFonts w:cs="Times New Roman"/>
          <w:sz w:val="22"/>
          <w:szCs w:val="22"/>
        </w:rPr>
      </w:pPr>
    </w:p>
    <w:p w14:paraId="448BC82C" w14:textId="77777777" w:rsidR="00885FAC" w:rsidRPr="006A7486" w:rsidRDefault="00885FAC" w:rsidP="00F81EC4">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What is your gender?</w:t>
      </w:r>
    </w:p>
    <w:p w14:paraId="418B146E" w14:textId="03681003" w:rsidR="00885FAC" w:rsidRPr="006A7486" w:rsidRDefault="00885FAC" w:rsidP="00F81EC4">
      <w:pPr>
        <w:tabs>
          <w:tab w:val="left" w:pos="270"/>
        </w:tabs>
        <w:spacing w:line="240" w:lineRule="auto"/>
        <w:ind w:left="558" w:hanging="288"/>
        <w:rPr>
          <w:rFonts w:cs="Times New Roman"/>
          <w:sz w:val="22"/>
          <w:szCs w:val="22"/>
        </w:rPr>
      </w:pPr>
      <w:del w:id="0" w:author="Carla Martinez Machain" w:date="2025-09-26T16:55:00Z" w16du:dateUtc="2025-09-26T20:55:00Z">
        <w:r w:rsidRPr="006A7486" w:rsidDel="000021EC">
          <w:rPr>
            <w:rFonts w:cs="Times New Roman"/>
            <w:sz w:val="22"/>
            <w:szCs w:val="22"/>
          </w:rPr>
          <w:delText>Male</w:delText>
        </w:r>
      </w:del>
      <w:r w:rsidR="000021EC">
        <w:rPr>
          <w:rFonts w:cs="Times New Roman"/>
          <w:sz w:val="22"/>
          <w:szCs w:val="22"/>
        </w:rPr>
        <w:t xml:space="preserve">Man </w:t>
      </w:r>
    </w:p>
    <w:p w14:paraId="0F9B8EA4" w14:textId="5F22A7F6" w:rsidR="00885FAC" w:rsidRPr="006A7486" w:rsidRDefault="000021EC" w:rsidP="00F81EC4">
      <w:pPr>
        <w:tabs>
          <w:tab w:val="left" w:pos="270"/>
        </w:tabs>
        <w:spacing w:line="240" w:lineRule="auto"/>
        <w:ind w:left="558" w:hanging="288"/>
        <w:rPr>
          <w:rFonts w:cs="Times New Roman"/>
          <w:sz w:val="22"/>
          <w:szCs w:val="22"/>
        </w:rPr>
      </w:pPr>
      <w:r>
        <w:rPr>
          <w:rFonts w:cs="Times New Roman"/>
          <w:sz w:val="22"/>
          <w:szCs w:val="22"/>
        </w:rPr>
        <w:t>Woman</w:t>
      </w:r>
    </w:p>
    <w:p w14:paraId="5DBBD26A" w14:textId="77777777" w:rsidR="00885FAC" w:rsidRPr="006A7486" w:rsidRDefault="00885FAC" w:rsidP="00F81EC4">
      <w:pPr>
        <w:tabs>
          <w:tab w:val="left" w:pos="270"/>
        </w:tabs>
        <w:spacing w:line="240" w:lineRule="auto"/>
        <w:ind w:left="558" w:hanging="288"/>
        <w:rPr>
          <w:rFonts w:cs="Times New Roman"/>
          <w:sz w:val="22"/>
          <w:szCs w:val="22"/>
        </w:rPr>
      </w:pPr>
      <w:r w:rsidRPr="006A7486">
        <w:rPr>
          <w:rFonts w:cs="Times New Roman"/>
          <w:sz w:val="22"/>
          <w:szCs w:val="22"/>
        </w:rPr>
        <w:t>Non-binary</w:t>
      </w:r>
    </w:p>
    <w:p w14:paraId="09840620" w14:textId="565F90A2" w:rsidR="00885FAC" w:rsidRPr="006A7486" w:rsidRDefault="000021EC" w:rsidP="00F81EC4">
      <w:pPr>
        <w:tabs>
          <w:tab w:val="left" w:pos="270"/>
        </w:tabs>
        <w:spacing w:line="240" w:lineRule="auto"/>
        <w:ind w:left="558" w:hanging="288"/>
        <w:rPr>
          <w:rFonts w:cs="Times New Roman"/>
          <w:sz w:val="22"/>
          <w:szCs w:val="22"/>
        </w:rPr>
      </w:pPr>
      <w:r>
        <w:rPr>
          <w:rFonts w:cs="Times New Roman"/>
          <w:sz w:val="22"/>
          <w:szCs w:val="22"/>
        </w:rPr>
        <w:t>Other</w:t>
      </w:r>
    </w:p>
    <w:p w14:paraId="28EBB665" w14:textId="77777777" w:rsidR="00885FAC" w:rsidRPr="006A7486" w:rsidRDefault="00885FAC" w:rsidP="00F81EC4">
      <w:pPr>
        <w:tabs>
          <w:tab w:val="left" w:pos="270"/>
        </w:tabs>
        <w:spacing w:line="240" w:lineRule="auto"/>
        <w:ind w:left="558" w:hanging="288"/>
        <w:rPr>
          <w:rFonts w:cs="Times New Roman"/>
          <w:sz w:val="22"/>
          <w:szCs w:val="22"/>
        </w:rPr>
      </w:pPr>
      <w:r w:rsidRPr="006A7486">
        <w:rPr>
          <w:rFonts w:cs="Times New Roman"/>
          <w:sz w:val="22"/>
          <w:szCs w:val="22"/>
        </w:rPr>
        <w:t>Decline to answer</w:t>
      </w:r>
      <w:r w:rsidRPr="006A7486">
        <w:rPr>
          <w:rFonts w:cs="Times New Roman"/>
          <w:sz w:val="22"/>
          <w:szCs w:val="22"/>
        </w:rPr>
        <w:br/>
      </w:r>
    </w:p>
    <w:p w14:paraId="75C10014" w14:textId="77777777" w:rsidR="00885FAC" w:rsidRPr="006A7486" w:rsidRDefault="00885FAC" w:rsidP="00F81EC4">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Do you identify as a racial, ethnic, or religious minority?</w:t>
      </w:r>
    </w:p>
    <w:p w14:paraId="082CF2BC" w14:textId="77777777" w:rsidR="00885FAC" w:rsidRPr="006A7486" w:rsidRDefault="00885FAC" w:rsidP="00F81EC4">
      <w:pPr>
        <w:tabs>
          <w:tab w:val="left" w:pos="270"/>
        </w:tabs>
        <w:spacing w:line="240" w:lineRule="auto"/>
        <w:ind w:left="558" w:hanging="288"/>
        <w:rPr>
          <w:rFonts w:cs="Times New Roman"/>
          <w:sz w:val="22"/>
          <w:szCs w:val="22"/>
        </w:rPr>
      </w:pPr>
      <w:r w:rsidRPr="006A7486">
        <w:rPr>
          <w:rFonts w:cs="Times New Roman"/>
          <w:sz w:val="22"/>
          <w:szCs w:val="22"/>
        </w:rPr>
        <w:t>Yes</w:t>
      </w:r>
    </w:p>
    <w:p w14:paraId="3F68C654" w14:textId="77777777" w:rsidR="00885FAC" w:rsidRPr="006A7486" w:rsidRDefault="00885FAC" w:rsidP="00F81EC4">
      <w:pPr>
        <w:tabs>
          <w:tab w:val="left" w:pos="270"/>
        </w:tabs>
        <w:spacing w:line="240" w:lineRule="auto"/>
        <w:ind w:left="558" w:hanging="288"/>
        <w:rPr>
          <w:rFonts w:cs="Times New Roman"/>
          <w:sz w:val="22"/>
          <w:szCs w:val="22"/>
        </w:rPr>
      </w:pPr>
      <w:r w:rsidRPr="006A7486">
        <w:rPr>
          <w:rFonts w:cs="Times New Roman"/>
          <w:sz w:val="22"/>
          <w:szCs w:val="22"/>
        </w:rPr>
        <w:t>No</w:t>
      </w:r>
    </w:p>
    <w:p w14:paraId="318D488D" w14:textId="77777777" w:rsidR="00885FAC" w:rsidRPr="006A7486" w:rsidRDefault="00885FAC" w:rsidP="00F81EC4">
      <w:pPr>
        <w:tabs>
          <w:tab w:val="left" w:pos="270"/>
        </w:tabs>
        <w:spacing w:line="240" w:lineRule="auto"/>
        <w:ind w:left="558" w:hanging="288"/>
        <w:rPr>
          <w:rFonts w:cs="Times New Roman"/>
          <w:sz w:val="22"/>
          <w:szCs w:val="22"/>
        </w:rPr>
      </w:pPr>
      <w:r w:rsidRPr="006A7486">
        <w:rPr>
          <w:rFonts w:cs="Times New Roman"/>
          <w:sz w:val="22"/>
          <w:szCs w:val="22"/>
        </w:rPr>
        <w:t>Decline to Answer</w:t>
      </w:r>
      <w:r w:rsidRPr="006A7486">
        <w:rPr>
          <w:rFonts w:cs="Times New Roman"/>
          <w:sz w:val="22"/>
          <w:szCs w:val="22"/>
        </w:rPr>
        <w:br/>
      </w:r>
    </w:p>
    <w:p w14:paraId="1425205E" w14:textId="77777777" w:rsidR="00885FAC" w:rsidRPr="006A7486" w:rsidRDefault="00885FAC" w:rsidP="00F81EC4">
      <w:pPr>
        <w:pStyle w:val="ListParagraph"/>
        <w:numPr>
          <w:ilvl w:val="0"/>
          <w:numId w:val="9"/>
        </w:numPr>
        <w:tabs>
          <w:tab w:val="left" w:pos="270"/>
        </w:tabs>
        <w:spacing w:after="0" w:line="240" w:lineRule="auto"/>
        <w:ind w:left="270"/>
        <w:rPr>
          <w:rFonts w:cs="Times New Roman"/>
          <w:sz w:val="22"/>
          <w:szCs w:val="22"/>
        </w:rPr>
      </w:pPr>
      <w:r w:rsidRPr="006A7486">
        <w:rPr>
          <w:rFonts w:cs="Times New Roman"/>
          <w:sz w:val="22"/>
          <w:szCs w:val="22"/>
        </w:rPr>
        <w:t>What is your highest education level?</w:t>
      </w:r>
      <w:r w:rsidRPr="006A7486">
        <w:rPr>
          <w:rFonts w:cs="Times New Roman"/>
          <w:sz w:val="22"/>
          <w:szCs w:val="22"/>
        </w:rPr>
        <w:br/>
        <w:t>Primary Education</w:t>
      </w:r>
      <w:r w:rsidRPr="006A7486">
        <w:rPr>
          <w:rFonts w:cs="Times New Roman"/>
          <w:sz w:val="22"/>
          <w:szCs w:val="22"/>
        </w:rPr>
        <w:br/>
        <w:t>Secondary Education</w:t>
      </w:r>
      <w:r w:rsidRPr="006A7486">
        <w:rPr>
          <w:rFonts w:cs="Times New Roman"/>
          <w:sz w:val="22"/>
          <w:szCs w:val="22"/>
        </w:rPr>
        <w:br/>
        <w:t>Vocational School</w:t>
      </w:r>
      <w:r w:rsidRPr="006A7486">
        <w:rPr>
          <w:rFonts w:cs="Times New Roman"/>
          <w:sz w:val="22"/>
          <w:szCs w:val="22"/>
        </w:rPr>
        <w:br/>
        <w:t>Higher Education (Bachelor/Engineer)</w:t>
      </w:r>
      <w:r w:rsidRPr="006A7486">
        <w:rPr>
          <w:rFonts w:cs="Times New Roman"/>
          <w:sz w:val="22"/>
          <w:szCs w:val="22"/>
        </w:rPr>
        <w:br/>
        <w:t>Higher Education (</w:t>
      </w:r>
      <w:proofErr w:type="gramStart"/>
      <w:r w:rsidRPr="006A7486">
        <w:rPr>
          <w:rFonts w:cs="Times New Roman"/>
          <w:sz w:val="22"/>
          <w:szCs w:val="22"/>
        </w:rPr>
        <w:t>Master’s</w:t>
      </w:r>
      <w:proofErr w:type="gramEnd"/>
      <w:r w:rsidRPr="006A7486">
        <w:rPr>
          <w:rFonts w:cs="Times New Roman"/>
          <w:sz w:val="22"/>
          <w:szCs w:val="22"/>
        </w:rPr>
        <w:t xml:space="preserve"> degree or higher)</w:t>
      </w:r>
      <w:r w:rsidRPr="006A7486">
        <w:rPr>
          <w:rFonts w:cs="Times New Roman"/>
          <w:sz w:val="22"/>
          <w:szCs w:val="22"/>
        </w:rPr>
        <w:br/>
      </w:r>
    </w:p>
    <w:p w14:paraId="6F577323" w14:textId="77777777" w:rsidR="00885FAC" w:rsidRPr="006A7486" w:rsidRDefault="00885FAC" w:rsidP="00F81EC4">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What is your age?</w:t>
      </w:r>
    </w:p>
    <w:p w14:paraId="08E90060" w14:textId="77777777" w:rsidR="00885FAC" w:rsidRPr="006A7486" w:rsidRDefault="00885FAC" w:rsidP="00F81EC4">
      <w:pPr>
        <w:tabs>
          <w:tab w:val="left" w:pos="270"/>
        </w:tabs>
        <w:spacing w:line="240" w:lineRule="auto"/>
        <w:ind w:left="558" w:hanging="288"/>
        <w:rPr>
          <w:rFonts w:cs="Times New Roman"/>
          <w:sz w:val="22"/>
          <w:szCs w:val="22"/>
        </w:rPr>
      </w:pPr>
      <w:r w:rsidRPr="006A7486">
        <w:rPr>
          <w:rFonts w:cs="Times New Roman"/>
          <w:sz w:val="22"/>
          <w:szCs w:val="22"/>
        </w:rPr>
        <w:t>18 to 24 years</w:t>
      </w:r>
    </w:p>
    <w:p w14:paraId="6DC023AF" w14:textId="77777777" w:rsidR="00885FAC" w:rsidRPr="006A7486" w:rsidRDefault="00885FAC" w:rsidP="00F81EC4">
      <w:pPr>
        <w:tabs>
          <w:tab w:val="left" w:pos="270"/>
        </w:tabs>
        <w:spacing w:line="240" w:lineRule="auto"/>
        <w:ind w:left="558" w:hanging="288"/>
        <w:rPr>
          <w:rFonts w:cs="Times New Roman"/>
          <w:sz w:val="22"/>
          <w:szCs w:val="22"/>
        </w:rPr>
      </w:pPr>
      <w:r w:rsidRPr="006A7486">
        <w:rPr>
          <w:rFonts w:cs="Times New Roman"/>
          <w:sz w:val="22"/>
          <w:szCs w:val="22"/>
        </w:rPr>
        <w:t xml:space="preserve">25 to 34 years </w:t>
      </w:r>
    </w:p>
    <w:p w14:paraId="7F25F558" w14:textId="77777777" w:rsidR="00885FAC" w:rsidRPr="006A7486" w:rsidRDefault="00885FAC" w:rsidP="00F81EC4">
      <w:pPr>
        <w:tabs>
          <w:tab w:val="left" w:pos="270"/>
        </w:tabs>
        <w:spacing w:line="240" w:lineRule="auto"/>
        <w:ind w:left="558" w:hanging="288"/>
        <w:rPr>
          <w:rFonts w:cs="Times New Roman"/>
          <w:sz w:val="22"/>
          <w:szCs w:val="22"/>
        </w:rPr>
      </w:pPr>
      <w:r w:rsidRPr="006A7486">
        <w:rPr>
          <w:rFonts w:cs="Times New Roman"/>
          <w:sz w:val="22"/>
          <w:szCs w:val="22"/>
        </w:rPr>
        <w:t>35 to 44 years</w:t>
      </w:r>
    </w:p>
    <w:p w14:paraId="6E422C13" w14:textId="77777777" w:rsidR="00885FAC" w:rsidRPr="006A7486" w:rsidRDefault="00885FAC" w:rsidP="00F81EC4">
      <w:pPr>
        <w:tabs>
          <w:tab w:val="left" w:pos="270"/>
        </w:tabs>
        <w:spacing w:line="240" w:lineRule="auto"/>
        <w:ind w:left="558" w:hanging="288"/>
        <w:rPr>
          <w:rFonts w:cs="Times New Roman"/>
          <w:sz w:val="22"/>
          <w:szCs w:val="22"/>
        </w:rPr>
      </w:pPr>
      <w:r w:rsidRPr="006A7486">
        <w:rPr>
          <w:rFonts w:cs="Times New Roman"/>
          <w:sz w:val="22"/>
          <w:szCs w:val="22"/>
        </w:rPr>
        <w:t>45 to 54 years</w:t>
      </w:r>
    </w:p>
    <w:p w14:paraId="7BA1BF86" w14:textId="77777777" w:rsidR="00885FAC" w:rsidRPr="006A7486" w:rsidRDefault="00885FAC" w:rsidP="00F81EC4">
      <w:pPr>
        <w:tabs>
          <w:tab w:val="left" w:pos="270"/>
        </w:tabs>
        <w:spacing w:line="240" w:lineRule="auto"/>
        <w:ind w:left="558" w:hanging="288"/>
        <w:rPr>
          <w:rFonts w:cs="Times New Roman"/>
          <w:sz w:val="22"/>
          <w:szCs w:val="22"/>
        </w:rPr>
      </w:pPr>
      <w:r w:rsidRPr="006A7486">
        <w:rPr>
          <w:rFonts w:cs="Times New Roman"/>
          <w:sz w:val="22"/>
          <w:szCs w:val="22"/>
        </w:rPr>
        <w:t>55 to 64 years</w:t>
      </w:r>
    </w:p>
    <w:p w14:paraId="073D63CE" w14:textId="77777777" w:rsidR="00885FAC" w:rsidRPr="006A7486" w:rsidRDefault="00885FAC" w:rsidP="00F81EC4">
      <w:pPr>
        <w:tabs>
          <w:tab w:val="left" w:pos="270"/>
        </w:tabs>
        <w:spacing w:line="240" w:lineRule="auto"/>
        <w:ind w:left="558" w:hanging="288"/>
        <w:rPr>
          <w:rFonts w:cs="Times New Roman"/>
          <w:sz w:val="22"/>
          <w:szCs w:val="22"/>
        </w:rPr>
      </w:pPr>
      <w:r w:rsidRPr="006A7486">
        <w:rPr>
          <w:rFonts w:cs="Times New Roman"/>
          <w:sz w:val="22"/>
          <w:szCs w:val="22"/>
        </w:rPr>
        <w:t>Age 65 or older</w:t>
      </w:r>
    </w:p>
    <w:p w14:paraId="592A8D82" w14:textId="77777777" w:rsidR="00885FAC" w:rsidRPr="006A7486" w:rsidRDefault="00885FAC" w:rsidP="00F81EC4">
      <w:pPr>
        <w:tabs>
          <w:tab w:val="left" w:pos="270"/>
        </w:tabs>
        <w:spacing w:line="240" w:lineRule="auto"/>
        <w:ind w:left="558" w:hanging="288"/>
        <w:rPr>
          <w:rFonts w:cs="Times New Roman"/>
          <w:sz w:val="22"/>
          <w:szCs w:val="22"/>
        </w:rPr>
      </w:pPr>
      <w:r w:rsidRPr="006A7486">
        <w:rPr>
          <w:rFonts w:cs="Times New Roman"/>
          <w:sz w:val="22"/>
          <w:szCs w:val="22"/>
        </w:rPr>
        <w:t>Decline to Answer</w:t>
      </w:r>
      <w:r w:rsidRPr="006A7486">
        <w:rPr>
          <w:rFonts w:cs="Times New Roman"/>
          <w:sz w:val="22"/>
          <w:szCs w:val="22"/>
        </w:rPr>
        <w:br/>
      </w:r>
    </w:p>
    <w:p w14:paraId="50838C7E" w14:textId="77777777" w:rsidR="00885FAC" w:rsidRPr="006A7486" w:rsidRDefault="00885FAC" w:rsidP="00F81EC4">
      <w:pPr>
        <w:pStyle w:val="ListParagraph"/>
        <w:numPr>
          <w:ilvl w:val="0"/>
          <w:numId w:val="9"/>
        </w:numPr>
        <w:tabs>
          <w:tab w:val="left" w:pos="270"/>
        </w:tabs>
        <w:spacing w:after="0" w:line="240" w:lineRule="auto"/>
        <w:ind w:left="180"/>
        <w:rPr>
          <w:rFonts w:cs="Times New Roman"/>
          <w:sz w:val="22"/>
          <w:szCs w:val="22"/>
        </w:rPr>
      </w:pPr>
      <w:r w:rsidRPr="006A7486">
        <w:rPr>
          <w:rFonts w:cs="Times New Roman"/>
          <w:sz w:val="22"/>
          <w:szCs w:val="22"/>
        </w:rPr>
        <w:t xml:space="preserve">Please select your </w:t>
      </w:r>
      <w:commentRangeStart w:id="1"/>
      <w:r w:rsidRPr="006A7486">
        <w:rPr>
          <w:rFonts w:cs="Times New Roman"/>
          <w:sz w:val="22"/>
          <w:szCs w:val="22"/>
        </w:rPr>
        <w:t>voivodeship</w:t>
      </w:r>
      <w:commentRangeEnd w:id="1"/>
      <w:r w:rsidRPr="006A7486">
        <w:rPr>
          <w:rStyle w:val="CommentReference"/>
          <w:sz w:val="22"/>
          <w:szCs w:val="22"/>
        </w:rPr>
        <w:commentReference w:id="1"/>
      </w:r>
      <w:r w:rsidRPr="006A7486">
        <w:rPr>
          <w:rFonts w:cs="Times New Roman"/>
          <w:sz w:val="22"/>
          <w:szCs w:val="22"/>
        </w:rPr>
        <w:t xml:space="preserve"> and powiat of residence: </w:t>
      </w:r>
    </w:p>
    <w:p w14:paraId="61B19690" w14:textId="77777777" w:rsidR="00885FAC" w:rsidRPr="006A7486" w:rsidRDefault="00885FAC" w:rsidP="00F81EC4">
      <w:pPr>
        <w:tabs>
          <w:tab w:val="left" w:pos="270"/>
        </w:tabs>
        <w:spacing w:line="240" w:lineRule="auto"/>
        <w:ind w:left="720"/>
        <w:rPr>
          <w:rFonts w:cs="Times New Roman"/>
          <w:sz w:val="22"/>
          <w:szCs w:val="22"/>
        </w:rPr>
      </w:pPr>
      <w:r w:rsidRPr="006A7486">
        <w:rPr>
          <w:rFonts w:cs="Times New Roman"/>
          <w:sz w:val="22"/>
          <w:szCs w:val="22"/>
        </w:rPr>
        <w:t>province</w:t>
      </w:r>
      <w:r w:rsidRPr="006A7486">
        <w:rPr>
          <w:rFonts w:cs="Times New Roman"/>
          <w:sz w:val="22"/>
          <w:szCs w:val="22"/>
        </w:rPr>
        <w:tab/>
        <w:t>district</w:t>
      </w:r>
    </w:p>
    <w:p w14:paraId="74E9F584"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Dolnośląskie</w:t>
      </w:r>
      <w:proofErr w:type="spellEnd"/>
      <w:r w:rsidRPr="006A7486">
        <w:rPr>
          <w:rFonts w:cs="Times New Roman"/>
          <w:sz w:val="22"/>
          <w:szCs w:val="22"/>
        </w:rPr>
        <w:tab/>
      </w:r>
      <w:proofErr w:type="spellStart"/>
      <w:r w:rsidRPr="006A7486">
        <w:rPr>
          <w:rFonts w:cs="Times New Roman"/>
          <w:sz w:val="22"/>
          <w:szCs w:val="22"/>
        </w:rPr>
        <w:t>Bolesławiec</w:t>
      </w:r>
      <w:proofErr w:type="spellEnd"/>
    </w:p>
    <w:p w14:paraId="4E7CB5AC"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Dolnośląskie</w:t>
      </w:r>
      <w:proofErr w:type="spellEnd"/>
      <w:r w:rsidRPr="006A7486">
        <w:rPr>
          <w:rFonts w:cs="Times New Roman"/>
          <w:sz w:val="22"/>
          <w:szCs w:val="22"/>
        </w:rPr>
        <w:tab/>
      </w:r>
      <w:proofErr w:type="spellStart"/>
      <w:r w:rsidRPr="006A7486">
        <w:rPr>
          <w:rFonts w:cs="Times New Roman"/>
          <w:sz w:val="22"/>
          <w:szCs w:val="22"/>
        </w:rPr>
        <w:t>Dzierżoniów</w:t>
      </w:r>
      <w:proofErr w:type="spellEnd"/>
    </w:p>
    <w:p w14:paraId="215276E8"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lastRenderedPageBreak/>
        <w:t>Dolnośląskie</w:t>
      </w:r>
      <w:proofErr w:type="spellEnd"/>
      <w:r w:rsidRPr="006A7486">
        <w:rPr>
          <w:rFonts w:cs="Times New Roman"/>
          <w:sz w:val="22"/>
          <w:szCs w:val="22"/>
        </w:rPr>
        <w:tab/>
      </w:r>
      <w:proofErr w:type="spellStart"/>
      <w:r w:rsidRPr="006A7486">
        <w:rPr>
          <w:rFonts w:cs="Times New Roman"/>
          <w:sz w:val="22"/>
          <w:szCs w:val="22"/>
        </w:rPr>
        <w:t>Głogów</w:t>
      </w:r>
      <w:proofErr w:type="spellEnd"/>
    </w:p>
    <w:p w14:paraId="73A85993"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Dolnośląskie</w:t>
      </w:r>
      <w:proofErr w:type="spellEnd"/>
      <w:r w:rsidRPr="006A7486">
        <w:rPr>
          <w:rFonts w:cs="Times New Roman"/>
          <w:sz w:val="22"/>
          <w:szCs w:val="22"/>
        </w:rPr>
        <w:tab/>
        <w:t>Góra</w:t>
      </w:r>
    </w:p>
    <w:p w14:paraId="1C815E8E"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Dolnośląskie</w:t>
      </w:r>
      <w:proofErr w:type="spellEnd"/>
      <w:r w:rsidRPr="006A7486">
        <w:rPr>
          <w:rFonts w:cs="Times New Roman"/>
          <w:sz w:val="22"/>
          <w:szCs w:val="22"/>
        </w:rPr>
        <w:tab/>
        <w:t>Jawor</w:t>
      </w:r>
    </w:p>
    <w:p w14:paraId="2A1534B2"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Dolnośląskie</w:t>
      </w:r>
      <w:proofErr w:type="spellEnd"/>
      <w:r w:rsidRPr="006A7486">
        <w:rPr>
          <w:rFonts w:cs="Times New Roman"/>
          <w:sz w:val="22"/>
          <w:szCs w:val="22"/>
        </w:rPr>
        <w:tab/>
        <w:t>Jelenia Góra</w:t>
      </w:r>
    </w:p>
    <w:p w14:paraId="0A93529B"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Dolnośląskie</w:t>
      </w:r>
      <w:proofErr w:type="spellEnd"/>
      <w:r w:rsidRPr="006A7486">
        <w:rPr>
          <w:rFonts w:cs="Times New Roman"/>
          <w:sz w:val="22"/>
          <w:szCs w:val="22"/>
        </w:rPr>
        <w:tab/>
        <w:t>Jelenia Góra (City)</w:t>
      </w:r>
    </w:p>
    <w:p w14:paraId="50D4B1CA"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Dolnośląskie</w:t>
      </w:r>
      <w:proofErr w:type="spellEnd"/>
      <w:r w:rsidRPr="006A7486">
        <w:rPr>
          <w:rFonts w:cs="Times New Roman"/>
          <w:sz w:val="22"/>
          <w:szCs w:val="22"/>
        </w:rPr>
        <w:tab/>
      </w:r>
      <w:proofErr w:type="spellStart"/>
      <w:r w:rsidRPr="006A7486">
        <w:rPr>
          <w:rFonts w:cs="Times New Roman"/>
          <w:sz w:val="22"/>
          <w:szCs w:val="22"/>
        </w:rPr>
        <w:t>Kamienna</w:t>
      </w:r>
      <w:proofErr w:type="spellEnd"/>
      <w:r w:rsidRPr="006A7486">
        <w:rPr>
          <w:rFonts w:cs="Times New Roman"/>
          <w:sz w:val="22"/>
          <w:szCs w:val="22"/>
        </w:rPr>
        <w:t xml:space="preserve"> Góra</w:t>
      </w:r>
    </w:p>
    <w:p w14:paraId="0AB5760B"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Dolnośląskie</w:t>
      </w:r>
      <w:proofErr w:type="spellEnd"/>
      <w:r w:rsidRPr="006A7486">
        <w:rPr>
          <w:rFonts w:cs="Times New Roman"/>
          <w:sz w:val="22"/>
          <w:szCs w:val="22"/>
        </w:rPr>
        <w:tab/>
        <w:t>Kłodzko</w:t>
      </w:r>
    </w:p>
    <w:p w14:paraId="6E7E276F"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Dolnośląskie</w:t>
      </w:r>
      <w:proofErr w:type="spellEnd"/>
      <w:r w:rsidRPr="006A7486">
        <w:rPr>
          <w:rFonts w:cs="Times New Roman"/>
          <w:sz w:val="22"/>
          <w:szCs w:val="22"/>
        </w:rPr>
        <w:tab/>
        <w:t>Legnica</w:t>
      </w:r>
    </w:p>
    <w:p w14:paraId="78BBCA4D"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Dolnośląskie</w:t>
      </w:r>
      <w:proofErr w:type="spellEnd"/>
      <w:r w:rsidRPr="006A7486">
        <w:rPr>
          <w:rFonts w:cs="Times New Roman"/>
          <w:sz w:val="22"/>
          <w:szCs w:val="22"/>
        </w:rPr>
        <w:tab/>
        <w:t>Legnica (City)</w:t>
      </w:r>
    </w:p>
    <w:p w14:paraId="574CEB46"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Dolnośląskie</w:t>
      </w:r>
      <w:proofErr w:type="spellEnd"/>
      <w:r w:rsidRPr="006A7486">
        <w:rPr>
          <w:rFonts w:cs="Times New Roman"/>
          <w:sz w:val="22"/>
          <w:szCs w:val="22"/>
        </w:rPr>
        <w:tab/>
      </w:r>
      <w:proofErr w:type="spellStart"/>
      <w:r w:rsidRPr="006A7486">
        <w:rPr>
          <w:rFonts w:cs="Times New Roman"/>
          <w:sz w:val="22"/>
          <w:szCs w:val="22"/>
        </w:rPr>
        <w:t>Lubań</w:t>
      </w:r>
      <w:proofErr w:type="spellEnd"/>
    </w:p>
    <w:p w14:paraId="3CEACDA6"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Dolnośląskie</w:t>
      </w:r>
      <w:proofErr w:type="spellEnd"/>
      <w:r w:rsidRPr="006A7486">
        <w:rPr>
          <w:rFonts w:cs="Times New Roman"/>
          <w:sz w:val="22"/>
          <w:szCs w:val="22"/>
        </w:rPr>
        <w:tab/>
      </w:r>
      <w:proofErr w:type="spellStart"/>
      <w:r w:rsidRPr="006A7486">
        <w:rPr>
          <w:rFonts w:cs="Times New Roman"/>
          <w:sz w:val="22"/>
          <w:szCs w:val="22"/>
        </w:rPr>
        <w:t>Lubiń</w:t>
      </w:r>
      <w:proofErr w:type="spellEnd"/>
    </w:p>
    <w:p w14:paraId="16E01E64"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Dolnośląskie</w:t>
      </w:r>
      <w:proofErr w:type="spellEnd"/>
      <w:r w:rsidRPr="006A7486">
        <w:rPr>
          <w:rFonts w:cs="Times New Roman"/>
          <w:sz w:val="22"/>
          <w:szCs w:val="22"/>
        </w:rPr>
        <w:tab/>
      </w:r>
      <w:proofErr w:type="spellStart"/>
      <w:r w:rsidRPr="006A7486">
        <w:rPr>
          <w:rFonts w:cs="Times New Roman"/>
          <w:sz w:val="22"/>
          <w:szCs w:val="22"/>
        </w:rPr>
        <w:t>Lwówek</w:t>
      </w:r>
      <w:proofErr w:type="spellEnd"/>
      <w:r w:rsidRPr="006A7486">
        <w:rPr>
          <w:rFonts w:cs="Times New Roman"/>
          <w:sz w:val="22"/>
          <w:szCs w:val="22"/>
        </w:rPr>
        <w:t xml:space="preserve"> Śląski</w:t>
      </w:r>
    </w:p>
    <w:p w14:paraId="2EFAA7F0"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Dolnośląskie</w:t>
      </w:r>
      <w:proofErr w:type="spellEnd"/>
      <w:r w:rsidRPr="006A7486">
        <w:rPr>
          <w:rFonts w:cs="Times New Roman"/>
          <w:sz w:val="22"/>
          <w:szCs w:val="22"/>
        </w:rPr>
        <w:tab/>
        <w:t>Milicz</w:t>
      </w:r>
    </w:p>
    <w:p w14:paraId="61097236"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Dolnośląskie</w:t>
      </w:r>
      <w:proofErr w:type="spellEnd"/>
      <w:r w:rsidRPr="006A7486">
        <w:rPr>
          <w:rFonts w:cs="Times New Roman"/>
          <w:sz w:val="22"/>
          <w:szCs w:val="22"/>
        </w:rPr>
        <w:tab/>
      </w:r>
      <w:proofErr w:type="spellStart"/>
      <w:r w:rsidRPr="006A7486">
        <w:rPr>
          <w:rFonts w:cs="Times New Roman"/>
          <w:sz w:val="22"/>
          <w:szCs w:val="22"/>
        </w:rPr>
        <w:t>Oława</w:t>
      </w:r>
      <w:proofErr w:type="spellEnd"/>
    </w:p>
    <w:p w14:paraId="426F5B28"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Dolnośląskie</w:t>
      </w:r>
      <w:proofErr w:type="spellEnd"/>
      <w:r w:rsidRPr="006A7486">
        <w:rPr>
          <w:rFonts w:cs="Times New Roman"/>
          <w:sz w:val="22"/>
          <w:szCs w:val="22"/>
        </w:rPr>
        <w:tab/>
      </w:r>
      <w:proofErr w:type="spellStart"/>
      <w:r w:rsidRPr="006A7486">
        <w:rPr>
          <w:rFonts w:cs="Times New Roman"/>
          <w:sz w:val="22"/>
          <w:szCs w:val="22"/>
        </w:rPr>
        <w:t>Oleśnica</w:t>
      </w:r>
      <w:proofErr w:type="spellEnd"/>
    </w:p>
    <w:p w14:paraId="4508E9B1"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Dolnośląskie</w:t>
      </w:r>
      <w:proofErr w:type="spellEnd"/>
      <w:r w:rsidRPr="006A7486">
        <w:rPr>
          <w:rFonts w:cs="Times New Roman"/>
          <w:sz w:val="22"/>
          <w:szCs w:val="22"/>
        </w:rPr>
        <w:tab/>
        <w:t>Polkowice</w:t>
      </w:r>
    </w:p>
    <w:p w14:paraId="01FA152E"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Dolnośląskie</w:t>
      </w:r>
      <w:proofErr w:type="spellEnd"/>
      <w:r w:rsidRPr="006A7486">
        <w:rPr>
          <w:rFonts w:cs="Times New Roman"/>
          <w:sz w:val="22"/>
          <w:szCs w:val="22"/>
        </w:rPr>
        <w:tab/>
      </w:r>
      <w:proofErr w:type="spellStart"/>
      <w:r w:rsidRPr="006A7486">
        <w:rPr>
          <w:rFonts w:cs="Times New Roman"/>
          <w:sz w:val="22"/>
          <w:szCs w:val="22"/>
        </w:rPr>
        <w:t>Środa</w:t>
      </w:r>
      <w:proofErr w:type="spellEnd"/>
      <w:r w:rsidRPr="006A7486">
        <w:rPr>
          <w:rFonts w:cs="Times New Roman"/>
          <w:sz w:val="22"/>
          <w:szCs w:val="22"/>
        </w:rPr>
        <w:t xml:space="preserve"> Śląska</w:t>
      </w:r>
    </w:p>
    <w:p w14:paraId="720B2C12"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Dolnośląskie</w:t>
      </w:r>
      <w:proofErr w:type="spellEnd"/>
      <w:r w:rsidRPr="006A7486">
        <w:rPr>
          <w:rFonts w:cs="Times New Roman"/>
          <w:sz w:val="22"/>
          <w:szCs w:val="22"/>
        </w:rPr>
        <w:tab/>
        <w:t>Strzelin</w:t>
      </w:r>
    </w:p>
    <w:p w14:paraId="31A6AEBF"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Dolnośląskie</w:t>
      </w:r>
      <w:proofErr w:type="spellEnd"/>
      <w:r w:rsidRPr="006A7486">
        <w:rPr>
          <w:rFonts w:cs="Times New Roman"/>
          <w:sz w:val="22"/>
          <w:szCs w:val="22"/>
        </w:rPr>
        <w:tab/>
      </w:r>
      <w:proofErr w:type="spellStart"/>
      <w:r w:rsidRPr="006A7486">
        <w:rPr>
          <w:rFonts w:cs="Times New Roman"/>
          <w:sz w:val="22"/>
          <w:szCs w:val="22"/>
        </w:rPr>
        <w:t>Świdnica</w:t>
      </w:r>
      <w:proofErr w:type="spellEnd"/>
    </w:p>
    <w:p w14:paraId="628A97B2"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Dolnośląskie</w:t>
      </w:r>
      <w:proofErr w:type="spellEnd"/>
      <w:r w:rsidRPr="006A7486">
        <w:rPr>
          <w:rFonts w:cs="Times New Roman"/>
          <w:sz w:val="22"/>
          <w:szCs w:val="22"/>
        </w:rPr>
        <w:tab/>
      </w:r>
      <w:proofErr w:type="spellStart"/>
      <w:r w:rsidRPr="006A7486">
        <w:rPr>
          <w:rFonts w:cs="Times New Roman"/>
          <w:sz w:val="22"/>
          <w:szCs w:val="22"/>
        </w:rPr>
        <w:t>Trzebnica</w:t>
      </w:r>
      <w:proofErr w:type="spellEnd"/>
    </w:p>
    <w:p w14:paraId="79EA7E59"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Dolnośląskie</w:t>
      </w:r>
      <w:proofErr w:type="spellEnd"/>
      <w:r w:rsidRPr="006A7486">
        <w:rPr>
          <w:rFonts w:cs="Times New Roman"/>
          <w:sz w:val="22"/>
          <w:szCs w:val="22"/>
        </w:rPr>
        <w:tab/>
      </w:r>
      <w:proofErr w:type="spellStart"/>
      <w:r w:rsidRPr="006A7486">
        <w:rPr>
          <w:rFonts w:cs="Times New Roman"/>
          <w:sz w:val="22"/>
          <w:szCs w:val="22"/>
        </w:rPr>
        <w:t>Wałbrzych</w:t>
      </w:r>
      <w:proofErr w:type="spellEnd"/>
    </w:p>
    <w:p w14:paraId="33FE11BF"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Dolnośląskie</w:t>
      </w:r>
      <w:proofErr w:type="spellEnd"/>
      <w:r w:rsidRPr="006A7486">
        <w:rPr>
          <w:rFonts w:cs="Times New Roman"/>
          <w:sz w:val="22"/>
          <w:szCs w:val="22"/>
        </w:rPr>
        <w:tab/>
      </w:r>
      <w:proofErr w:type="spellStart"/>
      <w:r w:rsidRPr="006A7486">
        <w:rPr>
          <w:rFonts w:cs="Times New Roman"/>
          <w:sz w:val="22"/>
          <w:szCs w:val="22"/>
        </w:rPr>
        <w:t>Wołów</w:t>
      </w:r>
      <w:proofErr w:type="spellEnd"/>
    </w:p>
    <w:p w14:paraId="34FB9824"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Dolnośląskie</w:t>
      </w:r>
      <w:proofErr w:type="spellEnd"/>
      <w:r w:rsidRPr="006A7486">
        <w:rPr>
          <w:rFonts w:cs="Times New Roman"/>
          <w:sz w:val="22"/>
          <w:szCs w:val="22"/>
        </w:rPr>
        <w:tab/>
      </w:r>
      <w:proofErr w:type="spellStart"/>
      <w:r w:rsidRPr="006A7486">
        <w:rPr>
          <w:rFonts w:cs="Times New Roman"/>
          <w:sz w:val="22"/>
          <w:szCs w:val="22"/>
        </w:rPr>
        <w:t>Wrocław</w:t>
      </w:r>
      <w:proofErr w:type="spellEnd"/>
    </w:p>
    <w:p w14:paraId="3308690E"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Dolnośląskie</w:t>
      </w:r>
      <w:proofErr w:type="spellEnd"/>
      <w:r w:rsidRPr="006A7486">
        <w:rPr>
          <w:rFonts w:cs="Times New Roman"/>
          <w:sz w:val="22"/>
          <w:szCs w:val="22"/>
        </w:rPr>
        <w:tab/>
      </w:r>
      <w:proofErr w:type="spellStart"/>
      <w:r w:rsidRPr="006A7486">
        <w:rPr>
          <w:rFonts w:cs="Times New Roman"/>
          <w:sz w:val="22"/>
          <w:szCs w:val="22"/>
        </w:rPr>
        <w:t>Wrocław</w:t>
      </w:r>
      <w:proofErr w:type="spellEnd"/>
      <w:r w:rsidRPr="006A7486">
        <w:rPr>
          <w:rFonts w:cs="Times New Roman"/>
          <w:sz w:val="22"/>
          <w:szCs w:val="22"/>
        </w:rPr>
        <w:t xml:space="preserve"> (City)</w:t>
      </w:r>
    </w:p>
    <w:p w14:paraId="64B31EF7"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Dolnośląskie</w:t>
      </w:r>
      <w:proofErr w:type="spellEnd"/>
      <w:r w:rsidRPr="006A7486">
        <w:rPr>
          <w:rFonts w:cs="Times New Roman"/>
          <w:sz w:val="22"/>
          <w:szCs w:val="22"/>
        </w:rPr>
        <w:tab/>
      </w:r>
      <w:proofErr w:type="spellStart"/>
      <w:r w:rsidRPr="006A7486">
        <w:rPr>
          <w:rFonts w:cs="Times New Roman"/>
          <w:sz w:val="22"/>
          <w:szCs w:val="22"/>
        </w:rPr>
        <w:t>Ząbkowice</w:t>
      </w:r>
      <w:proofErr w:type="spellEnd"/>
      <w:r w:rsidRPr="006A7486">
        <w:rPr>
          <w:rFonts w:cs="Times New Roman"/>
          <w:sz w:val="22"/>
          <w:szCs w:val="22"/>
        </w:rPr>
        <w:t xml:space="preserve"> </w:t>
      </w:r>
      <w:proofErr w:type="spellStart"/>
      <w:r w:rsidRPr="006A7486">
        <w:rPr>
          <w:rFonts w:cs="Times New Roman"/>
          <w:sz w:val="22"/>
          <w:szCs w:val="22"/>
        </w:rPr>
        <w:t>Śląskie</w:t>
      </w:r>
      <w:proofErr w:type="spellEnd"/>
    </w:p>
    <w:p w14:paraId="46B7E49D"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Dolnośląskie</w:t>
      </w:r>
      <w:proofErr w:type="spellEnd"/>
      <w:r w:rsidRPr="006A7486">
        <w:rPr>
          <w:rFonts w:cs="Times New Roman"/>
          <w:sz w:val="22"/>
          <w:szCs w:val="22"/>
        </w:rPr>
        <w:tab/>
        <w:t>Zgorzelec</w:t>
      </w:r>
    </w:p>
    <w:p w14:paraId="17CA30AE"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Dolnośląskie</w:t>
      </w:r>
      <w:proofErr w:type="spellEnd"/>
      <w:r w:rsidRPr="006A7486">
        <w:rPr>
          <w:rFonts w:cs="Times New Roman"/>
          <w:sz w:val="22"/>
          <w:szCs w:val="22"/>
        </w:rPr>
        <w:tab/>
      </w:r>
      <w:proofErr w:type="spellStart"/>
      <w:r w:rsidRPr="006A7486">
        <w:rPr>
          <w:rFonts w:cs="Times New Roman"/>
          <w:sz w:val="22"/>
          <w:szCs w:val="22"/>
        </w:rPr>
        <w:t>Złotoryja</w:t>
      </w:r>
      <w:proofErr w:type="spellEnd"/>
    </w:p>
    <w:p w14:paraId="42BA4E4A"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Kujawsko</w:t>
      </w:r>
      <w:proofErr w:type="spellEnd"/>
      <w:r w:rsidRPr="006A7486">
        <w:rPr>
          <w:rFonts w:cs="Times New Roman"/>
          <w:sz w:val="22"/>
          <w:szCs w:val="22"/>
        </w:rPr>
        <w:t>-Pomorskie</w:t>
      </w:r>
      <w:r w:rsidRPr="006A7486">
        <w:rPr>
          <w:rFonts w:cs="Times New Roman"/>
          <w:sz w:val="22"/>
          <w:szCs w:val="22"/>
        </w:rPr>
        <w:tab/>
      </w:r>
      <w:proofErr w:type="spellStart"/>
      <w:r w:rsidRPr="006A7486">
        <w:rPr>
          <w:rFonts w:cs="Times New Roman"/>
          <w:sz w:val="22"/>
          <w:szCs w:val="22"/>
        </w:rPr>
        <w:t>Aleksandrów</w:t>
      </w:r>
      <w:proofErr w:type="spellEnd"/>
    </w:p>
    <w:p w14:paraId="005A46E0"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Kujawsko</w:t>
      </w:r>
      <w:proofErr w:type="spellEnd"/>
      <w:r w:rsidRPr="006A7486">
        <w:rPr>
          <w:rFonts w:cs="Times New Roman"/>
          <w:sz w:val="22"/>
          <w:szCs w:val="22"/>
        </w:rPr>
        <w:t>-Pomorskie</w:t>
      </w:r>
      <w:r w:rsidRPr="006A7486">
        <w:rPr>
          <w:rFonts w:cs="Times New Roman"/>
          <w:sz w:val="22"/>
          <w:szCs w:val="22"/>
        </w:rPr>
        <w:tab/>
      </w:r>
      <w:proofErr w:type="spellStart"/>
      <w:r w:rsidRPr="006A7486">
        <w:rPr>
          <w:rFonts w:cs="Times New Roman"/>
          <w:sz w:val="22"/>
          <w:szCs w:val="22"/>
        </w:rPr>
        <w:t>Brodnica</w:t>
      </w:r>
      <w:proofErr w:type="spellEnd"/>
    </w:p>
    <w:p w14:paraId="225DB89F"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Kujawsko</w:t>
      </w:r>
      <w:proofErr w:type="spellEnd"/>
      <w:r w:rsidRPr="006A7486">
        <w:rPr>
          <w:rFonts w:cs="Times New Roman"/>
          <w:sz w:val="22"/>
          <w:szCs w:val="22"/>
        </w:rPr>
        <w:t>-Pomorskie</w:t>
      </w:r>
      <w:r w:rsidRPr="006A7486">
        <w:rPr>
          <w:rFonts w:cs="Times New Roman"/>
          <w:sz w:val="22"/>
          <w:szCs w:val="22"/>
        </w:rPr>
        <w:tab/>
        <w:t>Bydgoszcz</w:t>
      </w:r>
    </w:p>
    <w:p w14:paraId="00807CEA"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lastRenderedPageBreak/>
        <w:t>Kujawsko</w:t>
      </w:r>
      <w:proofErr w:type="spellEnd"/>
      <w:r w:rsidRPr="006A7486">
        <w:rPr>
          <w:rFonts w:cs="Times New Roman"/>
          <w:sz w:val="22"/>
          <w:szCs w:val="22"/>
        </w:rPr>
        <w:t>-Pomorskie</w:t>
      </w:r>
      <w:r w:rsidRPr="006A7486">
        <w:rPr>
          <w:rFonts w:cs="Times New Roman"/>
          <w:sz w:val="22"/>
          <w:szCs w:val="22"/>
        </w:rPr>
        <w:tab/>
        <w:t>Bydgoszcz (City)</w:t>
      </w:r>
    </w:p>
    <w:p w14:paraId="5C44D401"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Kujawsko</w:t>
      </w:r>
      <w:proofErr w:type="spellEnd"/>
      <w:r w:rsidRPr="006A7486">
        <w:rPr>
          <w:rFonts w:cs="Times New Roman"/>
          <w:sz w:val="22"/>
          <w:szCs w:val="22"/>
        </w:rPr>
        <w:t>-Pomorskie</w:t>
      </w:r>
      <w:r w:rsidRPr="006A7486">
        <w:rPr>
          <w:rFonts w:cs="Times New Roman"/>
          <w:sz w:val="22"/>
          <w:szCs w:val="22"/>
        </w:rPr>
        <w:tab/>
      </w:r>
      <w:proofErr w:type="spellStart"/>
      <w:r w:rsidRPr="006A7486">
        <w:rPr>
          <w:rFonts w:cs="Times New Roman"/>
          <w:sz w:val="22"/>
          <w:szCs w:val="22"/>
        </w:rPr>
        <w:t>Chełmno</w:t>
      </w:r>
      <w:proofErr w:type="spellEnd"/>
    </w:p>
    <w:p w14:paraId="578610A4"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Kujawsko</w:t>
      </w:r>
      <w:proofErr w:type="spellEnd"/>
      <w:r w:rsidRPr="006A7486">
        <w:rPr>
          <w:rFonts w:cs="Times New Roman"/>
          <w:sz w:val="22"/>
          <w:szCs w:val="22"/>
        </w:rPr>
        <w:t>-Pomorskie</w:t>
      </w:r>
      <w:r w:rsidRPr="006A7486">
        <w:rPr>
          <w:rFonts w:cs="Times New Roman"/>
          <w:sz w:val="22"/>
          <w:szCs w:val="22"/>
        </w:rPr>
        <w:tab/>
        <w:t>Golub-</w:t>
      </w:r>
      <w:proofErr w:type="spellStart"/>
      <w:r w:rsidRPr="006A7486">
        <w:rPr>
          <w:rFonts w:cs="Times New Roman"/>
          <w:sz w:val="22"/>
          <w:szCs w:val="22"/>
        </w:rPr>
        <w:t>Dobrzyń</w:t>
      </w:r>
      <w:proofErr w:type="spellEnd"/>
    </w:p>
    <w:p w14:paraId="4D39468F"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Kujawsko</w:t>
      </w:r>
      <w:proofErr w:type="spellEnd"/>
      <w:r w:rsidRPr="006A7486">
        <w:rPr>
          <w:rFonts w:cs="Times New Roman"/>
          <w:sz w:val="22"/>
          <w:szCs w:val="22"/>
        </w:rPr>
        <w:t>-Pomorskie</w:t>
      </w:r>
      <w:r w:rsidRPr="006A7486">
        <w:rPr>
          <w:rFonts w:cs="Times New Roman"/>
          <w:sz w:val="22"/>
          <w:szCs w:val="22"/>
        </w:rPr>
        <w:tab/>
      </w:r>
      <w:proofErr w:type="spellStart"/>
      <w:r w:rsidRPr="006A7486">
        <w:rPr>
          <w:rFonts w:cs="Times New Roman"/>
          <w:sz w:val="22"/>
          <w:szCs w:val="22"/>
        </w:rPr>
        <w:t>Grudziądz</w:t>
      </w:r>
      <w:proofErr w:type="spellEnd"/>
    </w:p>
    <w:p w14:paraId="2954B3C4"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Kujawsko</w:t>
      </w:r>
      <w:proofErr w:type="spellEnd"/>
      <w:r w:rsidRPr="006A7486">
        <w:rPr>
          <w:rFonts w:cs="Times New Roman"/>
          <w:sz w:val="22"/>
          <w:szCs w:val="22"/>
        </w:rPr>
        <w:t>-Pomorskie</w:t>
      </w:r>
      <w:r w:rsidRPr="006A7486">
        <w:rPr>
          <w:rFonts w:cs="Times New Roman"/>
          <w:sz w:val="22"/>
          <w:szCs w:val="22"/>
        </w:rPr>
        <w:tab/>
      </w:r>
      <w:proofErr w:type="spellStart"/>
      <w:r w:rsidRPr="006A7486">
        <w:rPr>
          <w:rFonts w:cs="Times New Roman"/>
          <w:sz w:val="22"/>
          <w:szCs w:val="22"/>
        </w:rPr>
        <w:t>Grudziądz</w:t>
      </w:r>
      <w:proofErr w:type="spellEnd"/>
      <w:r w:rsidRPr="006A7486">
        <w:rPr>
          <w:rFonts w:cs="Times New Roman"/>
          <w:sz w:val="22"/>
          <w:szCs w:val="22"/>
        </w:rPr>
        <w:t xml:space="preserve"> (City)</w:t>
      </w:r>
    </w:p>
    <w:p w14:paraId="31813B8C"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Kujawsko</w:t>
      </w:r>
      <w:proofErr w:type="spellEnd"/>
      <w:r w:rsidRPr="006A7486">
        <w:rPr>
          <w:rFonts w:cs="Times New Roman"/>
          <w:sz w:val="22"/>
          <w:szCs w:val="22"/>
        </w:rPr>
        <w:t>-Pomorskie</w:t>
      </w:r>
      <w:r w:rsidRPr="006A7486">
        <w:rPr>
          <w:rFonts w:cs="Times New Roman"/>
          <w:sz w:val="22"/>
          <w:szCs w:val="22"/>
        </w:rPr>
        <w:tab/>
      </w:r>
      <w:proofErr w:type="spellStart"/>
      <w:r w:rsidRPr="006A7486">
        <w:rPr>
          <w:rFonts w:cs="Times New Roman"/>
          <w:sz w:val="22"/>
          <w:szCs w:val="22"/>
        </w:rPr>
        <w:t>Inowrocław</w:t>
      </w:r>
      <w:proofErr w:type="spellEnd"/>
    </w:p>
    <w:p w14:paraId="45D63F6D"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Kujawsko</w:t>
      </w:r>
      <w:proofErr w:type="spellEnd"/>
      <w:r w:rsidRPr="006A7486">
        <w:rPr>
          <w:rFonts w:cs="Times New Roman"/>
          <w:sz w:val="22"/>
          <w:szCs w:val="22"/>
        </w:rPr>
        <w:t>-Pomorskie</w:t>
      </w:r>
      <w:r w:rsidRPr="006A7486">
        <w:rPr>
          <w:rFonts w:cs="Times New Roman"/>
          <w:sz w:val="22"/>
          <w:szCs w:val="22"/>
        </w:rPr>
        <w:tab/>
      </w:r>
      <w:proofErr w:type="spellStart"/>
      <w:r w:rsidRPr="006A7486">
        <w:rPr>
          <w:rFonts w:cs="Times New Roman"/>
          <w:sz w:val="22"/>
          <w:szCs w:val="22"/>
        </w:rPr>
        <w:t>Lipno</w:t>
      </w:r>
      <w:proofErr w:type="spellEnd"/>
    </w:p>
    <w:p w14:paraId="474C2312"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Kujawsko</w:t>
      </w:r>
      <w:proofErr w:type="spellEnd"/>
      <w:r w:rsidRPr="006A7486">
        <w:rPr>
          <w:rFonts w:cs="Times New Roman"/>
          <w:sz w:val="22"/>
          <w:szCs w:val="22"/>
        </w:rPr>
        <w:t>-Pomorskie</w:t>
      </w:r>
      <w:r w:rsidRPr="006A7486">
        <w:rPr>
          <w:rFonts w:cs="Times New Roman"/>
          <w:sz w:val="22"/>
          <w:szCs w:val="22"/>
        </w:rPr>
        <w:tab/>
      </w:r>
      <w:proofErr w:type="spellStart"/>
      <w:r w:rsidRPr="006A7486">
        <w:rPr>
          <w:rFonts w:cs="Times New Roman"/>
          <w:sz w:val="22"/>
          <w:szCs w:val="22"/>
        </w:rPr>
        <w:t>Mogilno</w:t>
      </w:r>
      <w:proofErr w:type="spellEnd"/>
    </w:p>
    <w:p w14:paraId="4EEA47A6"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Kujawsko</w:t>
      </w:r>
      <w:proofErr w:type="spellEnd"/>
      <w:r w:rsidRPr="006A7486">
        <w:rPr>
          <w:rFonts w:cs="Times New Roman"/>
          <w:sz w:val="22"/>
          <w:szCs w:val="22"/>
        </w:rPr>
        <w:t>-Pomorskie</w:t>
      </w:r>
      <w:r w:rsidRPr="006A7486">
        <w:rPr>
          <w:rFonts w:cs="Times New Roman"/>
          <w:sz w:val="22"/>
          <w:szCs w:val="22"/>
        </w:rPr>
        <w:tab/>
      </w:r>
      <w:proofErr w:type="spellStart"/>
      <w:r w:rsidRPr="006A7486">
        <w:rPr>
          <w:rFonts w:cs="Times New Roman"/>
          <w:sz w:val="22"/>
          <w:szCs w:val="22"/>
        </w:rPr>
        <w:t>Nakło</w:t>
      </w:r>
      <w:proofErr w:type="spellEnd"/>
    </w:p>
    <w:p w14:paraId="0CCB8A8B"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Kujawsko</w:t>
      </w:r>
      <w:proofErr w:type="spellEnd"/>
      <w:r w:rsidRPr="006A7486">
        <w:rPr>
          <w:rFonts w:cs="Times New Roman"/>
          <w:sz w:val="22"/>
          <w:szCs w:val="22"/>
        </w:rPr>
        <w:t>-Pomorskie</w:t>
      </w:r>
      <w:r w:rsidRPr="006A7486">
        <w:rPr>
          <w:rFonts w:cs="Times New Roman"/>
          <w:sz w:val="22"/>
          <w:szCs w:val="22"/>
        </w:rPr>
        <w:tab/>
      </w:r>
      <w:proofErr w:type="spellStart"/>
      <w:r w:rsidRPr="006A7486">
        <w:rPr>
          <w:rFonts w:cs="Times New Roman"/>
          <w:sz w:val="22"/>
          <w:szCs w:val="22"/>
        </w:rPr>
        <w:t>Radziejów</w:t>
      </w:r>
      <w:proofErr w:type="spellEnd"/>
    </w:p>
    <w:p w14:paraId="778EA4CC"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Kujawsko</w:t>
      </w:r>
      <w:proofErr w:type="spellEnd"/>
      <w:r w:rsidRPr="006A7486">
        <w:rPr>
          <w:rFonts w:cs="Times New Roman"/>
          <w:sz w:val="22"/>
          <w:szCs w:val="22"/>
        </w:rPr>
        <w:t>-Pomorskie</w:t>
      </w:r>
      <w:r w:rsidRPr="006A7486">
        <w:rPr>
          <w:rFonts w:cs="Times New Roman"/>
          <w:sz w:val="22"/>
          <w:szCs w:val="22"/>
        </w:rPr>
        <w:tab/>
      </w:r>
      <w:proofErr w:type="spellStart"/>
      <w:r w:rsidRPr="006A7486">
        <w:rPr>
          <w:rFonts w:cs="Times New Roman"/>
          <w:sz w:val="22"/>
          <w:szCs w:val="22"/>
        </w:rPr>
        <w:t>Rypin</w:t>
      </w:r>
      <w:proofErr w:type="spellEnd"/>
    </w:p>
    <w:p w14:paraId="3655300E"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Kujawsko</w:t>
      </w:r>
      <w:proofErr w:type="spellEnd"/>
      <w:r w:rsidRPr="006A7486">
        <w:rPr>
          <w:rFonts w:cs="Times New Roman"/>
          <w:sz w:val="22"/>
          <w:szCs w:val="22"/>
        </w:rPr>
        <w:t>-Pomorskie</w:t>
      </w:r>
      <w:r w:rsidRPr="006A7486">
        <w:rPr>
          <w:rFonts w:cs="Times New Roman"/>
          <w:sz w:val="22"/>
          <w:szCs w:val="22"/>
        </w:rPr>
        <w:tab/>
      </w:r>
      <w:proofErr w:type="spellStart"/>
      <w:r w:rsidRPr="006A7486">
        <w:rPr>
          <w:rFonts w:cs="Times New Roman"/>
          <w:sz w:val="22"/>
          <w:szCs w:val="22"/>
        </w:rPr>
        <w:t>Sępólno</w:t>
      </w:r>
      <w:proofErr w:type="spellEnd"/>
    </w:p>
    <w:p w14:paraId="7D214BFE"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Kujawsko</w:t>
      </w:r>
      <w:proofErr w:type="spellEnd"/>
      <w:r w:rsidRPr="006A7486">
        <w:rPr>
          <w:rFonts w:cs="Times New Roman"/>
          <w:sz w:val="22"/>
          <w:szCs w:val="22"/>
        </w:rPr>
        <w:t>-Pomorskie</w:t>
      </w:r>
      <w:r w:rsidRPr="006A7486">
        <w:rPr>
          <w:rFonts w:cs="Times New Roman"/>
          <w:sz w:val="22"/>
          <w:szCs w:val="22"/>
        </w:rPr>
        <w:tab/>
      </w:r>
      <w:proofErr w:type="spellStart"/>
      <w:r w:rsidRPr="006A7486">
        <w:rPr>
          <w:rFonts w:cs="Times New Roman"/>
          <w:sz w:val="22"/>
          <w:szCs w:val="22"/>
        </w:rPr>
        <w:t>Świecie</w:t>
      </w:r>
      <w:proofErr w:type="spellEnd"/>
    </w:p>
    <w:p w14:paraId="016D5759"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Kujawsko</w:t>
      </w:r>
      <w:proofErr w:type="spellEnd"/>
      <w:r w:rsidRPr="006A7486">
        <w:rPr>
          <w:rFonts w:cs="Times New Roman"/>
          <w:sz w:val="22"/>
          <w:szCs w:val="22"/>
        </w:rPr>
        <w:t>-Pomorskie</w:t>
      </w:r>
      <w:r w:rsidRPr="006A7486">
        <w:rPr>
          <w:rFonts w:cs="Times New Roman"/>
          <w:sz w:val="22"/>
          <w:szCs w:val="22"/>
        </w:rPr>
        <w:tab/>
      </w:r>
      <w:proofErr w:type="spellStart"/>
      <w:r w:rsidRPr="006A7486">
        <w:rPr>
          <w:rFonts w:cs="Times New Roman"/>
          <w:sz w:val="22"/>
          <w:szCs w:val="22"/>
        </w:rPr>
        <w:t>Toruń</w:t>
      </w:r>
      <w:proofErr w:type="spellEnd"/>
    </w:p>
    <w:p w14:paraId="5ABC9F69"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Kujawsko</w:t>
      </w:r>
      <w:proofErr w:type="spellEnd"/>
      <w:r w:rsidRPr="006A7486">
        <w:rPr>
          <w:rFonts w:cs="Times New Roman"/>
          <w:sz w:val="22"/>
          <w:szCs w:val="22"/>
        </w:rPr>
        <w:t>-Pomorskie</w:t>
      </w:r>
      <w:r w:rsidRPr="006A7486">
        <w:rPr>
          <w:rFonts w:cs="Times New Roman"/>
          <w:sz w:val="22"/>
          <w:szCs w:val="22"/>
        </w:rPr>
        <w:tab/>
      </w:r>
      <w:proofErr w:type="spellStart"/>
      <w:r w:rsidRPr="006A7486">
        <w:rPr>
          <w:rFonts w:cs="Times New Roman"/>
          <w:sz w:val="22"/>
          <w:szCs w:val="22"/>
        </w:rPr>
        <w:t>Toruń</w:t>
      </w:r>
      <w:proofErr w:type="spellEnd"/>
      <w:r w:rsidRPr="006A7486">
        <w:rPr>
          <w:rFonts w:cs="Times New Roman"/>
          <w:sz w:val="22"/>
          <w:szCs w:val="22"/>
        </w:rPr>
        <w:t xml:space="preserve"> (City)</w:t>
      </w:r>
    </w:p>
    <w:p w14:paraId="113C7430"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Kujawsko</w:t>
      </w:r>
      <w:proofErr w:type="spellEnd"/>
      <w:r w:rsidRPr="006A7486">
        <w:rPr>
          <w:rFonts w:cs="Times New Roman"/>
          <w:sz w:val="22"/>
          <w:szCs w:val="22"/>
        </w:rPr>
        <w:t>-Pomorskie</w:t>
      </w:r>
      <w:r w:rsidRPr="006A7486">
        <w:rPr>
          <w:rFonts w:cs="Times New Roman"/>
          <w:sz w:val="22"/>
          <w:szCs w:val="22"/>
        </w:rPr>
        <w:tab/>
      </w:r>
      <w:proofErr w:type="spellStart"/>
      <w:r w:rsidRPr="006A7486">
        <w:rPr>
          <w:rFonts w:cs="Times New Roman"/>
          <w:sz w:val="22"/>
          <w:szCs w:val="22"/>
        </w:rPr>
        <w:t>Tuchola</w:t>
      </w:r>
      <w:proofErr w:type="spellEnd"/>
    </w:p>
    <w:p w14:paraId="574209BD"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Kujawsko</w:t>
      </w:r>
      <w:proofErr w:type="spellEnd"/>
      <w:r w:rsidRPr="006A7486">
        <w:rPr>
          <w:rFonts w:cs="Times New Roman"/>
          <w:sz w:val="22"/>
          <w:szCs w:val="22"/>
        </w:rPr>
        <w:t>-Pomorskie</w:t>
      </w:r>
      <w:r w:rsidRPr="006A7486">
        <w:rPr>
          <w:rFonts w:cs="Times New Roman"/>
          <w:sz w:val="22"/>
          <w:szCs w:val="22"/>
        </w:rPr>
        <w:tab/>
      </w:r>
      <w:proofErr w:type="spellStart"/>
      <w:r w:rsidRPr="006A7486">
        <w:rPr>
          <w:rFonts w:cs="Times New Roman"/>
          <w:sz w:val="22"/>
          <w:szCs w:val="22"/>
        </w:rPr>
        <w:t>Wąbrzeźno</w:t>
      </w:r>
      <w:proofErr w:type="spellEnd"/>
    </w:p>
    <w:p w14:paraId="1B7C6942"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Kujawsko</w:t>
      </w:r>
      <w:proofErr w:type="spellEnd"/>
      <w:r w:rsidRPr="006A7486">
        <w:rPr>
          <w:rFonts w:cs="Times New Roman"/>
          <w:sz w:val="22"/>
          <w:szCs w:val="22"/>
        </w:rPr>
        <w:t>-Pomorskie</w:t>
      </w:r>
      <w:r w:rsidRPr="006A7486">
        <w:rPr>
          <w:rFonts w:cs="Times New Roman"/>
          <w:sz w:val="22"/>
          <w:szCs w:val="22"/>
        </w:rPr>
        <w:tab/>
      </w:r>
      <w:proofErr w:type="spellStart"/>
      <w:r w:rsidRPr="006A7486">
        <w:rPr>
          <w:rFonts w:cs="Times New Roman"/>
          <w:sz w:val="22"/>
          <w:szCs w:val="22"/>
        </w:rPr>
        <w:t>Włocławek</w:t>
      </w:r>
      <w:proofErr w:type="spellEnd"/>
    </w:p>
    <w:p w14:paraId="0EDEDB67"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Kujawsko</w:t>
      </w:r>
      <w:proofErr w:type="spellEnd"/>
      <w:r w:rsidRPr="006A7486">
        <w:rPr>
          <w:rFonts w:cs="Times New Roman"/>
          <w:sz w:val="22"/>
          <w:szCs w:val="22"/>
        </w:rPr>
        <w:t>-Pomorskie</w:t>
      </w:r>
      <w:r w:rsidRPr="006A7486">
        <w:rPr>
          <w:rFonts w:cs="Times New Roman"/>
          <w:sz w:val="22"/>
          <w:szCs w:val="22"/>
        </w:rPr>
        <w:tab/>
      </w:r>
      <w:proofErr w:type="spellStart"/>
      <w:r w:rsidRPr="006A7486">
        <w:rPr>
          <w:rFonts w:cs="Times New Roman"/>
          <w:sz w:val="22"/>
          <w:szCs w:val="22"/>
        </w:rPr>
        <w:t>Włocławek</w:t>
      </w:r>
      <w:proofErr w:type="spellEnd"/>
      <w:r w:rsidRPr="006A7486">
        <w:rPr>
          <w:rFonts w:cs="Times New Roman"/>
          <w:sz w:val="22"/>
          <w:szCs w:val="22"/>
        </w:rPr>
        <w:t xml:space="preserve"> (City)</w:t>
      </w:r>
    </w:p>
    <w:p w14:paraId="1693AA67"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Kujawsko</w:t>
      </w:r>
      <w:proofErr w:type="spellEnd"/>
      <w:r w:rsidRPr="006A7486">
        <w:rPr>
          <w:rFonts w:cs="Times New Roman"/>
          <w:sz w:val="22"/>
          <w:szCs w:val="22"/>
        </w:rPr>
        <w:t>-Pomorskie</w:t>
      </w:r>
      <w:r w:rsidRPr="006A7486">
        <w:rPr>
          <w:rFonts w:cs="Times New Roman"/>
          <w:sz w:val="22"/>
          <w:szCs w:val="22"/>
        </w:rPr>
        <w:tab/>
      </w:r>
      <w:proofErr w:type="spellStart"/>
      <w:r w:rsidRPr="006A7486">
        <w:rPr>
          <w:rFonts w:cs="Times New Roman"/>
          <w:sz w:val="22"/>
          <w:szCs w:val="22"/>
        </w:rPr>
        <w:t>Żnin</w:t>
      </w:r>
      <w:proofErr w:type="spellEnd"/>
    </w:p>
    <w:p w14:paraId="39FCFCCC"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Łódzkie</w:t>
      </w:r>
      <w:proofErr w:type="spellEnd"/>
      <w:r w:rsidRPr="006A7486">
        <w:rPr>
          <w:rFonts w:cs="Times New Roman"/>
          <w:sz w:val="22"/>
          <w:szCs w:val="22"/>
        </w:rPr>
        <w:tab/>
      </w:r>
      <w:proofErr w:type="spellStart"/>
      <w:r w:rsidRPr="006A7486">
        <w:rPr>
          <w:rFonts w:cs="Times New Roman"/>
          <w:sz w:val="22"/>
          <w:szCs w:val="22"/>
        </w:rPr>
        <w:t>Bełchatów</w:t>
      </w:r>
      <w:proofErr w:type="spellEnd"/>
    </w:p>
    <w:p w14:paraId="397AED9C"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Łódzkie</w:t>
      </w:r>
      <w:proofErr w:type="spellEnd"/>
      <w:r w:rsidRPr="006A7486">
        <w:rPr>
          <w:rFonts w:cs="Times New Roman"/>
          <w:sz w:val="22"/>
          <w:szCs w:val="22"/>
        </w:rPr>
        <w:tab/>
      </w:r>
      <w:proofErr w:type="spellStart"/>
      <w:r w:rsidRPr="006A7486">
        <w:rPr>
          <w:rFonts w:cs="Times New Roman"/>
          <w:sz w:val="22"/>
          <w:szCs w:val="22"/>
        </w:rPr>
        <w:t>Brzeziny</w:t>
      </w:r>
      <w:proofErr w:type="spellEnd"/>
    </w:p>
    <w:p w14:paraId="3BFA48CC"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Łódzkie</w:t>
      </w:r>
      <w:proofErr w:type="spellEnd"/>
      <w:r w:rsidRPr="006A7486">
        <w:rPr>
          <w:rFonts w:cs="Times New Roman"/>
          <w:sz w:val="22"/>
          <w:szCs w:val="22"/>
        </w:rPr>
        <w:tab/>
      </w:r>
      <w:proofErr w:type="spellStart"/>
      <w:r w:rsidRPr="006A7486">
        <w:rPr>
          <w:rFonts w:cs="Times New Roman"/>
          <w:sz w:val="22"/>
          <w:szCs w:val="22"/>
        </w:rPr>
        <w:t>Kutno</w:t>
      </w:r>
      <w:proofErr w:type="spellEnd"/>
    </w:p>
    <w:p w14:paraId="0BC78CC2"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Łódzkie</w:t>
      </w:r>
      <w:proofErr w:type="spellEnd"/>
      <w:r w:rsidRPr="006A7486">
        <w:rPr>
          <w:rFonts w:cs="Times New Roman"/>
          <w:sz w:val="22"/>
          <w:szCs w:val="22"/>
        </w:rPr>
        <w:tab/>
      </w:r>
      <w:proofErr w:type="spellStart"/>
      <w:r w:rsidRPr="006A7486">
        <w:rPr>
          <w:rFonts w:cs="Times New Roman"/>
          <w:sz w:val="22"/>
          <w:szCs w:val="22"/>
        </w:rPr>
        <w:t>Łask</w:t>
      </w:r>
      <w:proofErr w:type="spellEnd"/>
    </w:p>
    <w:p w14:paraId="016FAF5E"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Łódzkie</w:t>
      </w:r>
      <w:proofErr w:type="spellEnd"/>
      <w:r w:rsidRPr="006A7486">
        <w:rPr>
          <w:rFonts w:cs="Times New Roman"/>
          <w:sz w:val="22"/>
          <w:szCs w:val="22"/>
        </w:rPr>
        <w:tab/>
      </w:r>
      <w:proofErr w:type="spellStart"/>
      <w:r w:rsidRPr="006A7486">
        <w:rPr>
          <w:rFonts w:cs="Times New Roman"/>
          <w:sz w:val="22"/>
          <w:szCs w:val="22"/>
        </w:rPr>
        <w:t>Łęczyca</w:t>
      </w:r>
      <w:proofErr w:type="spellEnd"/>
    </w:p>
    <w:p w14:paraId="34A7682A"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Łódzkie</w:t>
      </w:r>
      <w:proofErr w:type="spellEnd"/>
      <w:r w:rsidRPr="006A7486">
        <w:rPr>
          <w:rFonts w:cs="Times New Roman"/>
          <w:sz w:val="22"/>
          <w:szCs w:val="22"/>
        </w:rPr>
        <w:tab/>
      </w:r>
      <w:proofErr w:type="spellStart"/>
      <w:r w:rsidRPr="006A7486">
        <w:rPr>
          <w:rFonts w:cs="Times New Roman"/>
          <w:sz w:val="22"/>
          <w:szCs w:val="22"/>
        </w:rPr>
        <w:t>Łódź</w:t>
      </w:r>
      <w:proofErr w:type="spellEnd"/>
    </w:p>
    <w:p w14:paraId="1553E3E2"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Łódzkie</w:t>
      </w:r>
      <w:proofErr w:type="spellEnd"/>
      <w:r w:rsidRPr="006A7486">
        <w:rPr>
          <w:rFonts w:cs="Times New Roman"/>
          <w:sz w:val="22"/>
          <w:szCs w:val="22"/>
        </w:rPr>
        <w:tab/>
      </w:r>
      <w:proofErr w:type="spellStart"/>
      <w:r w:rsidRPr="006A7486">
        <w:rPr>
          <w:rFonts w:cs="Times New Roman"/>
          <w:sz w:val="22"/>
          <w:szCs w:val="22"/>
        </w:rPr>
        <w:t>Łódzki</w:t>
      </w:r>
      <w:proofErr w:type="spellEnd"/>
      <w:r w:rsidRPr="006A7486">
        <w:rPr>
          <w:rFonts w:cs="Times New Roman"/>
          <w:sz w:val="22"/>
          <w:szCs w:val="22"/>
        </w:rPr>
        <w:t xml:space="preserve"> </w:t>
      </w:r>
      <w:proofErr w:type="spellStart"/>
      <w:r w:rsidRPr="006A7486">
        <w:rPr>
          <w:rFonts w:cs="Times New Roman"/>
          <w:sz w:val="22"/>
          <w:szCs w:val="22"/>
        </w:rPr>
        <w:t>Wschodni</w:t>
      </w:r>
      <w:proofErr w:type="spellEnd"/>
    </w:p>
    <w:p w14:paraId="4E5A2529"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Łódzkie</w:t>
      </w:r>
      <w:proofErr w:type="spellEnd"/>
      <w:r w:rsidRPr="006A7486">
        <w:rPr>
          <w:rFonts w:cs="Times New Roman"/>
          <w:sz w:val="22"/>
          <w:szCs w:val="22"/>
        </w:rPr>
        <w:tab/>
      </w:r>
      <w:proofErr w:type="spellStart"/>
      <w:r w:rsidRPr="006A7486">
        <w:rPr>
          <w:rFonts w:cs="Times New Roman"/>
          <w:sz w:val="22"/>
          <w:szCs w:val="22"/>
        </w:rPr>
        <w:t>Łowicz</w:t>
      </w:r>
      <w:proofErr w:type="spellEnd"/>
    </w:p>
    <w:p w14:paraId="73508619"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Łódzkie</w:t>
      </w:r>
      <w:proofErr w:type="spellEnd"/>
      <w:r w:rsidRPr="006A7486">
        <w:rPr>
          <w:rFonts w:cs="Times New Roman"/>
          <w:sz w:val="22"/>
          <w:szCs w:val="22"/>
        </w:rPr>
        <w:tab/>
      </w:r>
      <w:proofErr w:type="spellStart"/>
      <w:r w:rsidRPr="006A7486">
        <w:rPr>
          <w:rFonts w:cs="Times New Roman"/>
          <w:sz w:val="22"/>
          <w:szCs w:val="22"/>
        </w:rPr>
        <w:t>Opoczno</w:t>
      </w:r>
      <w:proofErr w:type="spellEnd"/>
    </w:p>
    <w:p w14:paraId="73355A66"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Łódzkie</w:t>
      </w:r>
      <w:proofErr w:type="spellEnd"/>
      <w:r w:rsidRPr="006A7486">
        <w:rPr>
          <w:rFonts w:cs="Times New Roman"/>
          <w:sz w:val="22"/>
          <w:szCs w:val="22"/>
        </w:rPr>
        <w:tab/>
      </w:r>
      <w:proofErr w:type="spellStart"/>
      <w:r w:rsidRPr="006A7486">
        <w:rPr>
          <w:rFonts w:cs="Times New Roman"/>
          <w:sz w:val="22"/>
          <w:szCs w:val="22"/>
        </w:rPr>
        <w:t>Pabianice</w:t>
      </w:r>
      <w:proofErr w:type="spellEnd"/>
    </w:p>
    <w:p w14:paraId="60D9FBDB"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lastRenderedPageBreak/>
        <w:t>Łódzkie</w:t>
      </w:r>
      <w:proofErr w:type="spellEnd"/>
      <w:r w:rsidRPr="006A7486">
        <w:rPr>
          <w:rFonts w:cs="Times New Roman"/>
          <w:sz w:val="22"/>
          <w:szCs w:val="22"/>
        </w:rPr>
        <w:tab/>
      </w:r>
      <w:proofErr w:type="spellStart"/>
      <w:r w:rsidRPr="006A7486">
        <w:rPr>
          <w:rFonts w:cs="Times New Roman"/>
          <w:sz w:val="22"/>
          <w:szCs w:val="22"/>
        </w:rPr>
        <w:t>Pajęczno</w:t>
      </w:r>
      <w:proofErr w:type="spellEnd"/>
    </w:p>
    <w:p w14:paraId="259FE3B1"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Łódzkie</w:t>
      </w:r>
      <w:proofErr w:type="spellEnd"/>
      <w:r w:rsidRPr="006A7486">
        <w:rPr>
          <w:rFonts w:cs="Times New Roman"/>
          <w:sz w:val="22"/>
          <w:szCs w:val="22"/>
        </w:rPr>
        <w:tab/>
      </w:r>
      <w:proofErr w:type="spellStart"/>
      <w:r w:rsidRPr="006A7486">
        <w:rPr>
          <w:rFonts w:cs="Times New Roman"/>
          <w:sz w:val="22"/>
          <w:szCs w:val="22"/>
        </w:rPr>
        <w:t>Piotrków</w:t>
      </w:r>
      <w:proofErr w:type="spellEnd"/>
    </w:p>
    <w:p w14:paraId="01EEBCB2"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Łódzkie</w:t>
      </w:r>
      <w:proofErr w:type="spellEnd"/>
      <w:r w:rsidRPr="006A7486">
        <w:rPr>
          <w:rFonts w:cs="Times New Roman"/>
          <w:sz w:val="22"/>
          <w:szCs w:val="22"/>
        </w:rPr>
        <w:tab/>
      </w:r>
      <w:proofErr w:type="spellStart"/>
      <w:r w:rsidRPr="006A7486">
        <w:rPr>
          <w:rFonts w:cs="Times New Roman"/>
          <w:sz w:val="22"/>
          <w:szCs w:val="22"/>
        </w:rPr>
        <w:t>Piotrków</w:t>
      </w:r>
      <w:proofErr w:type="spellEnd"/>
      <w:r w:rsidRPr="006A7486">
        <w:rPr>
          <w:rFonts w:cs="Times New Roman"/>
          <w:sz w:val="22"/>
          <w:szCs w:val="22"/>
        </w:rPr>
        <w:t xml:space="preserve"> Trybunalski</w:t>
      </w:r>
    </w:p>
    <w:p w14:paraId="3EC99F67"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Łódzkie</w:t>
      </w:r>
      <w:proofErr w:type="spellEnd"/>
      <w:r w:rsidRPr="006A7486">
        <w:rPr>
          <w:rFonts w:cs="Times New Roman"/>
          <w:sz w:val="22"/>
          <w:szCs w:val="22"/>
        </w:rPr>
        <w:tab/>
      </w:r>
      <w:proofErr w:type="spellStart"/>
      <w:r w:rsidRPr="006A7486">
        <w:rPr>
          <w:rFonts w:cs="Times New Roman"/>
          <w:sz w:val="22"/>
          <w:szCs w:val="22"/>
        </w:rPr>
        <w:t>Poddębice</w:t>
      </w:r>
      <w:proofErr w:type="spellEnd"/>
    </w:p>
    <w:p w14:paraId="57F508BD"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Łódzkie</w:t>
      </w:r>
      <w:proofErr w:type="spellEnd"/>
      <w:r w:rsidRPr="006A7486">
        <w:rPr>
          <w:rFonts w:cs="Times New Roman"/>
          <w:sz w:val="22"/>
          <w:szCs w:val="22"/>
        </w:rPr>
        <w:tab/>
      </w:r>
      <w:proofErr w:type="spellStart"/>
      <w:r w:rsidRPr="006A7486">
        <w:rPr>
          <w:rFonts w:cs="Times New Roman"/>
          <w:sz w:val="22"/>
          <w:szCs w:val="22"/>
        </w:rPr>
        <w:t>Radomsko</w:t>
      </w:r>
      <w:proofErr w:type="spellEnd"/>
    </w:p>
    <w:p w14:paraId="6E5D0EBA"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Łódzkie</w:t>
      </w:r>
      <w:proofErr w:type="spellEnd"/>
      <w:r w:rsidRPr="006A7486">
        <w:rPr>
          <w:rFonts w:cs="Times New Roman"/>
          <w:sz w:val="22"/>
          <w:szCs w:val="22"/>
        </w:rPr>
        <w:tab/>
        <w:t>Rawa</w:t>
      </w:r>
    </w:p>
    <w:p w14:paraId="030AEE22"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Łódzkie</w:t>
      </w:r>
      <w:proofErr w:type="spellEnd"/>
      <w:r w:rsidRPr="006A7486">
        <w:rPr>
          <w:rFonts w:cs="Times New Roman"/>
          <w:sz w:val="22"/>
          <w:szCs w:val="22"/>
        </w:rPr>
        <w:tab/>
      </w:r>
      <w:proofErr w:type="spellStart"/>
      <w:r w:rsidRPr="006A7486">
        <w:rPr>
          <w:rFonts w:cs="Times New Roman"/>
          <w:sz w:val="22"/>
          <w:szCs w:val="22"/>
        </w:rPr>
        <w:t>Sieradz</w:t>
      </w:r>
      <w:proofErr w:type="spellEnd"/>
    </w:p>
    <w:p w14:paraId="555E4BDE"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Łódzkie</w:t>
      </w:r>
      <w:proofErr w:type="spellEnd"/>
      <w:r w:rsidRPr="006A7486">
        <w:rPr>
          <w:rFonts w:cs="Times New Roman"/>
          <w:sz w:val="22"/>
          <w:szCs w:val="22"/>
        </w:rPr>
        <w:tab/>
      </w:r>
      <w:proofErr w:type="spellStart"/>
      <w:r w:rsidRPr="006A7486">
        <w:rPr>
          <w:rFonts w:cs="Times New Roman"/>
          <w:sz w:val="22"/>
          <w:szCs w:val="22"/>
        </w:rPr>
        <w:t>Skierniewice</w:t>
      </w:r>
      <w:proofErr w:type="spellEnd"/>
    </w:p>
    <w:p w14:paraId="1D91625D"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Łódzkie</w:t>
      </w:r>
      <w:proofErr w:type="spellEnd"/>
      <w:r w:rsidRPr="006A7486">
        <w:rPr>
          <w:rFonts w:cs="Times New Roman"/>
          <w:sz w:val="22"/>
          <w:szCs w:val="22"/>
        </w:rPr>
        <w:tab/>
      </w:r>
      <w:proofErr w:type="spellStart"/>
      <w:r w:rsidRPr="006A7486">
        <w:rPr>
          <w:rFonts w:cs="Times New Roman"/>
          <w:sz w:val="22"/>
          <w:szCs w:val="22"/>
        </w:rPr>
        <w:t>Skierniewice</w:t>
      </w:r>
      <w:proofErr w:type="spellEnd"/>
      <w:r w:rsidRPr="006A7486">
        <w:rPr>
          <w:rFonts w:cs="Times New Roman"/>
          <w:sz w:val="22"/>
          <w:szCs w:val="22"/>
        </w:rPr>
        <w:t xml:space="preserve"> (City)</w:t>
      </w:r>
    </w:p>
    <w:p w14:paraId="6D7744AD"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Łódzkie</w:t>
      </w:r>
      <w:proofErr w:type="spellEnd"/>
      <w:r w:rsidRPr="006A7486">
        <w:rPr>
          <w:rFonts w:cs="Times New Roman"/>
          <w:sz w:val="22"/>
          <w:szCs w:val="22"/>
        </w:rPr>
        <w:tab/>
      </w:r>
      <w:proofErr w:type="spellStart"/>
      <w:r w:rsidRPr="006A7486">
        <w:rPr>
          <w:rFonts w:cs="Times New Roman"/>
          <w:sz w:val="22"/>
          <w:szCs w:val="22"/>
        </w:rPr>
        <w:t>Tomaszów</w:t>
      </w:r>
      <w:proofErr w:type="spellEnd"/>
      <w:r w:rsidRPr="006A7486">
        <w:rPr>
          <w:rFonts w:cs="Times New Roman"/>
          <w:sz w:val="22"/>
          <w:szCs w:val="22"/>
        </w:rPr>
        <w:t xml:space="preserve"> Mazowiecki</w:t>
      </w:r>
    </w:p>
    <w:p w14:paraId="13929836"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Łódzkie</w:t>
      </w:r>
      <w:proofErr w:type="spellEnd"/>
      <w:r w:rsidRPr="006A7486">
        <w:rPr>
          <w:rFonts w:cs="Times New Roman"/>
          <w:sz w:val="22"/>
          <w:szCs w:val="22"/>
        </w:rPr>
        <w:tab/>
      </w:r>
      <w:proofErr w:type="spellStart"/>
      <w:r w:rsidRPr="006A7486">
        <w:rPr>
          <w:rFonts w:cs="Times New Roman"/>
          <w:sz w:val="22"/>
          <w:szCs w:val="22"/>
        </w:rPr>
        <w:t>Wieluń</w:t>
      </w:r>
      <w:proofErr w:type="spellEnd"/>
    </w:p>
    <w:p w14:paraId="79E610BA"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Łódzkie</w:t>
      </w:r>
      <w:proofErr w:type="spellEnd"/>
      <w:r w:rsidRPr="006A7486">
        <w:rPr>
          <w:rFonts w:cs="Times New Roman"/>
          <w:sz w:val="22"/>
          <w:szCs w:val="22"/>
        </w:rPr>
        <w:tab/>
      </w:r>
      <w:proofErr w:type="spellStart"/>
      <w:r w:rsidRPr="006A7486">
        <w:rPr>
          <w:rFonts w:cs="Times New Roman"/>
          <w:sz w:val="22"/>
          <w:szCs w:val="22"/>
        </w:rPr>
        <w:t>Wieruszów</w:t>
      </w:r>
      <w:proofErr w:type="spellEnd"/>
    </w:p>
    <w:p w14:paraId="0A1CA9DB"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Łódzkie</w:t>
      </w:r>
      <w:proofErr w:type="spellEnd"/>
      <w:r w:rsidRPr="006A7486">
        <w:rPr>
          <w:rFonts w:cs="Times New Roman"/>
          <w:sz w:val="22"/>
          <w:szCs w:val="22"/>
        </w:rPr>
        <w:tab/>
      </w:r>
      <w:proofErr w:type="spellStart"/>
      <w:r w:rsidRPr="006A7486">
        <w:rPr>
          <w:rFonts w:cs="Times New Roman"/>
          <w:sz w:val="22"/>
          <w:szCs w:val="22"/>
        </w:rPr>
        <w:t>Zduńska</w:t>
      </w:r>
      <w:proofErr w:type="spellEnd"/>
      <w:r w:rsidRPr="006A7486">
        <w:rPr>
          <w:rFonts w:cs="Times New Roman"/>
          <w:sz w:val="22"/>
          <w:szCs w:val="22"/>
        </w:rPr>
        <w:t xml:space="preserve"> Wola</w:t>
      </w:r>
    </w:p>
    <w:p w14:paraId="08ACFAD2"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Łódzkie</w:t>
      </w:r>
      <w:proofErr w:type="spellEnd"/>
      <w:r w:rsidRPr="006A7486">
        <w:rPr>
          <w:rFonts w:cs="Times New Roman"/>
          <w:sz w:val="22"/>
          <w:szCs w:val="22"/>
        </w:rPr>
        <w:tab/>
        <w:t>Zgierz</w:t>
      </w:r>
    </w:p>
    <w:p w14:paraId="6F1F0FF8"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Lubelskie</w:t>
      </w:r>
      <w:proofErr w:type="spellEnd"/>
      <w:r w:rsidRPr="006A7486">
        <w:rPr>
          <w:rFonts w:cs="Times New Roman"/>
          <w:sz w:val="22"/>
          <w:szCs w:val="22"/>
        </w:rPr>
        <w:tab/>
      </w:r>
      <w:proofErr w:type="spellStart"/>
      <w:r w:rsidRPr="006A7486">
        <w:rPr>
          <w:rFonts w:cs="Times New Roman"/>
          <w:sz w:val="22"/>
          <w:szCs w:val="22"/>
        </w:rPr>
        <w:t>Biała</w:t>
      </w:r>
      <w:proofErr w:type="spellEnd"/>
      <w:r w:rsidRPr="006A7486">
        <w:rPr>
          <w:rFonts w:cs="Times New Roman"/>
          <w:sz w:val="22"/>
          <w:szCs w:val="22"/>
        </w:rPr>
        <w:t xml:space="preserve"> Podlaska</w:t>
      </w:r>
    </w:p>
    <w:p w14:paraId="15B49A74"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Lubelskie</w:t>
      </w:r>
      <w:proofErr w:type="spellEnd"/>
      <w:r w:rsidRPr="006A7486">
        <w:rPr>
          <w:rFonts w:cs="Times New Roman"/>
          <w:sz w:val="22"/>
          <w:szCs w:val="22"/>
        </w:rPr>
        <w:tab/>
      </w:r>
      <w:proofErr w:type="spellStart"/>
      <w:r w:rsidRPr="006A7486">
        <w:rPr>
          <w:rFonts w:cs="Times New Roman"/>
          <w:sz w:val="22"/>
          <w:szCs w:val="22"/>
        </w:rPr>
        <w:t>Biała</w:t>
      </w:r>
      <w:proofErr w:type="spellEnd"/>
      <w:r w:rsidRPr="006A7486">
        <w:rPr>
          <w:rFonts w:cs="Times New Roman"/>
          <w:sz w:val="22"/>
          <w:szCs w:val="22"/>
        </w:rPr>
        <w:t xml:space="preserve"> Podlaska (City)</w:t>
      </w:r>
    </w:p>
    <w:p w14:paraId="4C960345"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Lubelskie</w:t>
      </w:r>
      <w:proofErr w:type="spellEnd"/>
      <w:r w:rsidRPr="006A7486">
        <w:rPr>
          <w:rFonts w:cs="Times New Roman"/>
          <w:sz w:val="22"/>
          <w:szCs w:val="22"/>
        </w:rPr>
        <w:tab/>
      </w:r>
      <w:proofErr w:type="spellStart"/>
      <w:r w:rsidRPr="006A7486">
        <w:rPr>
          <w:rFonts w:cs="Times New Roman"/>
          <w:sz w:val="22"/>
          <w:szCs w:val="22"/>
        </w:rPr>
        <w:t>Biłgoraj</w:t>
      </w:r>
      <w:proofErr w:type="spellEnd"/>
    </w:p>
    <w:p w14:paraId="32085193"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Lubelskie</w:t>
      </w:r>
      <w:proofErr w:type="spellEnd"/>
      <w:r w:rsidRPr="006A7486">
        <w:rPr>
          <w:rFonts w:cs="Times New Roman"/>
          <w:sz w:val="22"/>
          <w:szCs w:val="22"/>
        </w:rPr>
        <w:tab/>
      </w:r>
      <w:proofErr w:type="spellStart"/>
      <w:r w:rsidRPr="006A7486">
        <w:rPr>
          <w:rFonts w:cs="Times New Roman"/>
          <w:sz w:val="22"/>
          <w:szCs w:val="22"/>
        </w:rPr>
        <w:t>Chełm</w:t>
      </w:r>
      <w:proofErr w:type="spellEnd"/>
    </w:p>
    <w:p w14:paraId="042E3046"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Lubelskie</w:t>
      </w:r>
      <w:proofErr w:type="spellEnd"/>
      <w:r w:rsidRPr="006A7486">
        <w:rPr>
          <w:rFonts w:cs="Times New Roman"/>
          <w:sz w:val="22"/>
          <w:szCs w:val="22"/>
        </w:rPr>
        <w:tab/>
      </w:r>
      <w:proofErr w:type="spellStart"/>
      <w:r w:rsidRPr="006A7486">
        <w:rPr>
          <w:rFonts w:cs="Times New Roman"/>
          <w:sz w:val="22"/>
          <w:szCs w:val="22"/>
        </w:rPr>
        <w:t>Chełm</w:t>
      </w:r>
      <w:proofErr w:type="spellEnd"/>
      <w:r w:rsidRPr="006A7486">
        <w:rPr>
          <w:rFonts w:cs="Times New Roman"/>
          <w:sz w:val="22"/>
          <w:szCs w:val="22"/>
        </w:rPr>
        <w:t xml:space="preserve"> (City)</w:t>
      </w:r>
    </w:p>
    <w:p w14:paraId="7AFEA5EC"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Lubelskie</w:t>
      </w:r>
      <w:proofErr w:type="spellEnd"/>
      <w:r w:rsidRPr="006A7486">
        <w:rPr>
          <w:rFonts w:cs="Times New Roman"/>
          <w:sz w:val="22"/>
          <w:szCs w:val="22"/>
        </w:rPr>
        <w:tab/>
      </w:r>
      <w:proofErr w:type="spellStart"/>
      <w:r w:rsidRPr="006A7486">
        <w:rPr>
          <w:rFonts w:cs="Times New Roman"/>
          <w:sz w:val="22"/>
          <w:szCs w:val="22"/>
        </w:rPr>
        <w:t>Hrubieszów</w:t>
      </w:r>
      <w:proofErr w:type="spellEnd"/>
    </w:p>
    <w:p w14:paraId="16304D4B"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Lubelskie</w:t>
      </w:r>
      <w:proofErr w:type="spellEnd"/>
      <w:r w:rsidRPr="006A7486">
        <w:rPr>
          <w:rFonts w:cs="Times New Roman"/>
          <w:sz w:val="22"/>
          <w:szCs w:val="22"/>
        </w:rPr>
        <w:tab/>
      </w:r>
      <w:proofErr w:type="spellStart"/>
      <w:r w:rsidRPr="006A7486">
        <w:rPr>
          <w:rFonts w:cs="Times New Roman"/>
          <w:sz w:val="22"/>
          <w:szCs w:val="22"/>
        </w:rPr>
        <w:t>Janów</w:t>
      </w:r>
      <w:proofErr w:type="spellEnd"/>
      <w:r w:rsidRPr="006A7486">
        <w:rPr>
          <w:rFonts w:cs="Times New Roman"/>
          <w:sz w:val="22"/>
          <w:szCs w:val="22"/>
        </w:rPr>
        <w:t xml:space="preserve"> Lubelski</w:t>
      </w:r>
    </w:p>
    <w:p w14:paraId="5611E1C7"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Lubelskie</w:t>
      </w:r>
      <w:proofErr w:type="spellEnd"/>
      <w:r w:rsidRPr="006A7486">
        <w:rPr>
          <w:rFonts w:cs="Times New Roman"/>
          <w:sz w:val="22"/>
          <w:szCs w:val="22"/>
        </w:rPr>
        <w:tab/>
      </w:r>
      <w:proofErr w:type="spellStart"/>
      <w:r w:rsidRPr="006A7486">
        <w:rPr>
          <w:rFonts w:cs="Times New Roman"/>
          <w:sz w:val="22"/>
          <w:szCs w:val="22"/>
        </w:rPr>
        <w:t>Kraśnik</w:t>
      </w:r>
      <w:proofErr w:type="spellEnd"/>
    </w:p>
    <w:p w14:paraId="070F7D97"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Lubelskie</w:t>
      </w:r>
      <w:proofErr w:type="spellEnd"/>
      <w:r w:rsidRPr="006A7486">
        <w:rPr>
          <w:rFonts w:cs="Times New Roman"/>
          <w:sz w:val="22"/>
          <w:szCs w:val="22"/>
        </w:rPr>
        <w:tab/>
      </w:r>
      <w:proofErr w:type="spellStart"/>
      <w:r w:rsidRPr="006A7486">
        <w:rPr>
          <w:rFonts w:cs="Times New Roman"/>
          <w:sz w:val="22"/>
          <w:szCs w:val="22"/>
        </w:rPr>
        <w:t>Krasnystaw</w:t>
      </w:r>
      <w:proofErr w:type="spellEnd"/>
    </w:p>
    <w:p w14:paraId="7851CBB7"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Lubelskie</w:t>
      </w:r>
      <w:proofErr w:type="spellEnd"/>
      <w:r w:rsidRPr="006A7486">
        <w:rPr>
          <w:rFonts w:cs="Times New Roman"/>
          <w:sz w:val="22"/>
          <w:szCs w:val="22"/>
        </w:rPr>
        <w:tab/>
      </w:r>
      <w:proofErr w:type="spellStart"/>
      <w:r w:rsidRPr="006A7486">
        <w:rPr>
          <w:rFonts w:cs="Times New Roman"/>
          <w:sz w:val="22"/>
          <w:szCs w:val="22"/>
        </w:rPr>
        <w:t>Łęczna</w:t>
      </w:r>
      <w:proofErr w:type="spellEnd"/>
    </w:p>
    <w:p w14:paraId="75011EB8"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Lubelskie</w:t>
      </w:r>
      <w:proofErr w:type="spellEnd"/>
      <w:r w:rsidRPr="006A7486">
        <w:rPr>
          <w:rFonts w:cs="Times New Roman"/>
          <w:sz w:val="22"/>
          <w:szCs w:val="22"/>
        </w:rPr>
        <w:tab/>
      </w:r>
      <w:proofErr w:type="spellStart"/>
      <w:r w:rsidRPr="006A7486">
        <w:rPr>
          <w:rFonts w:cs="Times New Roman"/>
          <w:sz w:val="22"/>
          <w:szCs w:val="22"/>
        </w:rPr>
        <w:t>Lubartów</w:t>
      </w:r>
      <w:proofErr w:type="spellEnd"/>
    </w:p>
    <w:p w14:paraId="4704609F"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Lubelskie</w:t>
      </w:r>
      <w:proofErr w:type="spellEnd"/>
      <w:r w:rsidRPr="006A7486">
        <w:rPr>
          <w:rFonts w:cs="Times New Roman"/>
          <w:sz w:val="22"/>
          <w:szCs w:val="22"/>
        </w:rPr>
        <w:tab/>
        <w:t>Lublin</w:t>
      </w:r>
    </w:p>
    <w:p w14:paraId="0DFB7D45"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Lubelskie</w:t>
      </w:r>
      <w:proofErr w:type="spellEnd"/>
      <w:r w:rsidRPr="006A7486">
        <w:rPr>
          <w:rFonts w:cs="Times New Roman"/>
          <w:sz w:val="22"/>
          <w:szCs w:val="22"/>
        </w:rPr>
        <w:tab/>
        <w:t>Lublin (City)</w:t>
      </w:r>
    </w:p>
    <w:p w14:paraId="04017AD0"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Lubelskie</w:t>
      </w:r>
      <w:proofErr w:type="spellEnd"/>
      <w:r w:rsidRPr="006A7486">
        <w:rPr>
          <w:rFonts w:cs="Times New Roman"/>
          <w:sz w:val="22"/>
          <w:szCs w:val="22"/>
        </w:rPr>
        <w:tab/>
      </w:r>
      <w:proofErr w:type="spellStart"/>
      <w:r w:rsidRPr="006A7486">
        <w:rPr>
          <w:rFonts w:cs="Times New Roman"/>
          <w:sz w:val="22"/>
          <w:szCs w:val="22"/>
        </w:rPr>
        <w:t>Łuków</w:t>
      </w:r>
      <w:proofErr w:type="spellEnd"/>
    </w:p>
    <w:p w14:paraId="47D140A0"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Lubelskie</w:t>
      </w:r>
      <w:proofErr w:type="spellEnd"/>
      <w:r w:rsidRPr="006A7486">
        <w:rPr>
          <w:rFonts w:cs="Times New Roman"/>
          <w:sz w:val="22"/>
          <w:szCs w:val="22"/>
        </w:rPr>
        <w:tab/>
        <w:t xml:space="preserve">Opole </w:t>
      </w:r>
      <w:proofErr w:type="spellStart"/>
      <w:r w:rsidRPr="006A7486">
        <w:rPr>
          <w:rFonts w:cs="Times New Roman"/>
          <w:sz w:val="22"/>
          <w:szCs w:val="22"/>
        </w:rPr>
        <w:t>Lubelskie</w:t>
      </w:r>
      <w:proofErr w:type="spellEnd"/>
    </w:p>
    <w:p w14:paraId="41A90368"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Lubelskie</w:t>
      </w:r>
      <w:proofErr w:type="spellEnd"/>
      <w:r w:rsidRPr="006A7486">
        <w:rPr>
          <w:rFonts w:cs="Times New Roman"/>
          <w:sz w:val="22"/>
          <w:szCs w:val="22"/>
        </w:rPr>
        <w:tab/>
      </w:r>
      <w:proofErr w:type="spellStart"/>
      <w:r w:rsidRPr="006A7486">
        <w:rPr>
          <w:rFonts w:cs="Times New Roman"/>
          <w:sz w:val="22"/>
          <w:szCs w:val="22"/>
        </w:rPr>
        <w:t>Parczew</w:t>
      </w:r>
      <w:proofErr w:type="spellEnd"/>
    </w:p>
    <w:p w14:paraId="0BF478FD"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lastRenderedPageBreak/>
        <w:t>Lubelskie</w:t>
      </w:r>
      <w:proofErr w:type="spellEnd"/>
      <w:r w:rsidRPr="006A7486">
        <w:rPr>
          <w:rFonts w:cs="Times New Roman"/>
          <w:sz w:val="22"/>
          <w:szCs w:val="22"/>
        </w:rPr>
        <w:tab/>
      </w:r>
      <w:proofErr w:type="spellStart"/>
      <w:r w:rsidRPr="006A7486">
        <w:rPr>
          <w:rFonts w:cs="Times New Roman"/>
          <w:sz w:val="22"/>
          <w:szCs w:val="22"/>
        </w:rPr>
        <w:t>Puławy</w:t>
      </w:r>
      <w:proofErr w:type="spellEnd"/>
    </w:p>
    <w:p w14:paraId="3CD22AF9"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Lubelskie</w:t>
      </w:r>
      <w:proofErr w:type="spellEnd"/>
      <w:r w:rsidRPr="006A7486">
        <w:rPr>
          <w:rFonts w:cs="Times New Roman"/>
          <w:sz w:val="22"/>
          <w:szCs w:val="22"/>
        </w:rPr>
        <w:tab/>
      </w:r>
      <w:proofErr w:type="spellStart"/>
      <w:r w:rsidRPr="006A7486">
        <w:rPr>
          <w:rFonts w:cs="Times New Roman"/>
          <w:sz w:val="22"/>
          <w:szCs w:val="22"/>
        </w:rPr>
        <w:t>Radzyń</w:t>
      </w:r>
      <w:proofErr w:type="spellEnd"/>
      <w:r w:rsidRPr="006A7486">
        <w:rPr>
          <w:rFonts w:cs="Times New Roman"/>
          <w:sz w:val="22"/>
          <w:szCs w:val="22"/>
        </w:rPr>
        <w:t xml:space="preserve"> Podlaski</w:t>
      </w:r>
    </w:p>
    <w:p w14:paraId="65C75A9C"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Lubelskie</w:t>
      </w:r>
      <w:proofErr w:type="spellEnd"/>
      <w:r w:rsidRPr="006A7486">
        <w:rPr>
          <w:rFonts w:cs="Times New Roman"/>
          <w:sz w:val="22"/>
          <w:szCs w:val="22"/>
        </w:rPr>
        <w:tab/>
      </w:r>
      <w:proofErr w:type="spellStart"/>
      <w:r w:rsidRPr="006A7486">
        <w:rPr>
          <w:rFonts w:cs="Times New Roman"/>
          <w:sz w:val="22"/>
          <w:szCs w:val="22"/>
        </w:rPr>
        <w:t>Ryki</w:t>
      </w:r>
      <w:proofErr w:type="spellEnd"/>
    </w:p>
    <w:p w14:paraId="2BEC0FCE"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Lubelskie</w:t>
      </w:r>
      <w:proofErr w:type="spellEnd"/>
      <w:r w:rsidRPr="006A7486">
        <w:rPr>
          <w:rFonts w:cs="Times New Roman"/>
          <w:sz w:val="22"/>
          <w:szCs w:val="22"/>
        </w:rPr>
        <w:tab/>
      </w:r>
      <w:proofErr w:type="spellStart"/>
      <w:r w:rsidRPr="006A7486">
        <w:rPr>
          <w:rFonts w:cs="Times New Roman"/>
          <w:sz w:val="22"/>
          <w:szCs w:val="22"/>
        </w:rPr>
        <w:t>Świdnik</w:t>
      </w:r>
      <w:proofErr w:type="spellEnd"/>
    </w:p>
    <w:p w14:paraId="1A27125A"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Lubelskie</w:t>
      </w:r>
      <w:proofErr w:type="spellEnd"/>
      <w:r w:rsidRPr="006A7486">
        <w:rPr>
          <w:rFonts w:cs="Times New Roman"/>
          <w:sz w:val="22"/>
          <w:szCs w:val="22"/>
        </w:rPr>
        <w:tab/>
      </w:r>
      <w:proofErr w:type="spellStart"/>
      <w:r w:rsidRPr="006A7486">
        <w:rPr>
          <w:rFonts w:cs="Times New Roman"/>
          <w:sz w:val="22"/>
          <w:szCs w:val="22"/>
        </w:rPr>
        <w:t>Tomaszów</w:t>
      </w:r>
      <w:proofErr w:type="spellEnd"/>
      <w:r w:rsidRPr="006A7486">
        <w:rPr>
          <w:rFonts w:cs="Times New Roman"/>
          <w:sz w:val="22"/>
          <w:szCs w:val="22"/>
        </w:rPr>
        <w:t xml:space="preserve"> Lubelski</w:t>
      </w:r>
    </w:p>
    <w:p w14:paraId="67F7C93B"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Lubelskie</w:t>
      </w:r>
      <w:proofErr w:type="spellEnd"/>
      <w:r w:rsidRPr="006A7486">
        <w:rPr>
          <w:rFonts w:cs="Times New Roman"/>
          <w:sz w:val="22"/>
          <w:szCs w:val="22"/>
        </w:rPr>
        <w:tab/>
      </w:r>
      <w:proofErr w:type="spellStart"/>
      <w:r w:rsidRPr="006A7486">
        <w:rPr>
          <w:rFonts w:cs="Times New Roman"/>
          <w:sz w:val="22"/>
          <w:szCs w:val="22"/>
        </w:rPr>
        <w:t>Włodawa</w:t>
      </w:r>
      <w:proofErr w:type="spellEnd"/>
    </w:p>
    <w:p w14:paraId="27EFC1AA"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Lubelskie</w:t>
      </w:r>
      <w:proofErr w:type="spellEnd"/>
      <w:r w:rsidRPr="006A7486">
        <w:rPr>
          <w:rFonts w:cs="Times New Roman"/>
          <w:sz w:val="22"/>
          <w:szCs w:val="22"/>
        </w:rPr>
        <w:tab/>
      </w:r>
      <w:proofErr w:type="spellStart"/>
      <w:r w:rsidRPr="006A7486">
        <w:rPr>
          <w:rFonts w:cs="Times New Roman"/>
          <w:sz w:val="22"/>
          <w:szCs w:val="22"/>
        </w:rPr>
        <w:t>Zamość</w:t>
      </w:r>
      <w:proofErr w:type="spellEnd"/>
    </w:p>
    <w:p w14:paraId="33E55972"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Lubelskie</w:t>
      </w:r>
      <w:proofErr w:type="spellEnd"/>
      <w:r w:rsidRPr="006A7486">
        <w:rPr>
          <w:rFonts w:cs="Times New Roman"/>
          <w:sz w:val="22"/>
          <w:szCs w:val="22"/>
        </w:rPr>
        <w:tab/>
      </w:r>
      <w:proofErr w:type="spellStart"/>
      <w:r w:rsidRPr="006A7486">
        <w:rPr>
          <w:rFonts w:cs="Times New Roman"/>
          <w:sz w:val="22"/>
          <w:szCs w:val="22"/>
        </w:rPr>
        <w:t>Zamość</w:t>
      </w:r>
      <w:proofErr w:type="spellEnd"/>
      <w:r w:rsidRPr="006A7486">
        <w:rPr>
          <w:rFonts w:cs="Times New Roman"/>
          <w:sz w:val="22"/>
          <w:szCs w:val="22"/>
        </w:rPr>
        <w:t xml:space="preserve"> (City)</w:t>
      </w:r>
    </w:p>
    <w:p w14:paraId="00A53738"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Lubuskie</w:t>
      </w:r>
      <w:proofErr w:type="spellEnd"/>
      <w:r w:rsidRPr="006A7486">
        <w:rPr>
          <w:rFonts w:cs="Times New Roman"/>
          <w:sz w:val="22"/>
          <w:szCs w:val="22"/>
        </w:rPr>
        <w:tab/>
      </w:r>
      <w:proofErr w:type="spellStart"/>
      <w:r w:rsidRPr="006A7486">
        <w:rPr>
          <w:rFonts w:cs="Times New Roman"/>
          <w:sz w:val="22"/>
          <w:szCs w:val="22"/>
        </w:rPr>
        <w:t>Gorzów</w:t>
      </w:r>
      <w:proofErr w:type="spellEnd"/>
    </w:p>
    <w:p w14:paraId="5D4419C9"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Lubuskie</w:t>
      </w:r>
      <w:proofErr w:type="spellEnd"/>
      <w:r w:rsidRPr="006A7486">
        <w:rPr>
          <w:rFonts w:cs="Times New Roman"/>
          <w:sz w:val="22"/>
          <w:szCs w:val="22"/>
        </w:rPr>
        <w:tab/>
      </w:r>
      <w:proofErr w:type="spellStart"/>
      <w:r w:rsidRPr="006A7486">
        <w:rPr>
          <w:rFonts w:cs="Times New Roman"/>
          <w:sz w:val="22"/>
          <w:szCs w:val="22"/>
        </w:rPr>
        <w:t>Gorzów</w:t>
      </w:r>
      <w:proofErr w:type="spellEnd"/>
      <w:r w:rsidRPr="006A7486">
        <w:rPr>
          <w:rFonts w:cs="Times New Roman"/>
          <w:sz w:val="22"/>
          <w:szCs w:val="22"/>
        </w:rPr>
        <w:t xml:space="preserve"> Wielkopolski</w:t>
      </w:r>
    </w:p>
    <w:p w14:paraId="189E27F0"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Lubuskie</w:t>
      </w:r>
      <w:proofErr w:type="spellEnd"/>
      <w:r w:rsidRPr="006A7486">
        <w:rPr>
          <w:rFonts w:cs="Times New Roman"/>
          <w:sz w:val="22"/>
          <w:szCs w:val="22"/>
        </w:rPr>
        <w:tab/>
      </w:r>
      <w:proofErr w:type="spellStart"/>
      <w:r w:rsidRPr="006A7486">
        <w:rPr>
          <w:rFonts w:cs="Times New Roman"/>
          <w:sz w:val="22"/>
          <w:szCs w:val="22"/>
        </w:rPr>
        <w:t>Krosno</w:t>
      </w:r>
      <w:proofErr w:type="spellEnd"/>
      <w:r w:rsidRPr="006A7486">
        <w:rPr>
          <w:rFonts w:cs="Times New Roman"/>
          <w:sz w:val="22"/>
          <w:szCs w:val="22"/>
        </w:rPr>
        <w:t xml:space="preserve"> </w:t>
      </w:r>
      <w:proofErr w:type="spellStart"/>
      <w:r w:rsidRPr="006A7486">
        <w:rPr>
          <w:rFonts w:cs="Times New Roman"/>
          <w:sz w:val="22"/>
          <w:szCs w:val="22"/>
        </w:rPr>
        <w:t>Odrzańskie</w:t>
      </w:r>
      <w:proofErr w:type="spellEnd"/>
    </w:p>
    <w:p w14:paraId="066EE10E"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Lubuskie</w:t>
      </w:r>
      <w:proofErr w:type="spellEnd"/>
      <w:r w:rsidRPr="006A7486">
        <w:rPr>
          <w:rFonts w:cs="Times New Roman"/>
          <w:sz w:val="22"/>
          <w:szCs w:val="22"/>
        </w:rPr>
        <w:tab/>
      </w:r>
      <w:proofErr w:type="spellStart"/>
      <w:r w:rsidRPr="006A7486">
        <w:rPr>
          <w:rFonts w:cs="Times New Roman"/>
          <w:sz w:val="22"/>
          <w:szCs w:val="22"/>
        </w:rPr>
        <w:t>Międzyrzecz</w:t>
      </w:r>
      <w:proofErr w:type="spellEnd"/>
    </w:p>
    <w:p w14:paraId="66BC98C5"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Lubuskie</w:t>
      </w:r>
      <w:proofErr w:type="spellEnd"/>
      <w:r w:rsidRPr="006A7486">
        <w:rPr>
          <w:rFonts w:cs="Times New Roman"/>
          <w:sz w:val="22"/>
          <w:szCs w:val="22"/>
        </w:rPr>
        <w:tab/>
        <w:t>Nowa Sól</w:t>
      </w:r>
    </w:p>
    <w:p w14:paraId="6C3DB0BB"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Lubuskie</w:t>
      </w:r>
      <w:proofErr w:type="spellEnd"/>
      <w:r w:rsidRPr="006A7486">
        <w:rPr>
          <w:rFonts w:cs="Times New Roman"/>
          <w:sz w:val="22"/>
          <w:szCs w:val="22"/>
        </w:rPr>
        <w:tab/>
      </w:r>
      <w:proofErr w:type="spellStart"/>
      <w:r w:rsidRPr="006A7486">
        <w:rPr>
          <w:rFonts w:cs="Times New Roman"/>
          <w:sz w:val="22"/>
          <w:szCs w:val="22"/>
        </w:rPr>
        <w:t>Słubice</w:t>
      </w:r>
      <w:proofErr w:type="spellEnd"/>
    </w:p>
    <w:p w14:paraId="15B1D6BE"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Lubuskie</w:t>
      </w:r>
      <w:proofErr w:type="spellEnd"/>
      <w:r w:rsidRPr="006A7486">
        <w:rPr>
          <w:rFonts w:cs="Times New Roman"/>
          <w:sz w:val="22"/>
          <w:szCs w:val="22"/>
        </w:rPr>
        <w:tab/>
      </w:r>
      <w:proofErr w:type="spellStart"/>
      <w:r w:rsidRPr="006A7486">
        <w:rPr>
          <w:rFonts w:cs="Times New Roman"/>
          <w:sz w:val="22"/>
          <w:szCs w:val="22"/>
        </w:rPr>
        <w:t>Strzelce-Drezdenko</w:t>
      </w:r>
      <w:proofErr w:type="spellEnd"/>
    </w:p>
    <w:p w14:paraId="62880493"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Lubuskie</w:t>
      </w:r>
      <w:proofErr w:type="spellEnd"/>
      <w:r w:rsidRPr="006A7486">
        <w:rPr>
          <w:rFonts w:cs="Times New Roman"/>
          <w:sz w:val="22"/>
          <w:szCs w:val="22"/>
        </w:rPr>
        <w:tab/>
      </w:r>
      <w:proofErr w:type="spellStart"/>
      <w:r w:rsidRPr="006A7486">
        <w:rPr>
          <w:rFonts w:cs="Times New Roman"/>
          <w:sz w:val="22"/>
          <w:szCs w:val="22"/>
        </w:rPr>
        <w:t>Sulęcin</w:t>
      </w:r>
      <w:proofErr w:type="spellEnd"/>
    </w:p>
    <w:p w14:paraId="1724552B"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Lubuskie</w:t>
      </w:r>
      <w:proofErr w:type="spellEnd"/>
      <w:r w:rsidRPr="006A7486">
        <w:rPr>
          <w:rFonts w:cs="Times New Roman"/>
          <w:sz w:val="22"/>
          <w:szCs w:val="22"/>
        </w:rPr>
        <w:tab/>
      </w:r>
      <w:proofErr w:type="spellStart"/>
      <w:r w:rsidRPr="006A7486">
        <w:rPr>
          <w:rFonts w:cs="Times New Roman"/>
          <w:sz w:val="22"/>
          <w:szCs w:val="22"/>
        </w:rPr>
        <w:t>Świebodzin</w:t>
      </w:r>
      <w:proofErr w:type="spellEnd"/>
    </w:p>
    <w:p w14:paraId="67E41D53"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Lubuskie</w:t>
      </w:r>
      <w:proofErr w:type="spellEnd"/>
      <w:r w:rsidRPr="006A7486">
        <w:rPr>
          <w:rFonts w:cs="Times New Roman"/>
          <w:sz w:val="22"/>
          <w:szCs w:val="22"/>
        </w:rPr>
        <w:tab/>
      </w:r>
      <w:proofErr w:type="spellStart"/>
      <w:r w:rsidRPr="006A7486">
        <w:rPr>
          <w:rFonts w:cs="Times New Roman"/>
          <w:sz w:val="22"/>
          <w:szCs w:val="22"/>
        </w:rPr>
        <w:t>Wschowa</w:t>
      </w:r>
      <w:proofErr w:type="spellEnd"/>
    </w:p>
    <w:p w14:paraId="3545D6AA"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Lubuskie</w:t>
      </w:r>
      <w:proofErr w:type="spellEnd"/>
      <w:r w:rsidRPr="006A7486">
        <w:rPr>
          <w:rFonts w:cs="Times New Roman"/>
          <w:sz w:val="22"/>
          <w:szCs w:val="22"/>
        </w:rPr>
        <w:tab/>
      </w:r>
      <w:proofErr w:type="spellStart"/>
      <w:r w:rsidRPr="006A7486">
        <w:rPr>
          <w:rFonts w:cs="Times New Roman"/>
          <w:sz w:val="22"/>
          <w:szCs w:val="22"/>
        </w:rPr>
        <w:t>Żagań</w:t>
      </w:r>
      <w:proofErr w:type="spellEnd"/>
    </w:p>
    <w:p w14:paraId="5349059C"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Lubuskie</w:t>
      </w:r>
      <w:proofErr w:type="spellEnd"/>
      <w:r w:rsidRPr="006A7486">
        <w:rPr>
          <w:rFonts w:cs="Times New Roman"/>
          <w:sz w:val="22"/>
          <w:szCs w:val="22"/>
        </w:rPr>
        <w:tab/>
      </w:r>
      <w:proofErr w:type="spellStart"/>
      <w:r w:rsidRPr="006A7486">
        <w:rPr>
          <w:rFonts w:cs="Times New Roman"/>
          <w:sz w:val="22"/>
          <w:szCs w:val="22"/>
        </w:rPr>
        <w:t>Żary</w:t>
      </w:r>
      <w:proofErr w:type="spellEnd"/>
    </w:p>
    <w:p w14:paraId="336900F2" w14:textId="77777777" w:rsidR="00885FAC" w:rsidRPr="006A7486" w:rsidRDefault="00885FAC" w:rsidP="00F81EC4">
      <w:pPr>
        <w:tabs>
          <w:tab w:val="left" w:pos="270"/>
        </w:tabs>
        <w:spacing w:line="240" w:lineRule="auto"/>
        <w:ind w:left="720"/>
        <w:rPr>
          <w:rFonts w:cs="Times New Roman"/>
          <w:sz w:val="22"/>
          <w:szCs w:val="22"/>
          <w:lang w:val="es-MX"/>
        </w:rPr>
      </w:pPr>
      <w:r w:rsidRPr="006A7486">
        <w:rPr>
          <w:rFonts w:cs="Times New Roman"/>
          <w:sz w:val="22"/>
          <w:szCs w:val="22"/>
          <w:lang w:val="es-MX"/>
        </w:rPr>
        <w:t>Lubuskie</w:t>
      </w:r>
      <w:r w:rsidRPr="006A7486">
        <w:rPr>
          <w:rFonts w:cs="Times New Roman"/>
          <w:sz w:val="22"/>
          <w:szCs w:val="22"/>
          <w:lang w:val="es-MX"/>
        </w:rPr>
        <w:tab/>
        <w:t>Zielona Góra</w:t>
      </w:r>
    </w:p>
    <w:p w14:paraId="5E56247F" w14:textId="77777777" w:rsidR="00885FAC" w:rsidRPr="006A7486" w:rsidRDefault="00885FAC" w:rsidP="00F81EC4">
      <w:pPr>
        <w:tabs>
          <w:tab w:val="left" w:pos="270"/>
        </w:tabs>
        <w:spacing w:line="240" w:lineRule="auto"/>
        <w:ind w:left="720"/>
        <w:rPr>
          <w:rFonts w:cs="Times New Roman"/>
          <w:sz w:val="22"/>
          <w:szCs w:val="22"/>
          <w:lang w:val="es-MX"/>
        </w:rPr>
      </w:pPr>
      <w:r w:rsidRPr="006A7486">
        <w:rPr>
          <w:rFonts w:cs="Times New Roman"/>
          <w:sz w:val="22"/>
          <w:szCs w:val="22"/>
          <w:lang w:val="es-MX"/>
        </w:rPr>
        <w:t>Lubuskie</w:t>
      </w:r>
      <w:r w:rsidRPr="006A7486">
        <w:rPr>
          <w:rFonts w:cs="Times New Roman"/>
          <w:sz w:val="22"/>
          <w:szCs w:val="22"/>
          <w:lang w:val="es-MX"/>
        </w:rPr>
        <w:tab/>
        <w:t>Zielona Góra (City)</w:t>
      </w:r>
    </w:p>
    <w:p w14:paraId="29C2FB26" w14:textId="77777777" w:rsidR="00885FAC" w:rsidRPr="006A7486" w:rsidRDefault="00885FAC" w:rsidP="00F81EC4">
      <w:pPr>
        <w:tabs>
          <w:tab w:val="left" w:pos="270"/>
        </w:tabs>
        <w:spacing w:line="240" w:lineRule="auto"/>
        <w:ind w:left="720"/>
        <w:rPr>
          <w:rFonts w:cs="Times New Roman"/>
          <w:sz w:val="22"/>
          <w:szCs w:val="22"/>
          <w:lang w:val="es-MX"/>
        </w:rPr>
      </w:pPr>
      <w:r w:rsidRPr="006A7486">
        <w:rPr>
          <w:rFonts w:cs="Times New Roman"/>
          <w:sz w:val="22"/>
          <w:szCs w:val="22"/>
          <w:lang w:val="es-MX"/>
        </w:rPr>
        <w:t>Małopolskie</w:t>
      </w:r>
      <w:r w:rsidRPr="006A7486">
        <w:rPr>
          <w:rFonts w:cs="Times New Roman"/>
          <w:sz w:val="22"/>
          <w:szCs w:val="22"/>
          <w:lang w:val="es-MX"/>
        </w:rPr>
        <w:tab/>
        <w:t>Bochnia</w:t>
      </w:r>
    </w:p>
    <w:p w14:paraId="3829A092" w14:textId="77777777" w:rsidR="00885FAC" w:rsidRPr="006A7486" w:rsidRDefault="00885FAC" w:rsidP="00F81EC4">
      <w:pPr>
        <w:tabs>
          <w:tab w:val="left" w:pos="270"/>
        </w:tabs>
        <w:spacing w:line="240" w:lineRule="auto"/>
        <w:ind w:left="720"/>
        <w:rPr>
          <w:rFonts w:cs="Times New Roman"/>
          <w:sz w:val="22"/>
          <w:szCs w:val="22"/>
          <w:lang w:val="es-MX"/>
        </w:rPr>
      </w:pPr>
      <w:r w:rsidRPr="006A7486">
        <w:rPr>
          <w:rFonts w:cs="Times New Roman"/>
          <w:sz w:val="22"/>
          <w:szCs w:val="22"/>
          <w:lang w:val="es-MX"/>
        </w:rPr>
        <w:t>Małopolskie</w:t>
      </w:r>
      <w:r w:rsidRPr="006A7486">
        <w:rPr>
          <w:rFonts w:cs="Times New Roman"/>
          <w:sz w:val="22"/>
          <w:szCs w:val="22"/>
          <w:lang w:val="es-MX"/>
        </w:rPr>
        <w:tab/>
        <w:t>Brzesko</w:t>
      </w:r>
    </w:p>
    <w:p w14:paraId="3001CA9F" w14:textId="77777777" w:rsidR="00885FAC" w:rsidRPr="006A7486" w:rsidRDefault="00885FAC" w:rsidP="00F81EC4">
      <w:pPr>
        <w:tabs>
          <w:tab w:val="left" w:pos="270"/>
        </w:tabs>
        <w:spacing w:line="240" w:lineRule="auto"/>
        <w:ind w:left="720"/>
        <w:rPr>
          <w:rFonts w:cs="Times New Roman"/>
          <w:sz w:val="22"/>
          <w:szCs w:val="22"/>
          <w:lang w:val="es-MX"/>
        </w:rPr>
      </w:pPr>
      <w:r w:rsidRPr="006A7486">
        <w:rPr>
          <w:rFonts w:cs="Times New Roman"/>
          <w:sz w:val="22"/>
          <w:szCs w:val="22"/>
          <w:lang w:val="es-MX"/>
        </w:rPr>
        <w:t>Małopolskie</w:t>
      </w:r>
      <w:r w:rsidRPr="006A7486">
        <w:rPr>
          <w:rFonts w:cs="Times New Roman"/>
          <w:sz w:val="22"/>
          <w:szCs w:val="22"/>
          <w:lang w:val="es-MX"/>
        </w:rPr>
        <w:tab/>
        <w:t>Chrzanów</w:t>
      </w:r>
    </w:p>
    <w:p w14:paraId="4FC6F779" w14:textId="77777777" w:rsidR="00885FAC" w:rsidRPr="006A7486" w:rsidRDefault="00885FAC" w:rsidP="00F81EC4">
      <w:pPr>
        <w:tabs>
          <w:tab w:val="left" w:pos="270"/>
        </w:tabs>
        <w:spacing w:line="240" w:lineRule="auto"/>
        <w:ind w:left="720"/>
        <w:rPr>
          <w:rFonts w:cs="Times New Roman"/>
          <w:sz w:val="22"/>
          <w:szCs w:val="22"/>
          <w:lang w:val="es-MX"/>
        </w:rPr>
      </w:pPr>
      <w:r w:rsidRPr="006A7486">
        <w:rPr>
          <w:rFonts w:cs="Times New Roman"/>
          <w:sz w:val="22"/>
          <w:szCs w:val="22"/>
          <w:lang w:val="es-MX"/>
        </w:rPr>
        <w:t>Małopolskie</w:t>
      </w:r>
      <w:r w:rsidRPr="006A7486">
        <w:rPr>
          <w:rFonts w:cs="Times New Roman"/>
          <w:sz w:val="22"/>
          <w:szCs w:val="22"/>
          <w:lang w:val="es-MX"/>
        </w:rPr>
        <w:tab/>
        <w:t>Dąbrowa</w:t>
      </w:r>
    </w:p>
    <w:p w14:paraId="1F10C243" w14:textId="77777777" w:rsidR="00885FAC" w:rsidRPr="006A7486" w:rsidRDefault="00885FAC" w:rsidP="00F81EC4">
      <w:pPr>
        <w:tabs>
          <w:tab w:val="left" w:pos="270"/>
        </w:tabs>
        <w:spacing w:line="240" w:lineRule="auto"/>
        <w:ind w:left="720"/>
        <w:rPr>
          <w:rFonts w:cs="Times New Roman"/>
          <w:sz w:val="22"/>
          <w:szCs w:val="22"/>
          <w:lang w:val="es-MX"/>
        </w:rPr>
      </w:pPr>
      <w:r w:rsidRPr="006A7486">
        <w:rPr>
          <w:rFonts w:cs="Times New Roman"/>
          <w:sz w:val="22"/>
          <w:szCs w:val="22"/>
          <w:lang w:val="es-MX"/>
        </w:rPr>
        <w:t>Małopolskie</w:t>
      </w:r>
      <w:r w:rsidRPr="006A7486">
        <w:rPr>
          <w:rFonts w:cs="Times New Roman"/>
          <w:sz w:val="22"/>
          <w:szCs w:val="22"/>
          <w:lang w:val="es-MX"/>
        </w:rPr>
        <w:tab/>
        <w:t>Gorlice</w:t>
      </w:r>
    </w:p>
    <w:p w14:paraId="60F94DFE" w14:textId="77777777" w:rsidR="00885FAC" w:rsidRPr="006A7486" w:rsidRDefault="00885FAC" w:rsidP="00F81EC4">
      <w:pPr>
        <w:tabs>
          <w:tab w:val="left" w:pos="270"/>
        </w:tabs>
        <w:spacing w:line="240" w:lineRule="auto"/>
        <w:ind w:left="720"/>
        <w:rPr>
          <w:rFonts w:cs="Times New Roman"/>
          <w:sz w:val="22"/>
          <w:szCs w:val="22"/>
          <w:lang w:val="es-MX"/>
        </w:rPr>
      </w:pPr>
      <w:r w:rsidRPr="006A7486">
        <w:rPr>
          <w:rFonts w:cs="Times New Roman"/>
          <w:sz w:val="22"/>
          <w:szCs w:val="22"/>
          <w:lang w:val="es-MX"/>
        </w:rPr>
        <w:t>Małopolskie</w:t>
      </w:r>
      <w:r w:rsidRPr="006A7486">
        <w:rPr>
          <w:rFonts w:cs="Times New Roman"/>
          <w:sz w:val="22"/>
          <w:szCs w:val="22"/>
          <w:lang w:val="es-MX"/>
        </w:rPr>
        <w:tab/>
        <w:t>Kraków</w:t>
      </w:r>
    </w:p>
    <w:p w14:paraId="5731F851" w14:textId="77777777" w:rsidR="00885FAC" w:rsidRPr="006A7486" w:rsidRDefault="00885FAC" w:rsidP="00F81EC4">
      <w:pPr>
        <w:tabs>
          <w:tab w:val="left" w:pos="270"/>
        </w:tabs>
        <w:spacing w:line="240" w:lineRule="auto"/>
        <w:ind w:left="720"/>
        <w:rPr>
          <w:rFonts w:cs="Times New Roman"/>
          <w:sz w:val="22"/>
          <w:szCs w:val="22"/>
          <w:lang w:val="es-MX"/>
        </w:rPr>
      </w:pPr>
      <w:r w:rsidRPr="006A7486">
        <w:rPr>
          <w:rFonts w:cs="Times New Roman"/>
          <w:sz w:val="22"/>
          <w:szCs w:val="22"/>
          <w:lang w:val="es-MX"/>
        </w:rPr>
        <w:t>Małopolskie</w:t>
      </w:r>
      <w:r w:rsidRPr="006A7486">
        <w:rPr>
          <w:rFonts w:cs="Times New Roman"/>
          <w:sz w:val="22"/>
          <w:szCs w:val="22"/>
          <w:lang w:val="es-MX"/>
        </w:rPr>
        <w:tab/>
        <w:t>Kraków (City)</w:t>
      </w:r>
    </w:p>
    <w:p w14:paraId="33101C9C" w14:textId="77777777" w:rsidR="00885FAC" w:rsidRPr="006A7486" w:rsidRDefault="00885FAC" w:rsidP="00F81EC4">
      <w:pPr>
        <w:tabs>
          <w:tab w:val="left" w:pos="270"/>
        </w:tabs>
        <w:spacing w:line="240" w:lineRule="auto"/>
        <w:ind w:left="720"/>
        <w:rPr>
          <w:rFonts w:cs="Times New Roman"/>
          <w:sz w:val="22"/>
          <w:szCs w:val="22"/>
          <w:lang w:val="es-MX"/>
        </w:rPr>
      </w:pPr>
      <w:r w:rsidRPr="006A7486">
        <w:rPr>
          <w:rFonts w:cs="Times New Roman"/>
          <w:sz w:val="22"/>
          <w:szCs w:val="22"/>
          <w:lang w:val="es-MX"/>
        </w:rPr>
        <w:t>Małopolskie</w:t>
      </w:r>
      <w:r w:rsidRPr="006A7486">
        <w:rPr>
          <w:rFonts w:cs="Times New Roman"/>
          <w:sz w:val="22"/>
          <w:szCs w:val="22"/>
          <w:lang w:val="es-MX"/>
        </w:rPr>
        <w:tab/>
        <w:t>Limanowa</w:t>
      </w:r>
    </w:p>
    <w:p w14:paraId="0C2656B4" w14:textId="77777777" w:rsidR="00885FAC" w:rsidRPr="006A7486" w:rsidRDefault="00885FAC" w:rsidP="00F81EC4">
      <w:pPr>
        <w:tabs>
          <w:tab w:val="left" w:pos="270"/>
        </w:tabs>
        <w:spacing w:line="240" w:lineRule="auto"/>
        <w:ind w:left="720"/>
        <w:rPr>
          <w:rFonts w:cs="Times New Roman"/>
          <w:sz w:val="22"/>
          <w:szCs w:val="22"/>
          <w:lang w:val="es-MX"/>
        </w:rPr>
      </w:pPr>
      <w:r w:rsidRPr="006A7486">
        <w:rPr>
          <w:rFonts w:cs="Times New Roman"/>
          <w:sz w:val="22"/>
          <w:szCs w:val="22"/>
          <w:lang w:val="es-MX"/>
        </w:rPr>
        <w:lastRenderedPageBreak/>
        <w:t>Małopolskie</w:t>
      </w:r>
      <w:r w:rsidRPr="006A7486">
        <w:rPr>
          <w:rFonts w:cs="Times New Roman"/>
          <w:sz w:val="22"/>
          <w:szCs w:val="22"/>
          <w:lang w:val="es-MX"/>
        </w:rPr>
        <w:tab/>
        <w:t>Miechów</w:t>
      </w:r>
    </w:p>
    <w:p w14:paraId="35D8FC8D" w14:textId="77777777" w:rsidR="00885FAC" w:rsidRPr="006A7486" w:rsidRDefault="00885FAC" w:rsidP="00F81EC4">
      <w:pPr>
        <w:tabs>
          <w:tab w:val="left" w:pos="270"/>
        </w:tabs>
        <w:spacing w:line="240" w:lineRule="auto"/>
        <w:ind w:left="720"/>
        <w:rPr>
          <w:rFonts w:cs="Times New Roman"/>
          <w:sz w:val="22"/>
          <w:szCs w:val="22"/>
          <w:lang w:val="es-MX"/>
        </w:rPr>
      </w:pPr>
      <w:r w:rsidRPr="006A7486">
        <w:rPr>
          <w:rFonts w:cs="Times New Roman"/>
          <w:sz w:val="22"/>
          <w:szCs w:val="22"/>
          <w:lang w:val="es-MX"/>
        </w:rPr>
        <w:t>Małopolskie</w:t>
      </w:r>
      <w:r w:rsidRPr="006A7486">
        <w:rPr>
          <w:rFonts w:cs="Times New Roman"/>
          <w:sz w:val="22"/>
          <w:szCs w:val="22"/>
          <w:lang w:val="es-MX"/>
        </w:rPr>
        <w:tab/>
        <w:t>Myślenice</w:t>
      </w:r>
    </w:p>
    <w:p w14:paraId="605D79CC" w14:textId="77777777" w:rsidR="00885FAC" w:rsidRPr="006A7486" w:rsidRDefault="00885FAC" w:rsidP="00F81EC4">
      <w:pPr>
        <w:tabs>
          <w:tab w:val="left" w:pos="270"/>
        </w:tabs>
        <w:spacing w:line="240" w:lineRule="auto"/>
        <w:ind w:left="720"/>
        <w:rPr>
          <w:rFonts w:cs="Times New Roman"/>
          <w:sz w:val="22"/>
          <w:szCs w:val="22"/>
          <w:lang w:val="es-MX"/>
        </w:rPr>
      </w:pPr>
      <w:r w:rsidRPr="006A7486">
        <w:rPr>
          <w:rFonts w:cs="Times New Roman"/>
          <w:sz w:val="22"/>
          <w:szCs w:val="22"/>
          <w:lang w:val="es-MX"/>
        </w:rPr>
        <w:t>Małopolskie</w:t>
      </w:r>
      <w:r w:rsidRPr="006A7486">
        <w:rPr>
          <w:rFonts w:cs="Times New Roman"/>
          <w:sz w:val="22"/>
          <w:szCs w:val="22"/>
          <w:lang w:val="es-MX"/>
        </w:rPr>
        <w:tab/>
        <w:t>Nowy Sącz</w:t>
      </w:r>
    </w:p>
    <w:p w14:paraId="7D16795F" w14:textId="77777777" w:rsidR="00885FAC" w:rsidRPr="006A7486" w:rsidRDefault="00885FAC" w:rsidP="00F81EC4">
      <w:pPr>
        <w:tabs>
          <w:tab w:val="left" w:pos="270"/>
        </w:tabs>
        <w:spacing w:line="240" w:lineRule="auto"/>
        <w:ind w:left="720"/>
        <w:rPr>
          <w:rFonts w:cs="Times New Roman"/>
          <w:sz w:val="22"/>
          <w:szCs w:val="22"/>
          <w:lang w:val="es-MX"/>
        </w:rPr>
      </w:pPr>
      <w:r w:rsidRPr="006A7486">
        <w:rPr>
          <w:rFonts w:cs="Times New Roman"/>
          <w:sz w:val="22"/>
          <w:szCs w:val="22"/>
          <w:lang w:val="es-MX"/>
        </w:rPr>
        <w:t>Małopolskie</w:t>
      </w:r>
      <w:r w:rsidRPr="006A7486">
        <w:rPr>
          <w:rFonts w:cs="Times New Roman"/>
          <w:sz w:val="22"/>
          <w:szCs w:val="22"/>
          <w:lang w:val="es-MX"/>
        </w:rPr>
        <w:tab/>
        <w:t>Nowy Sącz (City)</w:t>
      </w:r>
    </w:p>
    <w:p w14:paraId="623B31CA" w14:textId="77777777" w:rsidR="00885FAC" w:rsidRPr="006A7486" w:rsidRDefault="00885FAC" w:rsidP="00F81EC4">
      <w:pPr>
        <w:tabs>
          <w:tab w:val="left" w:pos="270"/>
        </w:tabs>
        <w:spacing w:line="240" w:lineRule="auto"/>
        <w:ind w:left="720"/>
        <w:rPr>
          <w:rFonts w:cs="Times New Roman"/>
          <w:sz w:val="22"/>
          <w:szCs w:val="22"/>
          <w:lang w:val="es-MX"/>
        </w:rPr>
      </w:pPr>
      <w:r w:rsidRPr="006A7486">
        <w:rPr>
          <w:rFonts w:cs="Times New Roman"/>
          <w:sz w:val="22"/>
          <w:szCs w:val="22"/>
          <w:lang w:val="es-MX"/>
        </w:rPr>
        <w:t>Małopolskie</w:t>
      </w:r>
      <w:r w:rsidRPr="006A7486">
        <w:rPr>
          <w:rFonts w:cs="Times New Roman"/>
          <w:sz w:val="22"/>
          <w:szCs w:val="22"/>
          <w:lang w:val="es-MX"/>
        </w:rPr>
        <w:tab/>
        <w:t>Nowy Targ</w:t>
      </w:r>
    </w:p>
    <w:p w14:paraId="13F1EB07" w14:textId="77777777" w:rsidR="00885FAC" w:rsidRPr="006A7486" w:rsidRDefault="00885FAC" w:rsidP="00F81EC4">
      <w:pPr>
        <w:tabs>
          <w:tab w:val="left" w:pos="270"/>
        </w:tabs>
        <w:spacing w:line="240" w:lineRule="auto"/>
        <w:ind w:left="720"/>
        <w:rPr>
          <w:rFonts w:cs="Times New Roman"/>
          <w:sz w:val="22"/>
          <w:szCs w:val="22"/>
          <w:lang w:val="es-MX"/>
        </w:rPr>
      </w:pPr>
      <w:r w:rsidRPr="006A7486">
        <w:rPr>
          <w:rFonts w:cs="Times New Roman"/>
          <w:sz w:val="22"/>
          <w:szCs w:val="22"/>
          <w:lang w:val="es-MX"/>
        </w:rPr>
        <w:t>Małopolskie</w:t>
      </w:r>
      <w:r w:rsidRPr="006A7486">
        <w:rPr>
          <w:rFonts w:cs="Times New Roman"/>
          <w:sz w:val="22"/>
          <w:szCs w:val="22"/>
          <w:lang w:val="es-MX"/>
        </w:rPr>
        <w:tab/>
        <w:t>Olkusz</w:t>
      </w:r>
    </w:p>
    <w:p w14:paraId="42D21A73" w14:textId="77777777" w:rsidR="00885FAC" w:rsidRPr="006A7486" w:rsidRDefault="00885FAC" w:rsidP="00F81EC4">
      <w:pPr>
        <w:tabs>
          <w:tab w:val="left" w:pos="270"/>
        </w:tabs>
        <w:spacing w:line="240" w:lineRule="auto"/>
        <w:ind w:left="720"/>
        <w:rPr>
          <w:rFonts w:cs="Times New Roman"/>
          <w:sz w:val="22"/>
          <w:szCs w:val="22"/>
          <w:lang w:val="es-MX"/>
        </w:rPr>
      </w:pPr>
      <w:r w:rsidRPr="006A7486">
        <w:rPr>
          <w:rFonts w:cs="Times New Roman"/>
          <w:sz w:val="22"/>
          <w:szCs w:val="22"/>
          <w:lang w:val="es-MX"/>
        </w:rPr>
        <w:t>Małopolskie</w:t>
      </w:r>
      <w:r w:rsidRPr="006A7486">
        <w:rPr>
          <w:rFonts w:cs="Times New Roman"/>
          <w:sz w:val="22"/>
          <w:szCs w:val="22"/>
          <w:lang w:val="es-MX"/>
        </w:rPr>
        <w:tab/>
        <w:t>Oświęcim</w:t>
      </w:r>
    </w:p>
    <w:p w14:paraId="114D7C61" w14:textId="77777777" w:rsidR="00885FAC" w:rsidRPr="006A7486" w:rsidRDefault="00885FAC" w:rsidP="00F81EC4">
      <w:pPr>
        <w:tabs>
          <w:tab w:val="left" w:pos="270"/>
        </w:tabs>
        <w:spacing w:line="240" w:lineRule="auto"/>
        <w:ind w:left="720"/>
        <w:rPr>
          <w:rFonts w:cs="Times New Roman"/>
          <w:sz w:val="22"/>
          <w:szCs w:val="22"/>
          <w:lang w:val="es-MX"/>
        </w:rPr>
      </w:pPr>
      <w:r w:rsidRPr="006A7486">
        <w:rPr>
          <w:rFonts w:cs="Times New Roman"/>
          <w:sz w:val="22"/>
          <w:szCs w:val="22"/>
          <w:lang w:val="es-MX"/>
        </w:rPr>
        <w:t>Małopolskie</w:t>
      </w:r>
      <w:r w:rsidRPr="006A7486">
        <w:rPr>
          <w:rFonts w:cs="Times New Roman"/>
          <w:sz w:val="22"/>
          <w:szCs w:val="22"/>
          <w:lang w:val="es-MX"/>
        </w:rPr>
        <w:tab/>
        <w:t>Proszowice</w:t>
      </w:r>
    </w:p>
    <w:p w14:paraId="64A95D78" w14:textId="77777777" w:rsidR="00885FAC" w:rsidRPr="006A7486" w:rsidRDefault="00885FAC" w:rsidP="00F81EC4">
      <w:pPr>
        <w:tabs>
          <w:tab w:val="left" w:pos="270"/>
        </w:tabs>
        <w:spacing w:line="240" w:lineRule="auto"/>
        <w:ind w:left="720"/>
        <w:rPr>
          <w:rFonts w:cs="Times New Roman"/>
          <w:sz w:val="22"/>
          <w:szCs w:val="22"/>
          <w:lang w:val="es-MX"/>
        </w:rPr>
      </w:pPr>
      <w:r w:rsidRPr="006A7486">
        <w:rPr>
          <w:rFonts w:cs="Times New Roman"/>
          <w:sz w:val="22"/>
          <w:szCs w:val="22"/>
          <w:lang w:val="es-MX"/>
        </w:rPr>
        <w:t>Małopolskie</w:t>
      </w:r>
      <w:r w:rsidRPr="006A7486">
        <w:rPr>
          <w:rFonts w:cs="Times New Roman"/>
          <w:sz w:val="22"/>
          <w:szCs w:val="22"/>
          <w:lang w:val="es-MX"/>
        </w:rPr>
        <w:tab/>
        <w:t>Sucha</w:t>
      </w:r>
    </w:p>
    <w:p w14:paraId="5073A254" w14:textId="77777777" w:rsidR="00885FAC" w:rsidRPr="006A7486" w:rsidRDefault="00885FAC" w:rsidP="00F81EC4">
      <w:pPr>
        <w:tabs>
          <w:tab w:val="left" w:pos="270"/>
        </w:tabs>
        <w:spacing w:line="240" w:lineRule="auto"/>
        <w:ind w:left="720"/>
        <w:rPr>
          <w:rFonts w:cs="Times New Roman"/>
          <w:sz w:val="22"/>
          <w:szCs w:val="22"/>
          <w:lang w:val="es-MX"/>
        </w:rPr>
      </w:pPr>
      <w:r w:rsidRPr="006A7486">
        <w:rPr>
          <w:rFonts w:cs="Times New Roman"/>
          <w:sz w:val="22"/>
          <w:szCs w:val="22"/>
          <w:lang w:val="es-MX"/>
        </w:rPr>
        <w:t>Małopolskie</w:t>
      </w:r>
      <w:r w:rsidRPr="006A7486">
        <w:rPr>
          <w:rFonts w:cs="Times New Roman"/>
          <w:sz w:val="22"/>
          <w:szCs w:val="22"/>
          <w:lang w:val="es-MX"/>
        </w:rPr>
        <w:tab/>
        <w:t>Tarnów</w:t>
      </w:r>
    </w:p>
    <w:p w14:paraId="7F275345" w14:textId="77777777" w:rsidR="00885FAC" w:rsidRPr="006A7486" w:rsidRDefault="00885FAC" w:rsidP="00F81EC4">
      <w:pPr>
        <w:tabs>
          <w:tab w:val="left" w:pos="270"/>
        </w:tabs>
        <w:spacing w:line="240" w:lineRule="auto"/>
        <w:ind w:left="720"/>
        <w:rPr>
          <w:rFonts w:cs="Times New Roman"/>
          <w:sz w:val="22"/>
          <w:szCs w:val="22"/>
          <w:lang w:val="es-MX"/>
        </w:rPr>
      </w:pPr>
      <w:r w:rsidRPr="006A7486">
        <w:rPr>
          <w:rFonts w:cs="Times New Roman"/>
          <w:sz w:val="22"/>
          <w:szCs w:val="22"/>
          <w:lang w:val="es-MX"/>
        </w:rPr>
        <w:t>Małopolskie</w:t>
      </w:r>
      <w:r w:rsidRPr="006A7486">
        <w:rPr>
          <w:rFonts w:cs="Times New Roman"/>
          <w:sz w:val="22"/>
          <w:szCs w:val="22"/>
          <w:lang w:val="es-MX"/>
        </w:rPr>
        <w:tab/>
        <w:t>Tarnów (City)</w:t>
      </w:r>
    </w:p>
    <w:p w14:paraId="22B26758" w14:textId="77777777" w:rsidR="00885FAC" w:rsidRPr="006A7486" w:rsidRDefault="00885FAC" w:rsidP="00F81EC4">
      <w:pPr>
        <w:tabs>
          <w:tab w:val="left" w:pos="270"/>
        </w:tabs>
        <w:spacing w:line="240" w:lineRule="auto"/>
        <w:ind w:left="720"/>
        <w:rPr>
          <w:rFonts w:cs="Times New Roman"/>
          <w:sz w:val="22"/>
          <w:szCs w:val="22"/>
          <w:lang w:val="es-MX"/>
        </w:rPr>
      </w:pPr>
      <w:r w:rsidRPr="006A7486">
        <w:rPr>
          <w:rFonts w:cs="Times New Roman"/>
          <w:sz w:val="22"/>
          <w:szCs w:val="22"/>
          <w:lang w:val="es-MX"/>
        </w:rPr>
        <w:t>Małopolskie</w:t>
      </w:r>
      <w:r w:rsidRPr="006A7486">
        <w:rPr>
          <w:rFonts w:cs="Times New Roman"/>
          <w:sz w:val="22"/>
          <w:szCs w:val="22"/>
          <w:lang w:val="es-MX"/>
        </w:rPr>
        <w:tab/>
        <w:t>Tatra</w:t>
      </w:r>
    </w:p>
    <w:p w14:paraId="31335663" w14:textId="77777777" w:rsidR="00885FAC" w:rsidRPr="006A7486" w:rsidRDefault="00885FAC" w:rsidP="00F81EC4">
      <w:pPr>
        <w:tabs>
          <w:tab w:val="left" w:pos="270"/>
        </w:tabs>
        <w:spacing w:line="240" w:lineRule="auto"/>
        <w:ind w:left="720"/>
        <w:rPr>
          <w:rFonts w:cs="Times New Roman"/>
          <w:sz w:val="22"/>
          <w:szCs w:val="22"/>
          <w:lang w:val="es-MX"/>
        </w:rPr>
      </w:pPr>
      <w:r w:rsidRPr="006A7486">
        <w:rPr>
          <w:rFonts w:cs="Times New Roman"/>
          <w:sz w:val="22"/>
          <w:szCs w:val="22"/>
          <w:lang w:val="es-MX"/>
        </w:rPr>
        <w:t>Małopolskie</w:t>
      </w:r>
      <w:r w:rsidRPr="006A7486">
        <w:rPr>
          <w:rFonts w:cs="Times New Roman"/>
          <w:sz w:val="22"/>
          <w:szCs w:val="22"/>
          <w:lang w:val="es-MX"/>
        </w:rPr>
        <w:tab/>
        <w:t>Wadowice</w:t>
      </w:r>
    </w:p>
    <w:p w14:paraId="1985EF61" w14:textId="77777777" w:rsidR="00885FAC" w:rsidRPr="006A7486" w:rsidRDefault="00885FAC" w:rsidP="00F81EC4">
      <w:pPr>
        <w:tabs>
          <w:tab w:val="left" w:pos="270"/>
        </w:tabs>
        <w:spacing w:line="240" w:lineRule="auto"/>
        <w:ind w:left="720"/>
        <w:rPr>
          <w:rFonts w:cs="Times New Roman"/>
          <w:sz w:val="22"/>
          <w:szCs w:val="22"/>
          <w:lang w:val="es-MX"/>
        </w:rPr>
      </w:pPr>
      <w:r w:rsidRPr="006A7486">
        <w:rPr>
          <w:rFonts w:cs="Times New Roman"/>
          <w:sz w:val="22"/>
          <w:szCs w:val="22"/>
          <w:lang w:val="es-MX"/>
        </w:rPr>
        <w:t>Małopolskie</w:t>
      </w:r>
      <w:r w:rsidRPr="006A7486">
        <w:rPr>
          <w:rFonts w:cs="Times New Roman"/>
          <w:sz w:val="22"/>
          <w:szCs w:val="22"/>
          <w:lang w:val="es-MX"/>
        </w:rPr>
        <w:tab/>
        <w:t>Wieliczka</w:t>
      </w:r>
    </w:p>
    <w:p w14:paraId="423D26CB" w14:textId="77777777" w:rsidR="00885FAC" w:rsidRPr="006A7486" w:rsidRDefault="00885FAC" w:rsidP="00F81EC4">
      <w:pPr>
        <w:tabs>
          <w:tab w:val="left" w:pos="270"/>
        </w:tabs>
        <w:spacing w:line="240" w:lineRule="auto"/>
        <w:ind w:left="720"/>
        <w:rPr>
          <w:rFonts w:cs="Times New Roman"/>
          <w:sz w:val="22"/>
          <w:szCs w:val="22"/>
          <w:lang w:val="es-MX"/>
        </w:rPr>
      </w:pPr>
      <w:r w:rsidRPr="006A7486">
        <w:rPr>
          <w:rFonts w:cs="Times New Roman"/>
          <w:sz w:val="22"/>
          <w:szCs w:val="22"/>
          <w:lang w:val="es-MX"/>
        </w:rPr>
        <w:t>Mazowieckie</w:t>
      </w:r>
      <w:r w:rsidRPr="006A7486">
        <w:rPr>
          <w:rFonts w:cs="Times New Roman"/>
          <w:sz w:val="22"/>
          <w:szCs w:val="22"/>
          <w:lang w:val="es-MX"/>
        </w:rPr>
        <w:tab/>
        <w:t>Białobrzegi</w:t>
      </w:r>
    </w:p>
    <w:p w14:paraId="3F060952" w14:textId="77777777" w:rsidR="00885FAC" w:rsidRPr="006A7486" w:rsidRDefault="00885FAC" w:rsidP="00F81EC4">
      <w:pPr>
        <w:tabs>
          <w:tab w:val="left" w:pos="270"/>
        </w:tabs>
        <w:spacing w:line="240" w:lineRule="auto"/>
        <w:ind w:left="720"/>
        <w:rPr>
          <w:rFonts w:cs="Times New Roman"/>
          <w:sz w:val="22"/>
          <w:szCs w:val="22"/>
          <w:lang w:val="es-MX"/>
        </w:rPr>
      </w:pPr>
      <w:r w:rsidRPr="006A7486">
        <w:rPr>
          <w:rFonts w:cs="Times New Roman"/>
          <w:sz w:val="22"/>
          <w:szCs w:val="22"/>
          <w:lang w:val="es-MX"/>
        </w:rPr>
        <w:t>Mazowieckie</w:t>
      </w:r>
      <w:r w:rsidRPr="006A7486">
        <w:rPr>
          <w:rFonts w:cs="Times New Roman"/>
          <w:sz w:val="22"/>
          <w:szCs w:val="22"/>
          <w:lang w:val="es-MX"/>
        </w:rPr>
        <w:tab/>
        <w:t>Ciechanów</w:t>
      </w:r>
    </w:p>
    <w:p w14:paraId="65A064E1"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Mazowieckie</w:t>
      </w:r>
      <w:proofErr w:type="spellEnd"/>
      <w:r w:rsidRPr="006A7486">
        <w:rPr>
          <w:rFonts w:cs="Times New Roman"/>
          <w:sz w:val="22"/>
          <w:szCs w:val="22"/>
        </w:rPr>
        <w:tab/>
      </w:r>
      <w:proofErr w:type="spellStart"/>
      <w:r w:rsidRPr="006A7486">
        <w:rPr>
          <w:rFonts w:cs="Times New Roman"/>
          <w:sz w:val="22"/>
          <w:szCs w:val="22"/>
        </w:rPr>
        <w:t>Garwolin</w:t>
      </w:r>
      <w:proofErr w:type="spellEnd"/>
    </w:p>
    <w:p w14:paraId="554B00A0"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Mazowieckie</w:t>
      </w:r>
      <w:proofErr w:type="spellEnd"/>
      <w:r w:rsidRPr="006A7486">
        <w:rPr>
          <w:rFonts w:cs="Times New Roman"/>
          <w:sz w:val="22"/>
          <w:szCs w:val="22"/>
        </w:rPr>
        <w:tab/>
      </w:r>
      <w:proofErr w:type="spellStart"/>
      <w:r w:rsidRPr="006A7486">
        <w:rPr>
          <w:rFonts w:cs="Times New Roman"/>
          <w:sz w:val="22"/>
          <w:szCs w:val="22"/>
        </w:rPr>
        <w:t>Gostynin</w:t>
      </w:r>
      <w:proofErr w:type="spellEnd"/>
    </w:p>
    <w:p w14:paraId="3963E1C0"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Mazowieckie</w:t>
      </w:r>
      <w:proofErr w:type="spellEnd"/>
      <w:r w:rsidRPr="006A7486">
        <w:rPr>
          <w:rFonts w:cs="Times New Roman"/>
          <w:sz w:val="22"/>
          <w:szCs w:val="22"/>
        </w:rPr>
        <w:tab/>
        <w:t>Grodzisk Mazowiecki</w:t>
      </w:r>
    </w:p>
    <w:p w14:paraId="47D8649B"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Mazowieckie</w:t>
      </w:r>
      <w:proofErr w:type="spellEnd"/>
      <w:r w:rsidRPr="006A7486">
        <w:rPr>
          <w:rFonts w:cs="Times New Roman"/>
          <w:sz w:val="22"/>
          <w:szCs w:val="22"/>
        </w:rPr>
        <w:tab/>
      </w:r>
      <w:proofErr w:type="spellStart"/>
      <w:r w:rsidRPr="006A7486">
        <w:rPr>
          <w:rFonts w:cs="Times New Roman"/>
          <w:sz w:val="22"/>
          <w:szCs w:val="22"/>
        </w:rPr>
        <w:t>Grójec</w:t>
      </w:r>
      <w:proofErr w:type="spellEnd"/>
    </w:p>
    <w:p w14:paraId="539870B0"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Mazowieckie</w:t>
      </w:r>
      <w:proofErr w:type="spellEnd"/>
      <w:r w:rsidRPr="006A7486">
        <w:rPr>
          <w:rFonts w:cs="Times New Roman"/>
          <w:sz w:val="22"/>
          <w:szCs w:val="22"/>
        </w:rPr>
        <w:tab/>
        <w:t>Kozienice</w:t>
      </w:r>
    </w:p>
    <w:p w14:paraId="1A27FCBC"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Mazowieckie</w:t>
      </w:r>
      <w:proofErr w:type="spellEnd"/>
      <w:r w:rsidRPr="006A7486">
        <w:rPr>
          <w:rFonts w:cs="Times New Roman"/>
          <w:sz w:val="22"/>
          <w:szCs w:val="22"/>
        </w:rPr>
        <w:tab/>
      </w:r>
      <w:proofErr w:type="spellStart"/>
      <w:r w:rsidRPr="006A7486">
        <w:rPr>
          <w:rFonts w:cs="Times New Roman"/>
          <w:sz w:val="22"/>
          <w:szCs w:val="22"/>
        </w:rPr>
        <w:t>Legionowo</w:t>
      </w:r>
      <w:proofErr w:type="spellEnd"/>
    </w:p>
    <w:p w14:paraId="0B178840"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Mazowieckie</w:t>
      </w:r>
      <w:proofErr w:type="spellEnd"/>
      <w:r w:rsidRPr="006A7486">
        <w:rPr>
          <w:rFonts w:cs="Times New Roman"/>
          <w:sz w:val="22"/>
          <w:szCs w:val="22"/>
        </w:rPr>
        <w:tab/>
      </w:r>
      <w:proofErr w:type="spellStart"/>
      <w:r w:rsidRPr="006A7486">
        <w:rPr>
          <w:rFonts w:cs="Times New Roman"/>
          <w:sz w:val="22"/>
          <w:szCs w:val="22"/>
        </w:rPr>
        <w:t>Lipsko</w:t>
      </w:r>
      <w:proofErr w:type="spellEnd"/>
    </w:p>
    <w:p w14:paraId="20D2AB76"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Mazowieckie</w:t>
      </w:r>
      <w:proofErr w:type="spellEnd"/>
      <w:r w:rsidRPr="006A7486">
        <w:rPr>
          <w:rFonts w:cs="Times New Roman"/>
          <w:sz w:val="22"/>
          <w:szCs w:val="22"/>
        </w:rPr>
        <w:tab/>
      </w:r>
      <w:proofErr w:type="spellStart"/>
      <w:r w:rsidRPr="006A7486">
        <w:rPr>
          <w:rFonts w:cs="Times New Roman"/>
          <w:sz w:val="22"/>
          <w:szCs w:val="22"/>
        </w:rPr>
        <w:t>Łosice</w:t>
      </w:r>
      <w:proofErr w:type="spellEnd"/>
    </w:p>
    <w:p w14:paraId="4D0887C9"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Mazowieckie</w:t>
      </w:r>
      <w:proofErr w:type="spellEnd"/>
      <w:r w:rsidRPr="006A7486">
        <w:rPr>
          <w:rFonts w:cs="Times New Roman"/>
          <w:sz w:val="22"/>
          <w:szCs w:val="22"/>
        </w:rPr>
        <w:tab/>
      </w:r>
      <w:proofErr w:type="spellStart"/>
      <w:r w:rsidRPr="006A7486">
        <w:rPr>
          <w:rFonts w:cs="Times New Roman"/>
          <w:sz w:val="22"/>
          <w:szCs w:val="22"/>
        </w:rPr>
        <w:t>Maków</w:t>
      </w:r>
      <w:proofErr w:type="spellEnd"/>
    </w:p>
    <w:p w14:paraId="5B4E1384"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Mazowieckie</w:t>
      </w:r>
      <w:proofErr w:type="spellEnd"/>
      <w:r w:rsidRPr="006A7486">
        <w:rPr>
          <w:rFonts w:cs="Times New Roman"/>
          <w:sz w:val="22"/>
          <w:szCs w:val="22"/>
        </w:rPr>
        <w:tab/>
      </w:r>
      <w:proofErr w:type="spellStart"/>
      <w:r w:rsidRPr="006A7486">
        <w:rPr>
          <w:rFonts w:cs="Times New Roman"/>
          <w:sz w:val="22"/>
          <w:szCs w:val="22"/>
        </w:rPr>
        <w:t>Mińsk</w:t>
      </w:r>
      <w:proofErr w:type="spellEnd"/>
    </w:p>
    <w:p w14:paraId="5D4FA590"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Mazowieckie</w:t>
      </w:r>
      <w:proofErr w:type="spellEnd"/>
      <w:r w:rsidRPr="006A7486">
        <w:rPr>
          <w:rFonts w:cs="Times New Roman"/>
          <w:sz w:val="22"/>
          <w:szCs w:val="22"/>
        </w:rPr>
        <w:tab/>
      </w:r>
      <w:proofErr w:type="spellStart"/>
      <w:r w:rsidRPr="006A7486">
        <w:rPr>
          <w:rFonts w:cs="Times New Roman"/>
          <w:sz w:val="22"/>
          <w:szCs w:val="22"/>
        </w:rPr>
        <w:t>Mława</w:t>
      </w:r>
      <w:proofErr w:type="spellEnd"/>
    </w:p>
    <w:p w14:paraId="538F73C2"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Mazowieckie</w:t>
      </w:r>
      <w:proofErr w:type="spellEnd"/>
      <w:r w:rsidRPr="006A7486">
        <w:rPr>
          <w:rFonts w:cs="Times New Roman"/>
          <w:sz w:val="22"/>
          <w:szCs w:val="22"/>
        </w:rPr>
        <w:tab/>
        <w:t xml:space="preserve">Nowy </w:t>
      </w:r>
      <w:proofErr w:type="spellStart"/>
      <w:r w:rsidRPr="006A7486">
        <w:rPr>
          <w:rFonts w:cs="Times New Roman"/>
          <w:sz w:val="22"/>
          <w:szCs w:val="22"/>
        </w:rPr>
        <w:t>Dwór</w:t>
      </w:r>
      <w:proofErr w:type="spellEnd"/>
      <w:r w:rsidRPr="006A7486">
        <w:rPr>
          <w:rFonts w:cs="Times New Roman"/>
          <w:sz w:val="22"/>
          <w:szCs w:val="22"/>
        </w:rPr>
        <w:t xml:space="preserve"> Mazowiecki</w:t>
      </w:r>
    </w:p>
    <w:p w14:paraId="4158A947"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Mazowieckie</w:t>
      </w:r>
      <w:proofErr w:type="spellEnd"/>
      <w:r w:rsidRPr="006A7486">
        <w:rPr>
          <w:rFonts w:cs="Times New Roman"/>
          <w:sz w:val="22"/>
          <w:szCs w:val="22"/>
        </w:rPr>
        <w:tab/>
      </w:r>
      <w:proofErr w:type="spellStart"/>
      <w:r w:rsidRPr="006A7486">
        <w:rPr>
          <w:rFonts w:cs="Times New Roman"/>
          <w:sz w:val="22"/>
          <w:szCs w:val="22"/>
        </w:rPr>
        <w:t>Ostrołęka</w:t>
      </w:r>
      <w:proofErr w:type="spellEnd"/>
    </w:p>
    <w:p w14:paraId="0162CD6E"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Mazowieckie</w:t>
      </w:r>
      <w:proofErr w:type="spellEnd"/>
      <w:r w:rsidRPr="006A7486">
        <w:rPr>
          <w:rFonts w:cs="Times New Roman"/>
          <w:sz w:val="22"/>
          <w:szCs w:val="22"/>
        </w:rPr>
        <w:tab/>
      </w:r>
      <w:proofErr w:type="spellStart"/>
      <w:r w:rsidRPr="006A7486">
        <w:rPr>
          <w:rFonts w:cs="Times New Roman"/>
          <w:sz w:val="22"/>
          <w:szCs w:val="22"/>
        </w:rPr>
        <w:t>Ostrołęka</w:t>
      </w:r>
      <w:proofErr w:type="spellEnd"/>
      <w:r w:rsidRPr="006A7486">
        <w:rPr>
          <w:rFonts w:cs="Times New Roman"/>
          <w:sz w:val="22"/>
          <w:szCs w:val="22"/>
        </w:rPr>
        <w:t xml:space="preserve"> (City)</w:t>
      </w:r>
    </w:p>
    <w:p w14:paraId="466FB71F"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lastRenderedPageBreak/>
        <w:t>Mazowieckie</w:t>
      </w:r>
      <w:proofErr w:type="spellEnd"/>
      <w:r w:rsidRPr="006A7486">
        <w:rPr>
          <w:rFonts w:cs="Times New Roman"/>
          <w:sz w:val="22"/>
          <w:szCs w:val="22"/>
        </w:rPr>
        <w:tab/>
        <w:t xml:space="preserve">Ostrów </w:t>
      </w:r>
      <w:proofErr w:type="spellStart"/>
      <w:r w:rsidRPr="006A7486">
        <w:rPr>
          <w:rFonts w:cs="Times New Roman"/>
          <w:sz w:val="22"/>
          <w:szCs w:val="22"/>
        </w:rPr>
        <w:t>Mazowiecka</w:t>
      </w:r>
      <w:proofErr w:type="spellEnd"/>
    </w:p>
    <w:p w14:paraId="46D10903"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Mazowieckie</w:t>
      </w:r>
      <w:proofErr w:type="spellEnd"/>
      <w:r w:rsidRPr="006A7486">
        <w:rPr>
          <w:rFonts w:cs="Times New Roman"/>
          <w:sz w:val="22"/>
          <w:szCs w:val="22"/>
        </w:rPr>
        <w:tab/>
      </w:r>
      <w:proofErr w:type="spellStart"/>
      <w:r w:rsidRPr="006A7486">
        <w:rPr>
          <w:rFonts w:cs="Times New Roman"/>
          <w:sz w:val="22"/>
          <w:szCs w:val="22"/>
        </w:rPr>
        <w:t>Otwock</w:t>
      </w:r>
      <w:proofErr w:type="spellEnd"/>
    </w:p>
    <w:p w14:paraId="5C539AD8"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Mazowieckie</w:t>
      </w:r>
      <w:proofErr w:type="spellEnd"/>
      <w:r w:rsidRPr="006A7486">
        <w:rPr>
          <w:rFonts w:cs="Times New Roman"/>
          <w:sz w:val="22"/>
          <w:szCs w:val="22"/>
        </w:rPr>
        <w:tab/>
      </w:r>
      <w:proofErr w:type="spellStart"/>
      <w:r w:rsidRPr="006A7486">
        <w:rPr>
          <w:rFonts w:cs="Times New Roman"/>
          <w:sz w:val="22"/>
          <w:szCs w:val="22"/>
        </w:rPr>
        <w:t>Piaseczno</w:t>
      </w:r>
      <w:proofErr w:type="spellEnd"/>
    </w:p>
    <w:p w14:paraId="0E6839BF"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Mazowieckie</w:t>
      </w:r>
      <w:proofErr w:type="spellEnd"/>
      <w:r w:rsidRPr="006A7486">
        <w:rPr>
          <w:rFonts w:cs="Times New Roman"/>
          <w:sz w:val="22"/>
          <w:szCs w:val="22"/>
        </w:rPr>
        <w:tab/>
      </w:r>
      <w:proofErr w:type="spellStart"/>
      <w:r w:rsidRPr="006A7486">
        <w:rPr>
          <w:rFonts w:cs="Times New Roman"/>
          <w:sz w:val="22"/>
          <w:szCs w:val="22"/>
        </w:rPr>
        <w:t>Płock</w:t>
      </w:r>
      <w:proofErr w:type="spellEnd"/>
    </w:p>
    <w:p w14:paraId="4F7C0FBB"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Mazowieckie</w:t>
      </w:r>
      <w:proofErr w:type="spellEnd"/>
      <w:r w:rsidRPr="006A7486">
        <w:rPr>
          <w:rFonts w:cs="Times New Roman"/>
          <w:sz w:val="22"/>
          <w:szCs w:val="22"/>
        </w:rPr>
        <w:tab/>
      </w:r>
      <w:proofErr w:type="spellStart"/>
      <w:r w:rsidRPr="006A7486">
        <w:rPr>
          <w:rFonts w:cs="Times New Roman"/>
          <w:sz w:val="22"/>
          <w:szCs w:val="22"/>
        </w:rPr>
        <w:t>Płock</w:t>
      </w:r>
      <w:proofErr w:type="spellEnd"/>
      <w:r w:rsidRPr="006A7486">
        <w:rPr>
          <w:rFonts w:cs="Times New Roman"/>
          <w:sz w:val="22"/>
          <w:szCs w:val="22"/>
        </w:rPr>
        <w:t xml:space="preserve"> (City)</w:t>
      </w:r>
    </w:p>
    <w:p w14:paraId="65744D60"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Mazowieckie</w:t>
      </w:r>
      <w:proofErr w:type="spellEnd"/>
      <w:r w:rsidRPr="006A7486">
        <w:rPr>
          <w:rFonts w:cs="Times New Roman"/>
          <w:sz w:val="22"/>
          <w:szCs w:val="22"/>
        </w:rPr>
        <w:tab/>
      </w:r>
      <w:proofErr w:type="spellStart"/>
      <w:r w:rsidRPr="006A7486">
        <w:rPr>
          <w:rFonts w:cs="Times New Roman"/>
          <w:sz w:val="22"/>
          <w:szCs w:val="22"/>
        </w:rPr>
        <w:t>Płońsk</w:t>
      </w:r>
      <w:proofErr w:type="spellEnd"/>
    </w:p>
    <w:p w14:paraId="39C950EA"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Mazowieckie</w:t>
      </w:r>
      <w:proofErr w:type="spellEnd"/>
      <w:r w:rsidRPr="006A7486">
        <w:rPr>
          <w:rFonts w:cs="Times New Roman"/>
          <w:sz w:val="22"/>
          <w:szCs w:val="22"/>
        </w:rPr>
        <w:tab/>
      </w:r>
      <w:proofErr w:type="spellStart"/>
      <w:r w:rsidRPr="006A7486">
        <w:rPr>
          <w:rFonts w:cs="Times New Roman"/>
          <w:sz w:val="22"/>
          <w:szCs w:val="22"/>
        </w:rPr>
        <w:t>Pruszków</w:t>
      </w:r>
      <w:proofErr w:type="spellEnd"/>
    </w:p>
    <w:p w14:paraId="7B31F034"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Mazowieckie</w:t>
      </w:r>
      <w:proofErr w:type="spellEnd"/>
      <w:r w:rsidRPr="006A7486">
        <w:rPr>
          <w:rFonts w:cs="Times New Roman"/>
          <w:sz w:val="22"/>
          <w:szCs w:val="22"/>
        </w:rPr>
        <w:tab/>
      </w:r>
      <w:proofErr w:type="spellStart"/>
      <w:r w:rsidRPr="006A7486">
        <w:rPr>
          <w:rFonts w:cs="Times New Roman"/>
          <w:sz w:val="22"/>
          <w:szCs w:val="22"/>
        </w:rPr>
        <w:t>Przasnysz</w:t>
      </w:r>
      <w:proofErr w:type="spellEnd"/>
    </w:p>
    <w:p w14:paraId="45D8FADE"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Mazowieckie</w:t>
      </w:r>
      <w:proofErr w:type="spellEnd"/>
      <w:r w:rsidRPr="006A7486">
        <w:rPr>
          <w:rFonts w:cs="Times New Roman"/>
          <w:sz w:val="22"/>
          <w:szCs w:val="22"/>
        </w:rPr>
        <w:tab/>
      </w:r>
      <w:proofErr w:type="spellStart"/>
      <w:r w:rsidRPr="006A7486">
        <w:rPr>
          <w:rFonts w:cs="Times New Roman"/>
          <w:sz w:val="22"/>
          <w:szCs w:val="22"/>
        </w:rPr>
        <w:t>Przysucha</w:t>
      </w:r>
      <w:proofErr w:type="spellEnd"/>
    </w:p>
    <w:p w14:paraId="301CF9C8"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Mazowieckie</w:t>
      </w:r>
      <w:proofErr w:type="spellEnd"/>
      <w:r w:rsidRPr="006A7486">
        <w:rPr>
          <w:rFonts w:cs="Times New Roman"/>
          <w:sz w:val="22"/>
          <w:szCs w:val="22"/>
        </w:rPr>
        <w:tab/>
      </w:r>
      <w:proofErr w:type="spellStart"/>
      <w:r w:rsidRPr="006A7486">
        <w:rPr>
          <w:rFonts w:cs="Times New Roman"/>
          <w:sz w:val="22"/>
          <w:szCs w:val="22"/>
        </w:rPr>
        <w:t>Pułtusk</w:t>
      </w:r>
      <w:proofErr w:type="spellEnd"/>
    </w:p>
    <w:p w14:paraId="62A72D0B"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Mazowieckie</w:t>
      </w:r>
      <w:proofErr w:type="spellEnd"/>
      <w:r w:rsidRPr="006A7486">
        <w:rPr>
          <w:rFonts w:cs="Times New Roman"/>
          <w:sz w:val="22"/>
          <w:szCs w:val="22"/>
        </w:rPr>
        <w:tab/>
        <w:t>Radom</w:t>
      </w:r>
    </w:p>
    <w:p w14:paraId="4277F276"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Mazowieckie</w:t>
      </w:r>
      <w:proofErr w:type="spellEnd"/>
      <w:r w:rsidRPr="006A7486">
        <w:rPr>
          <w:rFonts w:cs="Times New Roman"/>
          <w:sz w:val="22"/>
          <w:szCs w:val="22"/>
        </w:rPr>
        <w:tab/>
        <w:t>Radom (City)</w:t>
      </w:r>
    </w:p>
    <w:p w14:paraId="0E9D6F30"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Mazowieckie</w:t>
      </w:r>
      <w:proofErr w:type="spellEnd"/>
      <w:r w:rsidRPr="006A7486">
        <w:rPr>
          <w:rFonts w:cs="Times New Roman"/>
          <w:sz w:val="22"/>
          <w:szCs w:val="22"/>
        </w:rPr>
        <w:tab/>
      </w:r>
      <w:proofErr w:type="spellStart"/>
      <w:r w:rsidRPr="006A7486">
        <w:rPr>
          <w:rFonts w:cs="Times New Roman"/>
          <w:sz w:val="22"/>
          <w:szCs w:val="22"/>
        </w:rPr>
        <w:t>Siedlce</w:t>
      </w:r>
      <w:proofErr w:type="spellEnd"/>
    </w:p>
    <w:p w14:paraId="48BF4181"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Mazowieckie</w:t>
      </w:r>
      <w:proofErr w:type="spellEnd"/>
      <w:r w:rsidRPr="006A7486">
        <w:rPr>
          <w:rFonts w:cs="Times New Roman"/>
          <w:sz w:val="22"/>
          <w:szCs w:val="22"/>
        </w:rPr>
        <w:tab/>
      </w:r>
      <w:proofErr w:type="spellStart"/>
      <w:r w:rsidRPr="006A7486">
        <w:rPr>
          <w:rFonts w:cs="Times New Roman"/>
          <w:sz w:val="22"/>
          <w:szCs w:val="22"/>
        </w:rPr>
        <w:t>Siedlce</w:t>
      </w:r>
      <w:proofErr w:type="spellEnd"/>
      <w:r w:rsidRPr="006A7486">
        <w:rPr>
          <w:rFonts w:cs="Times New Roman"/>
          <w:sz w:val="22"/>
          <w:szCs w:val="22"/>
        </w:rPr>
        <w:t xml:space="preserve"> (City)</w:t>
      </w:r>
    </w:p>
    <w:p w14:paraId="6C40CD20"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Mazowieckie</w:t>
      </w:r>
      <w:proofErr w:type="spellEnd"/>
      <w:r w:rsidRPr="006A7486">
        <w:rPr>
          <w:rFonts w:cs="Times New Roman"/>
          <w:sz w:val="22"/>
          <w:szCs w:val="22"/>
        </w:rPr>
        <w:tab/>
        <w:t>Sierpc</w:t>
      </w:r>
    </w:p>
    <w:p w14:paraId="0D0A279C"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Mazowieckie</w:t>
      </w:r>
      <w:proofErr w:type="spellEnd"/>
      <w:r w:rsidRPr="006A7486">
        <w:rPr>
          <w:rFonts w:cs="Times New Roman"/>
          <w:sz w:val="22"/>
          <w:szCs w:val="22"/>
        </w:rPr>
        <w:tab/>
      </w:r>
      <w:proofErr w:type="spellStart"/>
      <w:r w:rsidRPr="006A7486">
        <w:rPr>
          <w:rFonts w:cs="Times New Roman"/>
          <w:sz w:val="22"/>
          <w:szCs w:val="22"/>
        </w:rPr>
        <w:t>Sochaczew</w:t>
      </w:r>
      <w:proofErr w:type="spellEnd"/>
    </w:p>
    <w:p w14:paraId="599E3D33"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Mazowieckie</w:t>
      </w:r>
      <w:proofErr w:type="spellEnd"/>
      <w:r w:rsidRPr="006A7486">
        <w:rPr>
          <w:rFonts w:cs="Times New Roman"/>
          <w:sz w:val="22"/>
          <w:szCs w:val="22"/>
        </w:rPr>
        <w:tab/>
      </w:r>
      <w:proofErr w:type="spellStart"/>
      <w:r w:rsidRPr="006A7486">
        <w:rPr>
          <w:rFonts w:cs="Times New Roman"/>
          <w:sz w:val="22"/>
          <w:szCs w:val="22"/>
        </w:rPr>
        <w:t>Sokołów</w:t>
      </w:r>
      <w:proofErr w:type="spellEnd"/>
    </w:p>
    <w:p w14:paraId="269EA9D7"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Mazowieckie</w:t>
      </w:r>
      <w:proofErr w:type="spellEnd"/>
      <w:r w:rsidRPr="006A7486">
        <w:rPr>
          <w:rFonts w:cs="Times New Roman"/>
          <w:sz w:val="22"/>
          <w:szCs w:val="22"/>
        </w:rPr>
        <w:tab/>
      </w:r>
      <w:proofErr w:type="spellStart"/>
      <w:r w:rsidRPr="006A7486">
        <w:rPr>
          <w:rFonts w:cs="Times New Roman"/>
          <w:sz w:val="22"/>
          <w:szCs w:val="22"/>
        </w:rPr>
        <w:t>Szydłowiec</w:t>
      </w:r>
      <w:proofErr w:type="spellEnd"/>
    </w:p>
    <w:p w14:paraId="2FE66E8E"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Mazowieckie</w:t>
      </w:r>
      <w:proofErr w:type="spellEnd"/>
      <w:r w:rsidRPr="006A7486">
        <w:rPr>
          <w:rFonts w:cs="Times New Roman"/>
          <w:sz w:val="22"/>
          <w:szCs w:val="22"/>
        </w:rPr>
        <w:tab/>
      </w:r>
      <w:proofErr w:type="spellStart"/>
      <w:r w:rsidRPr="006A7486">
        <w:rPr>
          <w:rFonts w:cs="Times New Roman"/>
          <w:sz w:val="22"/>
          <w:szCs w:val="22"/>
        </w:rPr>
        <w:t>Warszaw</w:t>
      </w:r>
      <w:proofErr w:type="spellEnd"/>
      <w:r w:rsidRPr="006A7486">
        <w:rPr>
          <w:rFonts w:cs="Times New Roman"/>
          <w:sz w:val="22"/>
          <w:szCs w:val="22"/>
        </w:rPr>
        <w:t xml:space="preserve"> Zachodni</w:t>
      </w:r>
    </w:p>
    <w:p w14:paraId="362C0212"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Mazowieckie</w:t>
      </w:r>
      <w:proofErr w:type="spellEnd"/>
      <w:r w:rsidRPr="006A7486">
        <w:rPr>
          <w:rFonts w:cs="Times New Roman"/>
          <w:sz w:val="22"/>
          <w:szCs w:val="22"/>
        </w:rPr>
        <w:tab/>
        <w:t>Warszawa</w:t>
      </w:r>
    </w:p>
    <w:p w14:paraId="51584720"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Mazowieckie</w:t>
      </w:r>
      <w:proofErr w:type="spellEnd"/>
      <w:r w:rsidRPr="006A7486">
        <w:rPr>
          <w:rFonts w:cs="Times New Roman"/>
          <w:sz w:val="22"/>
          <w:szCs w:val="22"/>
        </w:rPr>
        <w:tab/>
      </w:r>
      <w:proofErr w:type="spellStart"/>
      <w:r w:rsidRPr="006A7486">
        <w:rPr>
          <w:rFonts w:cs="Times New Roman"/>
          <w:sz w:val="22"/>
          <w:szCs w:val="22"/>
        </w:rPr>
        <w:t>Węgrów</w:t>
      </w:r>
      <w:proofErr w:type="spellEnd"/>
    </w:p>
    <w:p w14:paraId="42AD879E"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Mazowieckie</w:t>
      </w:r>
      <w:proofErr w:type="spellEnd"/>
      <w:r w:rsidRPr="006A7486">
        <w:rPr>
          <w:rFonts w:cs="Times New Roman"/>
          <w:sz w:val="22"/>
          <w:szCs w:val="22"/>
        </w:rPr>
        <w:tab/>
      </w:r>
      <w:proofErr w:type="spellStart"/>
      <w:r w:rsidRPr="006A7486">
        <w:rPr>
          <w:rFonts w:cs="Times New Roman"/>
          <w:sz w:val="22"/>
          <w:szCs w:val="22"/>
        </w:rPr>
        <w:t>Wołomin</w:t>
      </w:r>
      <w:proofErr w:type="spellEnd"/>
    </w:p>
    <w:p w14:paraId="16388EF2"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Mazowieckie</w:t>
      </w:r>
      <w:proofErr w:type="spellEnd"/>
      <w:r w:rsidRPr="006A7486">
        <w:rPr>
          <w:rFonts w:cs="Times New Roman"/>
          <w:sz w:val="22"/>
          <w:szCs w:val="22"/>
        </w:rPr>
        <w:tab/>
      </w:r>
      <w:proofErr w:type="spellStart"/>
      <w:r w:rsidRPr="006A7486">
        <w:rPr>
          <w:rFonts w:cs="Times New Roman"/>
          <w:sz w:val="22"/>
          <w:szCs w:val="22"/>
        </w:rPr>
        <w:t>Wyszków</w:t>
      </w:r>
      <w:proofErr w:type="spellEnd"/>
    </w:p>
    <w:p w14:paraId="12D08587"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Mazowieckie</w:t>
      </w:r>
      <w:proofErr w:type="spellEnd"/>
      <w:r w:rsidRPr="006A7486">
        <w:rPr>
          <w:rFonts w:cs="Times New Roman"/>
          <w:sz w:val="22"/>
          <w:szCs w:val="22"/>
        </w:rPr>
        <w:tab/>
      </w:r>
      <w:proofErr w:type="spellStart"/>
      <w:r w:rsidRPr="006A7486">
        <w:rPr>
          <w:rFonts w:cs="Times New Roman"/>
          <w:sz w:val="22"/>
          <w:szCs w:val="22"/>
        </w:rPr>
        <w:t>Żuromin</w:t>
      </w:r>
      <w:proofErr w:type="spellEnd"/>
    </w:p>
    <w:p w14:paraId="649F3494"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Mazowieckie</w:t>
      </w:r>
      <w:proofErr w:type="spellEnd"/>
      <w:r w:rsidRPr="006A7486">
        <w:rPr>
          <w:rFonts w:cs="Times New Roman"/>
          <w:sz w:val="22"/>
          <w:szCs w:val="22"/>
        </w:rPr>
        <w:tab/>
      </w:r>
      <w:proofErr w:type="spellStart"/>
      <w:r w:rsidRPr="006A7486">
        <w:rPr>
          <w:rFonts w:cs="Times New Roman"/>
          <w:sz w:val="22"/>
          <w:szCs w:val="22"/>
        </w:rPr>
        <w:t>Zwoleń</w:t>
      </w:r>
      <w:proofErr w:type="spellEnd"/>
    </w:p>
    <w:p w14:paraId="4AB0F5DF"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Mazowieckie</w:t>
      </w:r>
      <w:proofErr w:type="spellEnd"/>
      <w:r w:rsidRPr="006A7486">
        <w:rPr>
          <w:rFonts w:cs="Times New Roman"/>
          <w:sz w:val="22"/>
          <w:szCs w:val="22"/>
        </w:rPr>
        <w:tab/>
      </w:r>
      <w:proofErr w:type="spellStart"/>
      <w:r w:rsidRPr="006A7486">
        <w:rPr>
          <w:rFonts w:cs="Times New Roman"/>
          <w:sz w:val="22"/>
          <w:szCs w:val="22"/>
        </w:rPr>
        <w:t>Żyrardów</w:t>
      </w:r>
      <w:proofErr w:type="spellEnd"/>
    </w:p>
    <w:p w14:paraId="01D53944"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Opolskie</w:t>
      </w:r>
      <w:proofErr w:type="spellEnd"/>
      <w:r w:rsidRPr="006A7486">
        <w:rPr>
          <w:rFonts w:cs="Times New Roman"/>
          <w:sz w:val="22"/>
          <w:szCs w:val="22"/>
        </w:rPr>
        <w:tab/>
      </w:r>
      <w:proofErr w:type="spellStart"/>
      <w:r w:rsidRPr="006A7486">
        <w:rPr>
          <w:rFonts w:cs="Times New Roman"/>
          <w:sz w:val="22"/>
          <w:szCs w:val="22"/>
        </w:rPr>
        <w:t>Brzeg</w:t>
      </w:r>
      <w:proofErr w:type="spellEnd"/>
    </w:p>
    <w:p w14:paraId="6C02A397"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Opolskie</w:t>
      </w:r>
      <w:proofErr w:type="spellEnd"/>
      <w:r w:rsidRPr="006A7486">
        <w:rPr>
          <w:rFonts w:cs="Times New Roman"/>
          <w:sz w:val="22"/>
          <w:szCs w:val="22"/>
        </w:rPr>
        <w:tab/>
      </w:r>
      <w:proofErr w:type="spellStart"/>
      <w:r w:rsidRPr="006A7486">
        <w:rPr>
          <w:rFonts w:cs="Times New Roman"/>
          <w:sz w:val="22"/>
          <w:szCs w:val="22"/>
        </w:rPr>
        <w:t>Głubczyce</w:t>
      </w:r>
      <w:proofErr w:type="spellEnd"/>
    </w:p>
    <w:p w14:paraId="3C4AD969"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Opolskie</w:t>
      </w:r>
      <w:proofErr w:type="spellEnd"/>
      <w:r w:rsidRPr="006A7486">
        <w:rPr>
          <w:rFonts w:cs="Times New Roman"/>
          <w:sz w:val="22"/>
          <w:szCs w:val="22"/>
        </w:rPr>
        <w:tab/>
      </w:r>
      <w:proofErr w:type="spellStart"/>
      <w:r w:rsidRPr="006A7486">
        <w:rPr>
          <w:rFonts w:cs="Times New Roman"/>
          <w:sz w:val="22"/>
          <w:szCs w:val="22"/>
        </w:rPr>
        <w:t>Kędzierzyn-Koźle</w:t>
      </w:r>
      <w:proofErr w:type="spellEnd"/>
    </w:p>
    <w:p w14:paraId="1E835DCC"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Opolskie</w:t>
      </w:r>
      <w:proofErr w:type="spellEnd"/>
      <w:r w:rsidRPr="006A7486">
        <w:rPr>
          <w:rFonts w:cs="Times New Roman"/>
          <w:sz w:val="22"/>
          <w:szCs w:val="22"/>
        </w:rPr>
        <w:tab/>
      </w:r>
      <w:proofErr w:type="spellStart"/>
      <w:r w:rsidRPr="006A7486">
        <w:rPr>
          <w:rFonts w:cs="Times New Roman"/>
          <w:sz w:val="22"/>
          <w:szCs w:val="22"/>
        </w:rPr>
        <w:t>Kluczbork</w:t>
      </w:r>
      <w:proofErr w:type="spellEnd"/>
    </w:p>
    <w:p w14:paraId="30B22DFB"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lastRenderedPageBreak/>
        <w:t>Opolskie</w:t>
      </w:r>
      <w:proofErr w:type="spellEnd"/>
      <w:r w:rsidRPr="006A7486">
        <w:rPr>
          <w:rFonts w:cs="Times New Roman"/>
          <w:sz w:val="22"/>
          <w:szCs w:val="22"/>
        </w:rPr>
        <w:tab/>
      </w:r>
      <w:proofErr w:type="spellStart"/>
      <w:r w:rsidRPr="006A7486">
        <w:rPr>
          <w:rFonts w:cs="Times New Roman"/>
          <w:sz w:val="22"/>
          <w:szCs w:val="22"/>
        </w:rPr>
        <w:t>Krapkowice</w:t>
      </w:r>
      <w:proofErr w:type="spellEnd"/>
    </w:p>
    <w:p w14:paraId="3E9ACBFA"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Opolskie</w:t>
      </w:r>
      <w:proofErr w:type="spellEnd"/>
      <w:r w:rsidRPr="006A7486">
        <w:rPr>
          <w:rFonts w:cs="Times New Roman"/>
          <w:sz w:val="22"/>
          <w:szCs w:val="22"/>
        </w:rPr>
        <w:tab/>
      </w:r>
      <w:proofErr w:type="spellStart"/>
      <w:r w:rsidRPr="006A7486">
        <w:rPr>
          <w:rFonts w:cs="Times New Roman"/>
          <w:sz w:val="22"/>
          <w:szCs w:val="22"/>
        </w:rPr>
        <w:t>Namysłów</w:t>
      </w:r>
      <w:proofErr w:type="spellEnd"/>
    </w:p>
    <w:p w14:paraId="53900ED6"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Opolskie</w:t>
      </w:r>
      <w:proofErr w:type="spellEnd"/>
      <w:r w:rsidRPr="006A7486">
        <w:rPr>
          <w:rFonts w:cs="Times New Roman"/>
          <w:sz w:val="22"/>
          <w:szCs w:val="22"/>
        </w:rPr>
        <w:tab/>
        <w:t>Nysa</w:t>
      </w:r>
    </w:p>
    <w:p w14:paraId="5895F97D"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Opolskie</w:t>
      </w:r>
      <w:proofErr w:type="spellEnd"/>
      <w:r w:rsidRPr="006A7486">
        <w:rPr>
          <w:rFonts w:cs="Times New Roman"/>
          <w:sz w:val="22"/>
          <w:szCs w:val="22"/>
        </w:rPr>
        <w:tab/>
      </w:r>
      <w:proofErr w:type="spellStart"/>
      <w:r w:rsidRPr="006A7486">
        <w:rPr>
          <w:rFonts w:cs="Times New Roman"/>
          <w:sz w:val="22"/>
          <w:szCs w:val="22"/>
        </w:rPr>
        <w:t>Olesno</w:t>
      </w:r>
      <w:proofErr w:type="spellEnd"/>
    </w:p>
    <w:p w14:paraId="0C9110C5"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Opolskie</w:t>
      </w:r>
      <w:proofErr w:type="spellEnd"/>
      <w:r w:rsidRPr="006A7486">
        <w:rPr>
          <w:rFonts w:cs="Times New Roman"/>
          <w:sz w:val="22"/>
          <w:szCs w:val="22"/>
        </w:rPr>
        <w:tab/>
        <w:t>Opole</w:t>
      </w:r>
    </w:p>
    <w:p w14:paraId="343D1FAC"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Opolskie</w:t>
      </w:r>
      <w:proofErr w:type="spellEnd"/>
      <w:r w:rsidRPr="006A7486">
        <w:rPr>
          <w:rFonts w:cs="Times New Roman"/>
          <w:sz w:val="22"/>
          <w:szCs w:val="22"/>
        </w:rPr>
        <w:tab/>
        <w:t>Opole (City)</w:t>
      </w:r>
    </w:p>
    <w:p w14:paraId="27F4D59D"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Opolskie</w:t>
      </w:r>
      <w:proofErr w:type="spellEnd"/>
      <w:r w:rsidRPr="006A7486">
        <w:rPr>
          <w:rFonts w:cs="Times New Roman"/>
          <w:sz w:val="22"/>
          <w:szCs w:val="22"/>
        </w:rPr>
        <w:tab/>
      </w:r>
      <w:proofErr w:type="spellStart"/>
      <w:r w:rsidRPr="006A7486">
        <w:rPr>
          <w:rFonts w:cs="Times New Roman"/>
          <w:sz w:val="22"/>
          <w:szCs w:val="22"/>
        </w:rPr>
        <w:t>Prudnik</w:t>
      </w:r>
      <w:proofErr w:type="spellEnd"/>
    </w:p>
    <w:p w14:paraId="76B3B07D"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Opolskie</w:t>
      </w:r>
      <w:proofErr w:type="spellEnd"/>
      <w:r w:rsidRPr="006A7486">
        <w:rPr>
          <w:rFonts w:cs="Times New Roman"/>
          <w:sz w:val="22"/>
          <w:szCs w:val="22"/>
        </w:rPr>
        <w:tab/>
      </w:r>
      <w:proofErr w:type="spellStart"/>
      <w:r w:rsidRPr="006A7486">
        <w:rPr>
          <w:rFonts w:cs="Times New Roman"/>
          <w:sz w:val="22"/>
          <w:szCs w:val="22"/>
        </w:rPr>
        <w:t>Strzelce</w:t>
      </w:r>
      <w:proofErr w:type="spellEnd"/>
    </w:p>
    <w:p w14:paraId="66869E0C"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Podkarpackie</w:t>
      </w:r>
      <w:proofErr w:type="spellEnd"/>
      <w:r w:rsidRPr="006A7486">
        <w:rPr>
          <w:rFonts w:cs="Times New Roman"/>
          <w:sz w:val="22"/>
          <w:szCs w:val="22"/>
        </w:rPr>
        <w:tab/>
      </w:r>
      <w:proofErr w:type="spellStart"/>
      <w:r w:rsidRPr="006A7486">
        <w:rPr>
          <w:rFonts w:cs="Times New Roman"/>
          <w:sz w:val="22"/>
          <w:szCs w:val="22"/>
        </w:rPr>
        <w:t>Bieszczady</w:t>
      </w:r>
      <w:proofErr w:type="spellEnd"/>
    </w:p>
    <w:p w14:paraId="556A2F1D"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Podkarpackie</w:t>
      </w:r>
      <w:proofErr w:type="spellEnd"/>
      <w:r w:rsidRPr="006A7486">
        <w:rPr>
          <w:rFonts w:cs="Times New Roman"/>
          <w:sz w:val="22"/>
          <w:szCs w:val="22"/>
        </w:rPr>
        <w:tab/>
      </w:r>
      <w:proofErr w:type="spellStart"/>
      <w:r w:rsidRPr="006A7486">
        <w:rPr>
          <w:rFonts w:cs="Times New Roman"/>
          <w:sz w:val="22"/>
          <w:szCs w:val="22"/>
        </w:rPr>
        <w:t>Brzozów</w:t>
      </w:r>
      <w:proofErr w:type="spellEnd"/>
    </w:p>
    <w:p w14:paraId="659E55EE"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Podkarpackie</w:t>
      </w:r>
      <w:proofErr w:type="spellEnd"/>
      <w:r w:rsidRPr="006A7486">
        <w:rPr>
          <w:rFonts w:cs="Times New Roman"/>
          <w:sz w:val="22"/>
          <w:szCs w:val="22"/>
        </w:rPr>
        <w:tab/>
      </w:r>
      <w:proofErr w:type="spellStart"/>
      <w:r w:rsidRPr="006A7486">
        <w:rPr>
          <w:rFonts w:cs="Times New Roman"/>
          <w:sz w:val="22"/>
          <w:szCs w:val="22"/>
        </w:rPr>
        <w:t>Dębica</w:t>
      </w:r>
      <w:proofErr w:type="spellEnd"/>
    </w:p>
    <w:p w14:paraId="065388F8"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Podkarpackie</w:t>
      </w:r>
      <w:proofErr w:type="spellEnd"/>
      <w:r w:rsidRPr="006A7486">
        <w:rPr>
          <w:rFonts w:cs="Times New Roman"/>
          <w:sz w:val="22"/>
          <w:szCs w:val="22"/>
        </w:rPr>
        <w:tab/>
        <w:t>Jarosław</w:t>
      </w:r>
    </w:p>
    <w:p w14:paraId="4DBA4F16"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Podkarpackie</w:t>
      </w:r>
      <w:proofErr w:type="spellEnd"/>
      <w:r w:rsidRPr="006A7486">
        <w:rPr>
          <w:rFonts w:cs="Times New Roman"/>
          <w:sz w:val="22"/>
          <w:szCs w:val="22"/>
        </w:rPr>
        <w:tab/>
      </w:r>
      <w:proofErr w:type="spellStart"/>
      <w:r w:rsidRPr="006A7486">
        <w:rPr>
          <w:rFonts w:cs="Times New Roman"/>
          <w:sz w:val="22"/>
          <w:szCs w:val="22"/>
        </w:rPr>
        <w:t>Jasło</w:t>
      </w:r>
      <w:proofErr w:type="spellEnd"/>
    </w:p>
    <w:p w14:paraId="7F78D348"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Podkarpackie</w:t>
      </w:r>
      <w:proofErr w:type="spellEnd"/>
      <w:r w:rsidRPr="006A7486">
        <w:rPr>
          <w:rFonts w:cs="Times New Roman"/>
          <w:sz w:val="22"/>
          <w:szCs w:val="22"/>
        </w:rPr>
        <w:tab/>
      </w:r>
      <w:proofErr w:type="spellStart"/>
      <w:r w:rsidRPr="006A7486">
        <w:rPr>
          <w:rFonts w:cs="Times New Roman"/>
          <w:sz w:val="22"/>
          <w:szCs w:val="22"/>
        </w:rPr>
        <w:t>Kolbuszowa</w:t>
      </w:r>
      <w:proofErr w:type="spellEnd"/>
    </w:p>
    <w:p w14:paraId="594E7E9F"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Podkarpackie</w:t>
      </w:r>
      <w:proofErr w:type="spellEnd"/>
      <w:r w:rsidRPr="006A7486">
        <w:rPr>
          <w:rFonts w:cs="Times New Roman"/>
          <w:sz w:val="22"/>
          <w:szCs w:val="22"/>
        </w:rPr>
        <w:tab/>
      </w:r>
      <w:proofErr w:type="spellStart"/>
      <w:r w:rsidRPr="006A7486">
        <w:rPr>
          <w:rFonts w:cs="Times New Roman"/>
          <w:sz w:val="22"/>
          <w:szCs w:val="22"/>
        </w:rPr>
        <w:t>Krosno</w:t>
      </w:r>
      <w:proofErr w:type="spellEnd"/>
    </w:p>
    <w:p w14:paraId="335C7134"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Podkarpackie</w:t>
      </w:r>
      <w:proofErr w:type="spellEnd"/>
      <w:r w:rsidRPr="006A7486">
        <w:rPr>
          <w:rFonts w:cs="Times New Roman"/>
          <w:sz w:val="22"/>
          <w:szCs w:val="22"/>
        </w:rPr>
        <w:tab/>
      </w:r>
      <w:proofErr w:type="spellStart"/>
      <w:r w:rsidRPr="006A7486">
        <w:rPr>
          <w:rFonts w:cs="Times New Roman"/>
          <w:sz w:val="22"/>
          <w:szCs w:val="22"/>
        </w:rPr>
        <w:t>Krosno</w:t>
      </w:r>
      <w:proofErr w:type="spellEnd"/>
      <w:r w:rsidRPr="006A7486">
        <w:rPr>
          <w:rFonts w:cs="Times New Roman"/>
          <w:sz w:val="22"/>
          <w:szCs w:val="22"/>
        </w:rPr>
        <w:t xml:space="preserve"> (City)</w:t>
      </w:r>
    </w:p>
    <w:p w14:paraId="7C6FB0C1"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Podkarpackie</w:t>
      </w:r>
      <w:proofErr w:type="spellEnd"/>
      <w:r w:rsidRPr="006A7486">
        <w:rPr>
          <w:rFonts w:cs="Times New Roman"/>
          <w:sz w:val="22"/>
          <w:szCs w:val="22"/>
        </w:rPr>
        <w:tab/>
      </w:r>
      <w:proofErr w:type="spellStart"/>
      <w:r w:rsidRPr="006A7486">
        <w:rPr>
          <w:rFonts w:cs="Times New Roman"/>
          <w:sz w:val="22"/>
          <w:szCs w:val="22"/>
        </w:rPr>
        <w:t>Łańcut</w:t>
      </w:r>
      <w:proofErr w:type="spellEnd"/>
    </w:p>
    <w:p w14:paraId="63DCC649"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Podkarpackie</w:t>
      </w:r>
      <w:proofErr w:type="spellEnd"/>
      <w:r w:rsidRPr="006A7486">
        <w:rPr>
          <w:rFonts w:cs="Times New Roman"/>
          <w:sz w:val="22"/>
          <w:szCs w:val="22"/>
        </w:rPr>
        <w:tab/>
        <w:t>Lesko</w:t>
      </w:r>
    </w:p>
    <w:p w14:paraId="27AFC732"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Podkarpackie</w:t>
      </w:r>
      <w:proofErr w:type="spellEnd"/>
      <w:r w:rsidRPr="006A7486">
        <w:rPr>
          <w:rFonts w:cs="Times New Roman"/>
          <w:sz w:val="22"/>
          <w:szCs w:val="22"/>
        </w:rPr>
        <w:tab/>
      </w:r>
      <w:proofErr w:type="spellStart"/>
      <w:r w:rsidRPr="006A7486">
        <w:rPr>
          <w:rFonts w:cs="Times New Roman"/>
          <w:sz w:val="22"/>
          <w:szCs w:val="22"/>
        </w:rPr>
        <w:t>Leżajsk</w:t>
      </w:r>
      <w:proofErr w:type="spellEnd"/>
    </w:p>
    <w:p w14:paraId="1D79997D"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Podkarpackie</w:t>
      </w:r>
      <w:proofErr w:type="spellEnd"/>
      <w:r w:rsidRPr="006A7486">
        <w:rPr>
          <w:rFonts w:cs="Times New Roman"/>
          <w:sz w:val="22"/>
          <w:szCs w:val="22"/>
        </w:rPr>
        <w:tab/>
      </w:r>
      <w:proofErr w:type="spellStart"/>
      <w:r w:rsidRPr="006A7486">
        <w:rPr>
          <w:rFonts w:cs="Times New Roman"/>
          <w:sz w:val="22"/>
          <w:szCs w:val="22"/>
        </w:rPr>
        <w:t>Lubaczów</w:t>
      </w:r>
      <w:proofErr w:type="spellEnd"/>
    </w:p>
    <w:p w14:paraId="5D021F75"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Podkarpackie</w:t>
      </w:r>
      <w:proofErr w:type="spellEnd"/>
      <w:r w:rsidRPr="006A7486">
        <w:rPr>
          <w:rFonts w:cs="Times New Roman"/>
          <w:sz w:val="22"/>
          <w:szCs w:val="22"/>
        </w:rPr>
        <w:tab/>
        <w:t>Mielec</w:t>
      </w:r>
    </w:p>
    <w:p w14:paraId="357DBD8C"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Podkarpackie</w:t>
      </w:r>
      <w:proofErr w:type="spellEnd"/>
      <w:r w:rsidRPr="006A7486">
        <w:rPr>
          <w:rFonts w:cs="Times New Roman"/>
          <w:sz w:val="22"/>
          <w:szCs w:val="22"/>
        </w:rPr>
        <w:tab/>
        <w:t>Nisko</w:t>
      </w:r>
    </w:p>
    <w:p w14:paraId="33DD68DF"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Podkarpackie</w:t>
      </w:r>
      <w:proofErr w:type="spellEnd"/>
      <w:r w:rsidRPr="006A7486">
        <w:rPr>
          <w:rFonts w:cs="Times New Roman"/>
          <w:sz w:val="22"/>
          <w:szCs w:val="22"/>
        </w:rPr>
        <w:tab/>
      </w:r>
      <w:proofErr w:type="spellStart"/>
      <w:r w:rsidRPr="006A7486">
        <w:rPr>
          <w:rFonts w:cs="Times New Roman"/>
          <w:sz w:val="22"/>
          <w:szCs w:val="22"/>
        </w:rPr>
        <w:t>Przemyśl</w:t>
      </w:r>
      <w:proofErr w:type="spellEnd"/>
    </w:p>
    <w:p w14:paraId="500CF1A7"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Podkarpackie</w:t>
      </w:r>
      <w:proofErr w:type="spellEnd"/>
      <w:r w:rsidRPr="006A7486">
        <w:rPr>
          <w:rFonts w:cs="Times New Roman"/>
          <w:sz w:val="22"/>
          <w:szCs w:val="22"/>
        </w:rPr>
        <w:tab/>
      </w:r>
      <w:proofErr w:type="spellStart"/>
      <w:r w:rsidRPr="006A7486">
        <w:rPr>
          <w:rFonts w:cs="Times New Roman"/>
          <w:sz w:val="22"/>
          <w:szCs w:val="22"/>
        </w:rPr>
        <w:t>Przemyśl</w:t>
      </w:r>
      <w:proofErr w:type="spellEnd"/>
      <w:r w:rsidRPr="006A7486">
        <w:rPr>
          <w:rFonts w:cs="Times New Roman"/>
          <w:sz w:val="22"/>
          <w:szCs w:val="22"/>
        </w:rPr>
        <w:t xml:space="preserve"> (City)</w:t>
      </w:r>
    </w:p>
    <w:p w14:paraId="1B9F67D1"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Podkarpackie</w:t>
      </w:r>
      <w:proofErr w:type="spellEnd"/>
      <w:r w:rsidRPr="006A7486">
        <w:rPr>
          <w:rFonts w:cs="Times New Roman"/>
          <w:sz w:val="22"/>
          <w:szCs w:val="22"/>
        </w:rPr>
        <w:tab/>
      </w:r>
      <w:proofErr w:type="spellStart"/>
      <w:r w:rsidRPr="006A7486">
        <w:rPr>
          <w:rFonts w:cs="Times New Roman"/>
          <w:sz w:val="22"/>
          <w:szCs w:val="22"/>
        </w:rPr>
        <w:t>Przeworsk</w:t>
      </w:r>
      <w:proofErr w:type="spellEnd"/>
    </w:p>
    <w:p w14:paraId="4D5E6FBA"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Podkarpackie</w:t>
      </w:r>
      <w:proofErr w:type="spellEnd"/>
      <w:r w:rsidRPr="006A7486">
        <w:rPr>
          <w:rFonts w:cs="Times New Roman"/>
          <w:sz w:val="22"/>
          <w:szCs w:val="22"/>
        </w:rPr>
        <w:tab/>
      </w:r>
      <w:proofErr w:type="spellStart"/>
      <w:r w:rsidRPr="006A7486">
        <w:rPr>
          <w:rFonts w:cs="Times New Roman"/>
          <w:sz w:val="22"/>
          <w:szCs w:val="22"/>
        </w:rPr>
        <w:t>Ropczyce-Sędziszów</w:t>
      </w:r>
      <w:proofErr w:type="spellEnd"/>
    </w:p>
    <w:p w14:paraId="3AF11241"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Podkarpackie</w:t>
      </w:r>
      <w:proofErr w:type="spellEnd"/>
      <w:r w:rsidRPr="006A7486">
        <w:rPr>
          <w:rFonts w:cs="Times New Roman"/>
          <w:sz w:val="22"/>
          <w:szCs w:val="22"/>
        </w:rPr>
        <w:tab/>
        <w:t>Rzeszów</w:t>
      </w:r>
    </w:p>
    <w:p w14:paraId="4D561FBA"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Podkarpackie</w:t>
      </w:r>
      <w:proofErr w:type="spellEnd"/>
      <w:r w:rsidRPr="006A7486">
        <w:rPr>
          <w:rFonts w:cs="Times New Roman"/>
          <w:sz w:val="22"/>
          <w:szCs w:val="22"/>
        </w:rPr>
        <w:tab/>
        <w:t>Rzeszów (City)</w:t>
      </w:r>
    </w:p>
    <w:p w14:paraId="7C0C13C9"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Podkarpackie</w:t>
      </w:r>
      <w:proofErr w:type="spellEnd"/>
      <w:r w:rsidRPr="006A7486">
        <w:rPr>
          <w:rFonts w:cs="Times New Roman"/>
          <w:sz w:val="22"/>
          <w:szCs w:val="22"/>
        </w:rPr>
        <w:tab/>
        <w:t>Sanok</w:t>
      </w:r>
    </w:p>
    <w:p w14:paraId="765FF177"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Podkarpackie</w:t>
      </w:r>
      <w:proofErr w:type="spellEnd"/>
      <w:r w:rsidRPr="006A7486">
        <w:rPr>
          <w:rFonts w:cs="Times New Roman"/>
          <w:sz w:val="22"/>
          <w:szCs w:val="22"/>
        </w:rPr>
        <w:tab/>
      </w:r>
      <w:proofErr w:type="spellStart"/>
      <w:r w:rsidRPr="006A7486">
        <w:rPr>
          <w:rFonts w:cs="Times New Roman"/>
          <w:sz w:val="22"/>
          <w:szCs w:val="22"/>
        </w:rPr>
        <w:t>Stalowa</w:t>
      </w:r>
      <w:proofErr w:type="spellEnd"/>
      <w:r w:rsidRPr="006A7486">
        <w:rPr>
          <w:rFonts w:cs="Times New Roman"/>
          <w:sz w:val="22"/>
          <w:szCs w:val="22"/>
        </w:rPr>
        <w:t xml:space="preserve"> Wola</w:t>
      </w:r>
    </w:p>
    <w:p w14:paraId="59BF4E33"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lastRenderedPageBreak/>
        <w:t>Podkarpackie</w:t>
      </w:r>
      <w:proofErr w:type="spellEnd"/>
      <w:r w:rsidRPr="006A7486">
        <w:rPr>
          <w:rFonts w:cs="Times New Roman"/>
          <w:sz w:val="22"/>
          <w:szCs w:val="22"/>
        </w:rPr>
        <w:tab/>
      </w:r>
      <w:proofErr w:type="spellStart"/>
      <w:r w:rsidRPr="006A7486">
        <w:rPr>
          <w:rFonts w:cs="Times New Roman"/>
          <w:sz w:val="22"/>
          <w:szCs w:val="22"/>
        </w:rPr>
        <w:t>Strzyżów</w:t>
      </w:r>
      <w:proofErr w:type="spellEnd"/>
    </w:p>
    <w:p w14:paraId="1B27F0FE"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Podkarpackie</w:t>
      </w:r>
      <w:proofErr w:type="spellEnd"/>
      <w:r w:rsidRPr="006A7486">
        <w:rPr>
          <w:rFonts w:cs="Times New Roman"/>
          <w:sz w:val="22"/>
          <w:szCs w:val="22"/>
        </w:rPr>
        <w:tab/>
      </w:r>
      <w:proofErr w:type="spellStart"/>
      <w:r w:rsidRPr="006A7486">
        <w:rPr>
          <w:rFonts w:cs="Times New Roman"/>
          <w:sz w:val="22"/>
          <w:szCs w:val="22"/>
        </w:rPr>
        <w:t>Tarnobrzeg</w:t>
      </w:r>
      <w:proofErr w:type="spellEnd"/>
    </w:p>
    <w:p w14:paraId="6654FA6A"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Podkarpackie</w:t>
      </w:r>
      <w:proofErr w:type="spellEnd"/>
      <w:r w:rsidRPr="006A7486">
        <w:rPr>
          <w:rFonts w:cs="Times New Roman"/>
          <w:sz w:val="22"/>
          <w:szCs w:val="22"/>
        </w:rPr>
        <w:tab/>
      </w:r>
      <w:proofErr w:type="spellStart"/>
      <w:r w:rsidRPr="006A7486">
        <w:rPr>
          <w:rFonts w:cs="Times New Roman"/>
          <w:sz w:val="22"/>
          <w:szCs w:val="22"/>
        </w:rPr>
        <w:t>Tarnobrzeg</w:t>
      </w:r>
      <w:proofErr w:type="spellEnd"/>
      <w:r w:rsidRPr="006A7486">
        <w:rPr>
          <w:rFonts w:cs="Times New Roman"/>
          <w:sz w:val="22"/>
          <w:szCs w:val="22"/>
        </w:rPr>
        <w:t xml:space="preserve"> (City)</w:t>
      </w:r>
    </w:p>
    <w:p w14:paraId="6517B2E9"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Podlaskie</w:t>
      </w:r>
      <w:proofErr w:type="spellEnd"/>
      <w:r w:rsidRPr="006A7486">
        <w:rPr>
          <w:rFonts w:cs="Times New Roman"/>
          <w:sz w:val="22"/>
          <w:szCs w:val="22"/>
        </w:rPr>
        <w:tab/>
      </w:r>
      <w:proofErr w:type="spellStart"/>
      <w:r w:rsidRPr="006A7486">
        <w:rPr>
          <w:rFonts w:cs="Times New Roman"/>
          <w:sz w:val="22"/>
          <w:szCs w:val="22"/>
        </w:rPr>
        <w:t>Augustów</w:t>
      </w:r>
      <w:proofErr w:type="spellEnd"/>
    </w:p>
    <w:p w14:paraId="59377EE4"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Podlaskie</w:t>
      </w:r>
      <w:proofErr w:type="spellEnd"/>
      <w:r w:rsidRPr="006A7486">
        <w:rPr>
          <w:rFonts w:cs="Times New Roman"/>
          <w:sz w:val="22"/>
          <w:szCs w:val="22"/>
        </w:rPr>
        <w:tab/>
      </w:r>
      <w:proofErr w:type="spellStart"/>
      <w:r w:rsidRPr="006A7486">
        <w:rPr>
          <w:rFonts w:cs="Times New Roman"/>
          <w:sz w:val="22"/>
          <w:szCs w:val="22"/>
        </w:rPr>
        <w:t>Białystok</w:t>
      </w:r>
      <w:proofErr w:type="spellEnd"/>
    </w:p>
    <w:p w14:paraId="410BE066"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Podlaskie</w:t>
      </w:r>
      <w:proofErr w:type="spellEnd"/>
      <w:r w:rsidRPr="006A7486">
        <w:rPr>
          <w:rFonts w:cs="Times New Roman"/>
          <w:sz w:val="22"/>
          <w:szCs w:val="22"/>
        </w:rPr>
        <w:tab/>
      </w:r>
      <w:proofErr w:type="spellStart"/>
      <w:r w:rsidRPr="006A7486">
        <w:rPr>
          <w:rFonts w:cs="Times New Roman"/>
          <w:sz w:val="22"/>
          <w:szCs w:val="22"/>
        </w:rPr>
        <w:t>Białystok</w:t>
      </w:r>
      <w:proofErr w:type="spellEnd"/>
      <w:r w:rsidRPr="006A7486">
        <w:rPr>
          <w:rFonts w:cs="Times New Roman"/>
          <w:sz w:val="22"/>
          <w:szCs w:val="22"/>
        </w:rPr>
        <w:t xml:space="preserve"> (City)</w:t>
      </w:r>
    </w:p>
    <w:p w14:paraId="7FAC6E49"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Podlaskie</w:t>
      </w:r>
      <w:proofErr w:type="spellEnd"/>
      <w:r w:rsidRPr="006A7486">
        <w:rPr>
          <w:rFonts w:cs="Times New Roman"/>
          <w:sz w:val="22"/>
          <w:szCs w:val="22"/>
        </w:rPr>
        <w:tab/>
      </w:r>
      <w:proofErr w:type="spellStart"/>
      <w:r w:rsidRPr="006A7486">
        <w:rPr>
          <w:rFonts w:cs="Times New Roman"/>
          <w:sz w:val="22"/>
          <w:szCs w:val="22"/>
        </w:rPr>
        <w:t>Bielsk</w:t>
      </w:r>
      <w:proofErr w:type="spellEnd"/>
    </w:p>
    <w:p w14:paraId="150FE06E"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Podlaskie</w:t>
      </w:r>
      <w:proofErr w:type="spellEnd"/>
      <w:r w:rsidRPr="006A7486">
        <w:rPr>
          <w:rFonts w:cs="Times New Roman"/>
          <w:sz w:val="22"/>
          <w:szCs w:val="22"/>
        </w:rPr>
        <w:tab/>
      </w:r>
      <w:proofErr w:type="spellStart"/>
      <w:r w:rsidRPr="006A7486">
        <w:rPr>
          <w:rFonts w:cs="Times New Roman"/>
          <w:sz w:val="22"/>
          <w:szCs w:val="22"/>
        </w:rPr>
        <w:t>Grajewo</w:t>
      </w:r>
      <w:proofErr w:type="spellEnd"/>
    </w:p>
    <w:p w14:paraId="1D21A3D2"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Podlaskie</w:t>
      </w:r>
      <w:proofErr w:type="spellEnd"/>
      <w:r w:rsidRPr="006A7486">
        <w:rPr>
          <w:rFonts w:cs="Times New Roman"/>
          <w:sz w:val="22"/>
          <w:szCs w:val="22"/>
        </w:rPr>
        <w:tab/>
      </w:r>
      <w:proofErr w:type="spellStart"/>
      <w:r w:rsidRPr="006A7486">
        <w:rPr>
          <w:rFonts w:cs="Times New Roman"/>
          <w:sz w:val="22"/>
          <w:szCs w:val="22"/>
        </w:rPr>
        <w:t>Hajnówka</w:t>
      </w:r>
      <w:proofErr w:type="spellEnd"/>
    </w:p>
    <w:p w14:paraId="2E966A2F"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Podlaskie</w:t>
      </w:r>
      <w:proofErr w:type="spellEnd"/>
      <w:r w:rsidRPr="006A7486">
        <w:rPr>
          <w:rFonts w:cs="Times New Roman"/>
          <w:sz w:val="22"/>
          <w:szCs w:val="22"/>
        </w:rPr>
        <w:tab/>
      </w:r>
      <w:proofErr w:type="spellStart"/>
      <w:r w:rsidRPr="006A7486">
        <w:rPr>
          <w:rFonts w:cs="Times New Roman"/>
          <w:sz w:val="22"/>
          <w:szCs w:val="22"/>
        </w:rPr>
        <w:t>Kolno</w:t>
      </w:r>
      <w:proofErr w:type="spellEnd"/>
    </w:p>
    <w:p w14:paraId="5B745E12"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Podlaskie</w:t>
      </w:r>
      <w:proofErr w:type="spellEnd"/>
      <w:r w:rsidRPr="006A7486">
        <w:rPr>
          <w:rFonts w:cs="Times New Roman"/>
          <w:sz w:val="22"/>
          <w:szCs w:val="22"/>
        </w:rPr>
        <w:tab/>
      </w:r>
      <w:proofErr w:type="spellStart"/>
      <w:r w:rsidRPr="006A7486">
        <w:rPr>
          <w:rFonts w:cs="Times New Roman"/>
          <w:sz w:val="22"/>
          <w:szCs w:val="22"/>
        </w:rPr>
        <w:t>Łomża</w:t>
      </w:r>
      <w:proofErr w:type="spellEnd"/>
    </w:p>
    <w:p w14:paraId="1A49BFF1"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Podlaskie</w:t>
      </w:r>
      <w:proofErr w:type="spellEnd"/>
      <w:r w:rsidRPr="006A7486">
        <w:rPr>
          <w:rFonts w:cs="Times New Roman"/>
          <w:sz w:val="22"/>
          <w:szCs w:val="22"/>
        </w:rPr>
        <w:tab/>
      </w:r>
      <w:proofErr w:type="spellStart"/>
      <w:r w:rsidRPr="006A7486">
        <w:rPr>
          <w:rFonts w:cs="Times New Roman"/>
          <w:sz w:val="22"/>
          <w:szCs w:val="22"/>
        </w:rPr>
        <w:t>Łomża</w:t>
      </w:r>
      <w:proofErr w:type="spellEnd"/>
      <w:r w:rsidRPr="006A7486">
        <w:rPr>
          <w:rFonts w:cs="Times New Roman"/>
          <w:sz w:val="22"/>
          <w:szCs w:val="22"/>
        </w:rPr>
        <w:t xml:space="preserve"> (City)</w:t>
      </w:r>
    </w:p>
    <w:p w14:paraId="1A554D81"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Podlaskie</w:t>
      </w:r>
      <w:proofErr w:type="spellEnd"/>
      <w:r w:rsidRPr="006A7486">
        <w:rPr>
          <w:rFonts w:cs="Times New Roman"/>
          <w:sz w:val="22"/>
          <w:szCs w:val="22"/>
        </w:rPr>
        <w:tab/>
      </w:r>
      <w:proofErr w:type="spellStart"/>
      <w:r w:rsidRPr="006A7486">
        <w:rPr>
          <w:rFonts w:cs="Times New Roman"/>
          <w:sz w:val="22"/>
          <w:szCs w:val="22"/>
        </w:rPr>
        <w:t>Mońki</w:t>
      </w:r>
      <w:proofErr w:type="spellEnd"/>
    </w:p>
    <w:p w14:paraId="558B163E"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Podlaskie</w:t>
      </w:r>
      <w:proofErr w:type="spellEnd"/>
      <w:r w:rsidRPr="006A7486">
        <w:rPr>
          <w:rFonts w:cs="Times New Roman"/>
          <w:sz w:val="22"/>
          <w:szCs w:val="22"/>
        </w:rPr>
        <w:tab/>
      </w:r>
      <w:proofErr w:type="spellStart"/>
      <w:r w:rsidRPr="006A7486">
        <w:rPr>
          <w:rFonts w:cs="Times New Roman"/>
          <w:sz w:val="22"/>
          <w:szCs w:val="22"/>
        </w:rPr>
        <w:t>Sejny</w:t>
      </w:r>
      <w:proofErr w:type="spellEnd"/>
    </w:p>
    <w:p w14:paraId="53E13432"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Podlaskie</w:t>
      </w:r>
      <w:proofErr w:type="spellEnd"/>
      <w:r w:rsidRPr="006A7486">
        <w:rPr>
          <w:rFonts w:cs="Times New Roman"/>
          <w:sz w:val="22"/>
          <w:szCs w:val="22"/>
        </w:rPr>
        <w:tab/>
      </w:r>
      <w:proofErr w:type="spellStart"/>
      <w:r w:rsidRPr="006A7486">
        <w:rPr>
          <w:rFonts w:cs="Times New Roman"/>
          <w:sz w:val="22"/>
          <w:szCs w:val="22"/>
        </w:rPr>
        <w:t>Siemiatycze</w:t>
      </w:r>
      <w:proofErr w:type="spellEnd"/>
    </w:p>
    <w:p w14:paraId="019C3CAE"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Podlaskie</w:t>
      </w:r>
      <w:proofErr w:type="spellEnd"/>
      <w:r w:rsidRPr="006A7486">
        <w:rPr>
          <w:rFonts w:cs="Times New Roman"/>
          <w:sz w:val="22"/>
          <w:szCs w:val="22"/>
        </w:rPr>
        <w:tab/>
      </w:r>
      <w:proofErr w:type="spellStart"/>
      <w:r w:rsidRPr="006A7486">
        <w:rPr>
          <w:rFonts w:cs="Times New Roman"/>
          <w:sz w:val="22"/>
          <w:szCs w:val="22"/>
        </w:rPr>
        <w:t>Sokółka</w:t>
      </w:r>
      <w:proofErr w:type="spellEnd"/>
    </w:p>
    <w:p w14:paraId="61D0A2DF"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Podlaskie</w:t>
      </w:r>
      <w:proofErr w:type="spellEnd"/>
      <w:r w:rsidRPr="006A7486">
        <w:rPr>
          <w:rFonts w:cs="Times New Roman"/>
          <w:sz w:val="22"/>
          <w:szCs w:val="22"/>
        </w:rPr>
        <w:tab/>
      </w:r>
      <w:proofErr w:type="spellStart"/>
      <w:r w:rsidRPr="006A7486">
        <w:rPr>
          <w:rFonts w:cs="Times New Roman"/>
          <w:sz w:val="22"/>
          <w:szCs w:val="22"/>
        </w:rPr>
        <w:t>Suwałki</w:t>
      </w:r>
      <w:proofErr w:type="spellEnd"/>
    </w:p>
    <w:p w14:paraId="1C051FAE"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Podlaskie</w:t>
      </w:r>
      <w:proofErr w:type="spellEnd"/>
      <w:r w:rsidRPr="006A7486">
        <w:rPr>
          <w:rFonts w:cs="Times New Roman"/>
          <w:sz w:val="22"/>
          <w:szCs w:val="22"/>
        </w:rPr>
        <w:tab/>
      </w:r>
      <w:proofErr w:type="spellStart"/>
      <w:r w:rsidRPr="006A7486">
        <w:rPr>
          <w:rFonts w:cs="Times New Roman"/>
          <w:sz w:val="22"/>
          <w:szCs w:val="22"/>
        </w:rPr>
        <w:t>Suwałki</w:t>
      </w:r>
      <w:proofErr w:type="spellEnd"/>
      <w:r w:rsidRPr="006A7486">
        <w:rPr>
          <w:rFonts w:cs="Times New Roman"/>
          <w:sz w:val="22"/>
          <w:szCs w:val="22"/>
        </w:rPr>
        <w:t xml:space="preserve"> (City)</w:t>
      </w:r>
    </w:p>
    <w:p w14:paraId="0B9D0CEA"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Podlaskie</w:t>
      </w:r>
      <w:proofErr w:type="spellEnd"/>
      <w:r w:rsidRPr="006A7486">
        <w:rPr>
          <w:rFonts w:cs="Times New Roman"/>
          <w:sz w:val="22"/>
          <w:szCs w:val="22"/>
        </w:rPr>
        <w:tab/>
      </w:r>
      <w:proofErr w:type="spellStart"/>
      <w:r w:rsidRPr="006A7486">
        <w:rPr>
          <w:rFonts w:cs="Times New Roman"/>
          <w:sz w:val="22"/>
          <w:szCs w:val="22"/>
        </w:rPr>
        <w:t>Wysokie</w:t>
      </w:r>
      <w:proofErr w:type="spellEnd"/>
      <w:r w:rsidRPr="006A7486">
        <w:rPr>
          <w:rFonts w:cs="Times New Roman"/>
          <w:sz w:val="22"/>
          <w:szCs w:val="22"/>
        </w:rPr>
        <w:t xml:space="preserve"> </w:t>
      </w:r>
      <w:proofErr w:type="spellStart"/>
      <w:r w:rsidRPr="006A7486">
        <w:rPr>
          <w:rFonts w:cs="Times New Roman"/>
          <w:sz w:val="22"/>
          <w:szCs w:val="22"/>
        </w:rPr>
        <w:t>Mazowieckie</w:t>
      </w:r>
      <w:proofErr w:type="spellEnd"/>
    </w:p>
    <w:p w14:paraId="2305110D"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Podlaskie</w:t>
      </w:r>
      <w:proofErr w:type="spellEnd"/>
      <w:r w:rsidRPr="006A7486">
        <w:rPr>
          <w:rFonts w:cs="Times New Roman"/>
          <w:sz w:val="22"/>
          <w:szCs w:val="22"/>
        </w:rPr>
        <w:tab/>
      </w:r>
      <w:proofErr w:type="spellStart"/>
      <w:r w:rsidRPr="006A7486">
        <w:rPr>
          <w:rFonts w:cs="Times New Roman"/>
          <w:sz w:val="22"/>
          <w:szCs w:val="22"/>
        </w:rPr>
        <w:t>Zambrów</w:t>
      </w:r>
      <w:proofErr w:type="spellEnd"/>
    </w:p>
    <w:p w14:paraId="146BE15D" w14:textId="77777777" w:rsidR="00885FAC" w:rsidRPr="006A7486" w:rsidRDefault="00885FAC" w:rsidP="00F81EC4">
      <w:pPr>
        <w:tabs>
          <w:tab w:val="left" w:pos="270"/>
        </w:tabs>
        <w:spacing w:line="240" w:lineRule="auto"/>
        <w:ind w:left="720"/>
        <w:rPr>
          <w:rFonts w:cs="Times New Roman"/>
          <w:sz w:val="22"/>
          <w:szCs w:val="22"/>
        </w:rPr>
      </w:pPr>
      <w:r w:rsidRPr="006A7486">
        <w:rPr>
          <w:rFonts w:cs="Times New Roman"/>
          <w:sz w:val="22"/>
          <w:szCs w:val="22"/>
        </w:rPr>
        <w:t>Pomorskie</w:t>
      </w:r>
      <w:r w:rsidRPr="006A7486">
        <w:rPr>
          <w:rFonts w:cs="Times New Roman"/>
          <w:sz w:val="22"/>
          <w:szCs w:val="22"/>
        </w:rPr>
        <w:tab/>
      </w:r>
      <w:proofErr w:type="spellStart"/>
      <w:r w:rsidRPr="006A7486">
        <w:rPr>
          <w:rFonts w:cs="Times New Roman"/>
          <w:sz w:val="22"/>
          <w:szCs w:val="22"/>
        </w:rPr>
        <w:t>Bytów</w:t>
      </w:r>
      <w:proofErr w:type="spellEnd"/>
    </w:p>
    <w:p w14:paraId="09B164C3" w14:textId="77777777" w:rsidR="00885FAC" w:rsidRPr="006A7486" w:rsidRDefault="00885FAC" w:rsidP="00F81EC4">
      <w:pPr>
        <w:tabs>
          <w:tab w:val="left" w:pos="270"/>
        </w:tabs>
        <w:spacing w:line="240" w:lineRule="auto"/>
        <w:ind w:left="720"/>
        <w:rPr>
          <w:rFonts w:cs="Times New Roman"/>
          <w:sz w:val="22"/>
          <w:szCs w:val="22"/>
        </w:rPr>
      </w:pPr>
      <w:r w:rsidRPr="006A7486">
        <w:rPr>
          <w:rFonts w:cs="Times New Roman"/>
          <w:sz w:val="22"/>
          <w:szCs w:val="22"/>
        </w:rPr>
        <w:t>Pomorskie</w:t>
      </w:r>
      <w:r w:rsidRPr="006A7486">
        <w:rPr>
          <w:rFonts w:cs="Times New Roman"/>
          <w:sz w:val="22"/>
          <w:szCs w:val="22"/>
        </w:rPr>
        <w:tab/>
      </w:r>
      <w:proofErr w:type="spellStart"/>
      <w:r w:rsidRPr="006A7486">
        <w:rPr>
          <w:rFonts w:cs="Times New Roman"/>
          <w:sz w:val="22"/>
          <w:szCs w:val="22"/>
        </w:rPr>
        <w:t>Chojnice</w:t>
      </w:r>
      <w:proofErr w:type="spellEnd"/>
    </w:p>
    <w:p w14:paraId="75733440" w14:textId="77777777" w:rsidR="00885FAC" w:rsidRPr="006A7486" w:rsidRDefault="00885FAC" w:rsidP="00F81EC4">
      <w:pPr>
        <w:tabs>
          <w:tab w:val="left" w:pos="270"/>
        </w:tabs>
        <w:spacing w:line="240" w:lineRule="auto"/>
        <w:ind w:left="720"/>
        <w:rPr>
          <w:rFonts w:cs="Times New Roman"/>
          <w:sz w:val="22"/>
          <w:szCs w:val="22"/>
        </w:rPr>
      </w:pPr>
      <w:r w:rsidRPr="006A7486">
        <w:rPr>
          <w:rFonts w:cs="Times New Roman"/>
          <w:sz w:val="22"/>
          <w:szCs w:val="22"/>
        </w:rPr>
        <w:t>Pomorskie</w:t>
      </w:r>
      <w:r w:rsidRPr="006A7486">
        <w:rPr>
          <w:rFonts w:cs="Times New Roman"/>
          <w:sz w:val="22"/>
          <w:szCs w:val="22"/>
        </w:rPr>
        <w:tab/>
      </w:r>
      <w:proofErr w:type="spellStart"/>
      <w:r w:rsidRPr="006A7486">
        <w:rPr>
          <w:rFonts w:cs="Times New Roman"/>
          <w:sz w:val="22"/>
          <w:szCs w:val="22"/>
        </w:rPr>
        <w:t>Człuchów</w:t>
      </w:r>
      <w:proofErr w:type="spellEnd"/>
    </w:p>
    <w:p w14:paraId="5FA869EB" w14:textId="77777777" w:rsidR="00885FAC" w:rsidRPr="006A7486" w:rsidRDefault="00885FAC" w:rsidP="00F81EC4">
      <w:pPr>
        <w:tabs>
          <w:tab w:val="left" w:pos="270"/>
        </w:tabs>
        <w:spacing w:line="240" w:lineRule="auto"/>
        <w:ind w:left="720"/>
        <w:rPr>
          <w:rFonts w:cs="Times New Roman"/>
          <w:sz w:val="22"/>
          <w:szCs w:val="22"/>
        </w:rPr>
      </w:pPr>
      <w:r w:rsidRPr="006A7486">
        <w:rPr>
          <w:rFonts w:cs="Times New Roman"/>
          <w:sz w:val="22"/>
          <w:szCs w:val="22"/>
        </w:rPr>
        <w:t>Pomorskie</w:t>
      </w:r>
      <w:r w:rsidRPr="006A7486">
        <w:rPr>
          <w:rFonts w:cs="Times New Roman"/>
          <w:sz w:val="22"/>
          <w:szCs w:val="22"/>
        </w:rPr>
        <w:tab/>
      </w:r>
      <w:proofErr w:type="spellStart"/>
      <w:r w:rsidRPr="006A7486">
        <w:rPr>
          <w:rFonts w:cs="Times New Roman"/>
          <w:sz w:val="22"/>
          <w:szCs w:val="22"/>
        </w:rPr>
        <w:t>Gdańsk</w:t>
      </w:r>
      <w:proofErr w:type="spellEnd"/>
    </w:p>
    <w:p w14:paraId="5AF44126" w14:textId="77777777" w:rsidR="00885FAC" w:rsidRPr="006A7486" w:rsidRDefault="00885FAC" w:rsidP="00F81EC4">
      <w:pPr>
        <w:tabs>
          <w:tab w:val="left" w:pos="270"/>
        </w:tabs>
        <w:spacing w:line="240" w:lineRule="auto"/>
        <w:ind w:left="720"/>
        <w:rPr>
          <w:rFonts w:cs="Times New Roman"/>
          <w:sz w:val="22"/>
          <w:szCs w:val="22"/>
        </w:rPr>
      </w:pPr>
      <w:r w:rsidRPr="006A7486">
        <w:rPr>
          <w:rFonts w:cs="Times New Roman"/>
          <w:sz w:val="22"/>
          <w:szCs w:val="22"/>
        </w:rPr>
        <w:t>Pomorskie</w:t>
      </w:r>
      <w:r w:rsidRPr="006A7486">
        <w:rPr>
          <w:rFonts w:cs="Times New Roman"/>
          <w:sz w:val="22"/>
          <w:szCs w:val="22"/>
        </w:rPr>
        <w:tab/>
      </w:r>
      <w:proofErr w:type="spellStart"/>
      <w:r w:rsidRPr="006A7486">
        <w:rPr>
          <w:rFonts w:cs="Times New Roman"/>
          <w:sz w:val="22"/>
          <w:szCs w:val="22"/>
        </w:rPr>
        <w:t>Gdańsk</w:t>
      </w:r>
      <w:proofErr w:type="spellEnd"/>
      <w:r w:rsidRPr="006A7486">
        <w:rPr>
          <w:rFonts w:cs="Times New Roman"/>
          <w:sz w:val="22"/>
          <w:szCs w:val="22"/>
        </w:rPr>
        <w:t xml:space="preserve"> (City)</w:t>
      </w:r>
    </w:p>
    <w:p w14:paraId="67743468" w14:textId="77777777" w:rsidR="00885FAC" w:rsidRPr="006A7486" w:rsidRDefault="00885FAC" w:rsidP="00F81EC4">
      <w:pPr>
        <w:tabs>
          <w:tab w:val="left" w:pos="270"/>
        </w:tabs>
        <w:spacing w:line="240" w:lineRule="auto"/>
        <w:ind w:left="720"/>
        <w:rPr>
          <w:rFonts w:cs="Times New Roman"/>
          <w:sz w:val="22"/>
          <w:szCs w:val="22"/>
        </w:rPr>
      </w:pPr>
      <w:r w:rsidRPr="006A7486">
        <w:rPr>
          <w:rFonts w:cs="Times New Roman"/>
          <w:sz w:val="22"/>
          <w:szCs w:val="22"/>
        </w:rPr>
        <w:t>Pomorskie</w:t>
      </w:r>
      <w:r w:rsidRPr="006A7486">
        <w:rPr>
          <w:rFonts w:cs="Times New Roman"/>
          <w:sz w:val="22"/>
          <w:szCs w:val="22"/>
        </w:rPr>
        <w:tab/>
        <w:t>Gdynia</w:t>
      </w:r>
    </w:p>
    <w:p w14:paraId="700B5F4E" w14:textId="77777777" w:rsidR="00885FAC" w:rsidRPr="006A7486" w:rsidRDefault="00885FAC" w:rsidP="00F81EC4">
      <w:pPr>
        <w:tabs>
          <w:tab w:val="left" w:pos="270"/>
        </w:tabs>
        <w:spacing w:line="240" w:lineRule="auto"/>
        <w:ind w:left="720"/>
        <w:rPr>
          <w:rFonts w:cs="Times New Roman"/>
          <w:sz w:val="22"/>
          <w:szCs w:val="22"/>
        </w:rPr>
      </w:pPr>
      <w:r w:rsidRPr="006A7486">
        <w:rPr>
          <w:rFonts w:cs="Times New Roman"/>
          <w:sz w:val="22"/>
          <w:szCs w:val="22"/>
        </w:rPr>
        <w:t>Pomorskie</w:t>
      </w:r>
      <w:r w:rsidRPr="006A7486">
        <w:rPr>
          <w:rFonts w:cs="Times New Roman"/>
          <w:sz w:val="22"/>
          <w:szCs w:val="22"/>
        </w:rPr>
        <w:tab/>
        <w:t>Kartuzy</w:t>
      </w:r>
    </w:p>
    <w:p w14:paraId="7F543841" w14:textId="77777777" w:rsidR="00885FAC" w:rsidRPr="006A7486" w:rsidRDefault="00885FAC" w:rsidP="00F81EC4">
      <w:pPr>
        <w:tabs>
          <w:tab w:val="left" w:pos="270"/>
        </w:tabs>
        <w:spacing w:line="240" w:lineRule="auto"/>
        <w:ind w:left="720"/>
        <w:rPr>
          <w:rFonts w:cs="Times New Roman"/>
          <w:sz w:val="22"/>
          <w:szCs w:val="22"/>
        </w:rPr>
      </w:pPr>
      <w:r w:rsidRPr="006A7486">
        <w:rPr>
          <w:rFonts w:cs="Times New Roman"/>
          <w:sz w:val="22"/>
          <w:szCs w:val="22"/>
        </w:rPr>
        <w:t>Pomorskie</w:t>
      </w:r>
      <w:r w:rsidRPr="006A7486">
        <w:rPr>
          <w:rFonts w:cs="Times New Roman"/>
          <w:sz w:val="22"/>
          <w:szCs w:val="22"/>
        </w:rPr>
        <w:tab/>
      </w:r>
      <w:proofErr w:type="spellStart"/>
      <w:r w:rsidRPr="006A7486">
        <w:rPr>
          <w:rFonts w:cs="Times New Roman"/>
          <w:sz w:val="22"/>
          <w:szCs w:val="22"/>
        </w:rPr>
        <w:t>Kościerzyna</w:t>
      </w:r>
      <w:proofErr w:type="spellEnd"/>
    </w:p>
    <w:p w14:paraId="5CFF1EA8" w14:textId="77777777" w:rsidR="00885FAC" w:rsidRPr="006A7486" w:rsidRDefault="00885FAC" w:rsidP="00F81EC4">
      <w:pPr>
        <w:tabs>
          <w:tab w:val="left" w:pos="270"/>
        </w:tabs>
        <w:spacing w:line="240" w:lineRule="auto"/>
        <w:ind w:left="720"/>
        <w:rPr>
          <w:rFonts w:cs="Times New Roman"/>
          <w:sz w:val="22"/>
          <w:szCs w:val="22"/>
        </w:rPr>
      </w:pPr>
      <w:r w:rsidRPr="006A7486">
        <w:rPr>
          <w:rFonts w:cs="Times New Roman"/>
          <w:sz w:val="22"/>
          <w:szCs w:val="22"/>
        </w:rPr>
        <w:t>Pomorskie</w:t>
      </w:r>
      <w:r w:rsidRPr="006A7486">
        <w:rPr>
          <w:rFonts w:cs="Times New Roman"/>
          <w:sz w:val="22"/>
          <w:szCs w:val="22"/>
        </w:rPr>
        <w:tab/>
      </w:r>
      <w:proofErr w:type="spellStart"/>
      <w:r w:rsidRPr="006A7486">
        <w:rPr>
          <w:rFonts w:cs="Times New Roman"/>
          <w:sz w:val="22"/>
          <w:szCs w:val="22"/>
        </w:rPr>
        <w:t>Kwidzyn</w:t>
      </w:r>
      <w:proofErr w:type="spellEnd"/>
    </w:p>
    <w:p w14:paraId="4247F56A" w14:textId="77777777" w:rsidR="00885FAC" w:rsidRPr="006A7486" w:rsidRDefault="00885FAC" w:rsidP="00F81EC4">
      <w:pPr>
        <w:tabs>
          <w:tab w:val="left" w:pos="270"/>
        </w:tabs>
        <w:spacing w:line="240" w:lineRule="auto"/>
        <w:ind w:left="720"/>
        <w:rPr>
          <w:rFonts w:cs="Times New Roman"/>
          <w:sz w:val="22"/>
          <w:szCs w:val="22"/>
        </w:rPr>
      </w:pPr>
      <w:r w:rsidRPr="006A7486">
        <w:rPr>
          <w:rFonts w:cs="Times New Roman"/>
          <w:sz w:val="22"/>
          <w:szCs w:val="22"/>
        </w:rPr>
        <w:t>Pomorskie</w:t>
      </w:r>
      <w:r w:rsidRPr="006A7486">
        <w:rPr>
          <w:rFonts w:cs="Times New Roman"/>
          <w:sz w:val="22"/>
          <w:szCs w:val="22"/>
        </w:rPr>
        <w:tab/>
      </w:r>
      <w:proofErr w:type="spellStart"/>
      <w:r w:rsidRPr="006A7486">
        <w:rPr>
          <w:rFonts w:cs="Times New Roman"/>
          <w:sz w:val="22"/>
          <w:szCs w:val="22"/>
        </w:rPr>
        <w:t>Lębork</w:t>
      </w:r>
      <w:proofErr w:type="spellEnd"/>
    </w:p>
    <w:p w14:paraId="5D9EA9F0" w14:textId="77777777" w:rsidR="00885FAC" w:rsidRPr="006A7486" w:rsidRDefault="00885FAC" w:rsidP="00F81EC4">
      <w:pPr>
        <w:tabs>
          <w:tab w:val="left" w:pos="270"/>
        </w:tabs>
        <w:spacing w:line="240" w:lineRule="auto"/>
        <w:ind w:left="720"/>
        <w:rPr>
          <w:rFonts w:cs="Times New Roman"/>
          <w:sz w:val="22"/>
          <w:szCs w:val="22"/>
        </w:rPr>
      </w:pPr>
      <w:r w:rsidRPr="006A7486">
        <w:rPr>
          <w:rFonts w:cs="Times New Roman"/>
          <w:sz w:val="22"/>
          <w:szCs w:val="22"/>
        </w:rPr>
        <w:lastRenderedPageBreak/>
        <w:t>Pomorskie</w:t>
      </w:r>
      <w:r w:rsidRPr="006A7486">
        <w:rPr>
          <w:rFonts w:cs="Times New Roman"/>
          <w:sz w:val="22"/>
          <w:szCs w:val="22"/>
        </w:rPr>
        <w:tab/>
      </w:r>
      <w:proofErr w:type="spellStart"/>
      <w:r w:rsidRPr="006A7486">
        <w:rPr>
          <w:rFonts w:cs="Times New Roman"/>
          <w:sz w:val="22"/>
          <w:szCs w:val="22"/>
        </w:rPr>
        <w:t>Malbork</w:t>
      </w:r>
      <w:proofErr w:type="spellEnd"/>
    </w:p>
    <w:p w14:paraId="2AEA5280" w14:textId="77777777" w:rsidR="00885FAC" w:rsidRPr="006A7486" w:rsidRDefault="00885FAC" w:rsidP="00F81EC4">
      <w:pPr>
        <w:tabs>
          <w:tab w:val="left" w:pos="270"/>
        </w:tabs>
        <w:spacing w:line="240" w:lineRule="auto"/>
        <w:ind w:left="720"/>
        <w:rPr>
          <w:rFonts w:cs="Times New Roman"/>
          <w:sz w:val="22"/>
          <w:szCs w:val="22"/>
        </w:rPr>
      </w:pPr>
      <w:r w:rsidRPr="006A7486">
        <w:rPr>
          <w:rFonts w:cs="Times New Roman"/>
          <w:sz w:val="22"/>
          <w:szCs w:val="22"/>
        </w:rPr>
        <w:t>Pomorskie</w:t>
      </w:r>
      <w:r w:rsidRPr="006A7486">
        <w:rPr>
          <w:rFonts w:cs="Times New Roman"/>
          <w:sz w:val="22"/>
          <w:szCs w:val="22"/>
        </w:rPr>
        <w:tab/>
        <w:t xml:space="preserve">Nowy </w:t>
      </w:r>
      <w:proofErr w:type="spellStart"/>
      <w:r w:rsidRPr="006A7486">
        <w:rPr>
          <w:rFonts w:cs="Times New Roman"/>
          <w:sz w:val="22"/>
          <w:szCs w:val="22"/>
        </w:rPr>
        <w:t>Dwór</w:t>
      </w:r>
      <w:proofErr w:type="spellEnd"/>
      <w:r w:rsidRPr="006A7486">
        <w:rPr>
          <w:rFonts w:cs="Times New Roman"/>
          <w:sz w:val="22"/>
          <w:szCs w:val="22"/>
        </w:rPr>
        <w:t xml:space="preserve"> </w:t>
      </w:r>
      <w:proofErr w:type="spellStart"/>
      <w:r w:rsidRPr="006A7486">
        <w:rPr>
          <w:rFonts w:cs="Times New Roman"/>
          <w:sz w:val="22"/>
          <w:szCs w:val="22"/>
        </w:rPr>
        <w:t>Gdański</w:t>
      </w:r>
      <w:proofErr w:type="spellEnd"/>
    </w:p>
    <w:p w14:paraId="7A6BCB11" w14:textId="77777777" w:rsidR="00885FAC" w:rsidRPr="006A7486" w:rsidRDefault="00885FAC" w:rsidP="00F81EC4">
      <w:pPr>
        <w:tabs>
          <w:tab w:val="left" w:pos="270"/>
        </w:tabs>
        <w:spacing w:line="240" w:lineRule="auto"/>
        <w:ind w:left="720"/>
        <w:rPr>
          <w:rFonts w:cs="Times New Roman"/>
          <w:sz w:val="22"/>
          <w:szCs w:val="22"/>
        </w:rPr>
      </w:pPr>
      <w:r w:rsidRPr="006A7486">
        <w:rPr>
          <w:rFonts w:cs="Times New Roman"/>
          <w:sz w:val="22"/>
          <w:szCs w:val="22"/>
        </w:rPr>
        <w:t>Pomorskie</w:t>
      </w:r>
      <w:r w:rsidRPr="006A7486">
        <w:rPr>
          <w:rFonts w:cs="Times New Roman"/>
          <w:sz w:val="22"/>
          <w:szCs w:val="22"/>
        </w:rPr>
        <w:tab/>
        <w:t>Puck</w:t>
      </w:r>
    </w:p>
    <w:p w14:paraId="145A51D3" w14:textId="77777777" w:rsidR="00885FAC" w:rsidRPr="006A7486" w:rsidRDefault="00885FAC" w:rsidP="00F81EC4">
      <w:pPr>
        <w:tabs>
          <w:tab w:val="left" w:pos="270"/>
        </w:tabs>
        <w:spacing w:line="240" w:lineRule="auto"/>
        <w:ind w:left="720"/>
        <w:rPr>
          <w:rFonts w:cs="Times New Roman"/>
          <w:sz w:val="22"/>
          <w:szCs w:val="22"/>
        </w:rPr>
      </w:pPr>
      <w:r w:rsidRPr="006A7486">
        <w:rPr>
          <w:rFonts w:cs="Times New Roman"/>
          <w:sz w:val="22"/>
          <w:szCs w:val="22"/>
        </w:rPr>
        <w:t>Pomorskie</w:t>
      </w:r>
      <w:r w:rsidRPr="006A7486">
        <w:rPr>
          <w:rFonts w:cs="Times New Roman"/>
          <w:sz w:val="22"/>
          <w:szCs w:val="22"/>
        </w:rPr>
        <w:tab/>
      </w:r>
      <w:proofErr w:type="spellStart"/>
      <w:r w:rsidRPr="006A7486">
        <w:rPr>
          <w:rFonts w:cs="Times New Roman"/>
          <w:sz w:val="22"/>
          <w:szCs w:val="22"/>
        </w:rPr>
        <w:t>Słupsk</w:t>
      </w:r>
      <w:proofErr w:type="spellEnd"/>
    </w:p>
    <w:p w14:paraId="6801CEDC" w14:textId="77777777" w:rsidR="00885FAC" w:rsidRPr="006A7486" w:rsidRDefault="00885FAC" w:rsidP="00F81EC4">
      <w:pPr>
        <w:tabs>
          <w:tab w:val="left" w:pos="270"/>
        </w:tabs>
        <w:spacing w:line="240" w:lineRule="auto"/>
        <w:ind w:left="720"/>
        <w:rPr>
          <w:rFonts w:cs="Times New Roman"/>
          <w:sz w:val="22"/>
          <w:szCs w:val="22"/>
        </w:rPr>
      </w:pPr>
      <w:r w:rsidRPr="006A7486">
        <w:rPr>
          <w:rFonts w:cs="Times New Roman"/>
          <w:sz w:val="22"/>
          <w:szCs w:val="22"/>
        </w:rPr>
        <w:t>Pomorskie</w:t>
      </w:r>
      <w:r w:rsidRPr="006A7486">
        <w:rPr>
          <w:rFonts w:cs="Times New Roman"/>
          <w:sz w:val="22"/>
          <w:szCs w:val="22"/>
        </w:rPr>
        <w:tab/>
      </w:r>
      <w:proofErr w:type="spellStart"/>
      <w:r w:rsidRPr="006A7486">
        <w:rPr>
          <w:rFonts w:cs="Times New Roman"/>
          <w:sz w:val="22"/>
          <w:szCs w:val="22"/>
        </w:rPr>
        <w:t>Słupsk</w:t>
      </w:r>
      <w:proofErr w:type="spellEnd"/>
      <w:r w:rsidRPr="006A7486">
        <w:rPr>
          <w:rFonts w:cs="Times New Roman"/>
          <w:sz w:val="22"/>
          <w:szCs w:val="22"/>
        </w:rPr>
        <w:t xml:space="preserve"> (City)</w:t>
      </w:r>
    </w:p>
    <w:p w14:paraId="2869CB81" w14:textId="77777777" w:rsidR="00885FAC" w:rsidRPr="006A7486" w:rsidRDefault="00885FAC" w:rsidP="00F81EC4">
      <w:pPr>
        <w:tabs>
          <w:tab w:val="left" w:pos="270"/>
        </w:tabs>
        <w:spacing w:line="240" w:lineRule="auto"/>
        <w:ind w:left="720"/>
        <w:rPr>
          <w:rFonts w:cs="Times New Roman"/>
          <w:sz w:val="22"/>
          <w:szCs w:val="22"/>
        </w:rPr>
      </w:pPr>
      <w:r w:rsidRPr="006A7486">
        <w:rPr>
          <w:rFonts w:cs="Times New Roman"/>
          <w:sz w:val="22"/>
          <w:szCs w:val="22"/>
        </w:rPr>
        <w:t>Pomorskie</w:t>
      </w:r>
      <w:r w:rsidRPr="006A7486">
        <w:rPr>
          <w:rFonts w:cs="Times New Roman"/>
          <w:sz w:val="22"/>
          <w:szCs w:val="22"/>
        </w:rPr>
        <w:tab/>
        <w:t>Sopot</w:t>
      </w:r>
    </w:p>
    <w:p w14:paraId="7DB0D7D2" w14:textId="77777777" w:rsidR="00885FAC" w:rsidRPr="006A7486" w:rsidRDefault="00885FAC" w:rsidP="00F81EC4">
      <w:pPr>
        <w:tabs>
          <w:tab w:val="left" w:pos="270"/>
        </w:tabs>
        <w:spacing w:line="240" w:lineRule="auto"/>
        <w:ind w:left="720"/>
        <w:rPr>
          <w:rFonts w:cs="Times New Roman"/>
          <w:sz w:val="22"/>
          <w:szCs w:val="22"/>
        </w:rPr>
      </w:pPr>
      <w:r w:rsidRPr="006A7486">
        <w:rPr>
          <w:rFonts w:cs="Times New Roman"/>
          <w:sz w:val="22"/>
          <w:szCs w:val="22"/>
        </w:rPr>
        <w:t>Pomorskie</w:t>
      </w:r>
      <w:r w:rsidRPr="006A7486">
        <w:rPr>
          <w:rFonts w:cs="Times New Roman"/>
          <w:sz w:val="22"/>
          <w:szCs w:val="22"/>
        </w:rPr>
        <w:tab/>
      </w:r>
      <w:proofErr w:type="spellStart"/>
      <w:r w:rsidRPr="006A7486">
        <w:rPr>
          <w:rFonts w:cs="Times New Roman"/>
          <w:sz w:val="22"/>
          <w:szCs w:val="22"/>
        </w:rPr>
        <w:t>Starogard</w:t>
      </w:r>
      <w:proofErr w:type="spellEnd"/>
    </w:p>
    <w:p w14:paraId="045489D4" w14:textId="77777777" w:rsidR="00885FAC" w:rsidRPr="006A7486" w:rsidRDefault="00885FAC" w:rsidP="00F81EC4">
      <w:pPr>
        <w:tabs>
          <w:tab w:val="left" w:pos="270"/>
        </w:tabs>
        <w:spacing w:line="240" w:lineRule="auto"/>
        <w:ind w:left="720"/>
        <w:rPr>
          <w:rFonts w:cs="Times New Roman"/>
          <w:sz w:val="22"/>
          <w:szCs w:val="22"/>
        </w:rPr>
      </w:pPr>
      <w:r w:rsidRPr="006A7486">
        <w:rPr>
          <w:rFonts w:cs="Times New Roman"/>
          <w:sz w:val="22"/>
          <w:szCs w:val="22"/>
        </w:rPr>
        <w:t>Pomorskie</w:t>
      </w:r>
      <w:r w:rsidRPr="006A7486">
        <w:rPr>
          <w:rFonts w:cs="Times New Roman"/>
          <w:sz w:val="22"/>
          <w:szCs w:val="22"/>
        </w:rPr>
        <w:tab/>
      </w:r>
      <w:proofErr w:type="spellStart"/>
      <w:r w:rsidRPr="006A7486">
        <w:rPr>
          <w:rFonts w:cs="Times New Roman"/>
          <w:sz w:val="22"/>
          <w:szCs w:val="22"/>
        </w:rPr>
        <w:t>Sztum</w:t>
      </w:r>
      <w:proofErr w:type="spellEnd"/>
    </w:p>
    <w:p w14:paraId="3A384B21" w14:textId="77777777" w:rsidR="00885FAC" w:rsidRPr="006A7486" w:rsidRDefault="00885FAC" w:rsidP="00F81EC4">
      <w:pPr>
        <w:tabs>
          <w:tab w:val="left" w:pos="270"/>
        </w:tabs>
        <w:spacing w:line="240" w:lineRule="auto"/>
        <w:ind w:left="720"/>
        <w:rPr>
          <w:rFonts w:cs="Times New Roman"/>
          <w:sz w:val="22"/>
          <w:szCs w:val="22"/>
        </w:rPr>
      </w:pPr>
      <w:r w:rsidRPr="006A7486">
        <w:rPr>
          <w:rFonts w:cs="Times New Roman"/>
          <w:sz w:val="22"/>
          <w:szCs w:val="22"/>
        </w:rPr>
        <w:t>Pomorskie</w:t>
      </w:r>
      <w:r w:rsidRPr="006A7486">
        <w:rPr>
          <w:rFonts w:cs="Times New Roman"/>
          <w:sz w:val="22"/>
          <w:szCs w:val="22"/>
        </w:rPr>
        <w:tab/>
      </w:r>
      <w:proofErr w:type="spellStart"/>
      <w:r w:rsidRPr="006A7486">
        <w:rPr>
          <w:rFonts w:cs="Times New Roman"/>
          <w:sz w:val="22"/>
          <w:szCs w:val="22"/>
        </w:rPr>
        <w:t>Tczew</w:t>
      </w:r>
      <w:proofErr w:type="spellEnd"/>
    </w:p>
    <w:p w14:paraId="1CA704E9" w14:textId="77777777" w:rsidR="00885FAC" w:rsidRPr="006A7486" w:rsidRDefault="00885FAC" w:rsidP="00F81EC4">
      <w:pPr>
        <w:tabs>
          <w:tab w:val="left" w:pos="270"/>
        </w:tabs>
        <w:spacing w:line="240" w:lineRule="auto"/>
        <w:ind w:left="720"/>
        <w:rPr>
          <w:rFonts w:cs="Times New Roman"/>
          <w:sz w:val="22"/>
          <w:szCs w:val="22"/>
        </w:rPr>
      </w:pPr>
      <w:r w:rsidRPr="006A7486">
        <w:rPr>
          <w:rFonts w:cs="Times New Roman"/>
          <w:sz w:val="22"/>
          <w:szCs w:val="22"/>
        </w:rPr>
        <w:t>Pomorskie</w:t>
      </w:r>
      <w:r w:rsidRPr="006A7486">
        <w:rPr>
          <w:rFonts w:cs="Times New Roman"/>
          <w:sz w:val="22"/>
          <w:szCs w:val="22"/>
        </w:rPr>
        <w:tab/>
      </w:r>
      <w:proofErr w:type="spellStart"/>
      <w:r w:rsidRPr="006A7486">
        <w:rPr>
          <w:rFonts w:cs="Times New Roman"/>
          <w:sz w:val="22"/>
          <w:szCs w:val="22"/>
        </w:rPr>
        <w:t>Wejherowo</w:t>
      </w:r>
      <w:proofErr w:type="spellEnd"/>
    </w:p>
    <w:p w14:paraId="4E7422E7"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Śląskie</w:t>
      </w:r>
      <w:proofErr w:type="spellEnd"/>
      <w:r w:rsidRPr="006A7486">
        <w:rPr>
          <w:rFonts w:cs="Times New Roman"/>
          <w:sz w:val="22"/>
          <w:szCs w:val="22"/>
        </w:rPr>
        <w:tab/>
      </w:r>
      <w:proofErr w:type="spellStart"/>
      <w:r w:rsidRPr="006A7486">
        <w:rPr>
          <w:rFonts w:cs="Times New Roman"/>
          <w:sz w:val="22"/>
          <w:szCs w:val="22"/>
        </w:rPr>
        <w:t>Będzin</w:t>
      </w:r>
      <w:proofErr w:type="spellEnd"/>
    </w:p>
    <w:p w14:paraId="586BE3F7"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Śląskie</w:t>
      </w:r>
      <w:proofErr w:type="spellEnd"/>
      <w:r w:rsidRPr="006A7486">
        <w:rPr>
          <w:rFonts w:cs="Times New Roman"/>
          <w:sz w:val="22"/>
          <w:szCs w:val="22"/>
        </w:rPr>
        <w:tab/>
      </w:r>
      <w:proofErr w:type="spellStart"/>
      <w:r w:rsidRPr="006A7486">
        <w:rPr>
          <w:rFonts w:cs="Times New Roman"/>
          <w:sz w:val="22"/>
          <w:szCs w:val="22"/>
        </w:rPr>
        <w:t>Bielsko</w:t>
      </w:r>
      <w:proofErr w:type="spellEnd"/>
    </w:p>
    <w:p w14:paraId="3E1551B9"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Śląskie</w:t>
      </w:r>
      <w:proofErr w:type="spellEnd"/>
      <w:r w:rsidRPr="006A7486">
        <w:rPr>
          <w:rFonts w:cs="Times New Roman"/>
          <w:sz w:val="22"/>
          <w:szCs w:val="22"/>
        </w:rPr>
        <w:tab/>
      </w:r>
      <w:proofErr w:type="spellStart"/>
      <w:r w:rsidRPr="006A7486">
        <w:rPr>
          <w:rFonts w:cs="Times New Roman"/>
          <w:sz w:val="22"/>
          <w:szCs w:val="22"/>
        </w:rPr>
        <w:t>Bielsko-Biała</w:t>
      </w:r>
      <w:proofErr w:type="spellEnd"/>
    </w:p>
    <w:p w14:paraId="52ECFBA0"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Śląskie</w:t>
      </w:r>
      <w:proofErr w:type="spellEnd"/>
      <w:r w:rsidRPr="006A7486">
        <w:rPr>
          <w:rFonts w:cs="Times New Roman"/>
          <w:sz w:val="22"/>
          <w:szCs w:val="22"/>
        </w:rPr>
        <w:tab/>
      </w:r>
      <w:proofErr w:type="spellStart"/>
      <w:r w:rsidRPr="006A7486">
        <w:rPr>
          <w:rFonts w:cs="Times New Roman"/>
          <w:sz w:val="22"/>
          <w:szCs w:val="22"/>
        </w:rPr>
        <w:t>Bieruń-Lędziny</w:t>
      </w:r>
      <w:proofErr w:type="spellEnd"/>
    </w:p>
    <w:p w14:paraId="687E05A9"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Śląskie</w:t>
      </w:r>
      <w:proofErr w:type="spellEnd"/>
      <w:r w:rsidRPr="006A7486">
        <w:rPr>
          <w:rFonts w:cs="Times New Roman"/>
          <w:sz w:val="22"/>
          <w:szCs w:val="22"/>
        </w:rPr>
        <w:tab/>
        <w:t>Bytom</w:t>
      </w:r>
    </w:p>
    <w:p w14:paraId="45AC0ABF"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Śląskie</w:t>
      </w:r>
      <w:proofErr w:type="spellEnd"/>
      <w:r w:rsidRPr="006A7486">
        <w:rPr>
          <w:rFonts w:cs="Times New Roman"/>
          <w:sz w:val="22"/>
          <w:szCs w:val="22"/>
        </w:rPr>
        <w:tab/>
      </w:r>
      <w:proofErr w:type="spellStart"/>
      <w:r w:rsidRPr="006A7486">
        <w:rPr>
          <w:rFonts w:cs="Times New Roman"/>
          <w:sz w:val="22"/>
          <w:szCs w:val="22"/>
        </w:rPr>
        <w:t>Chorzów</w:t>
      </w:r>
      <w:proofErr w:type="spellEnd"/>
    </w:p>
    <w:p w14:paraId="74251FDE"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Śląskie</w:t>
      </w:r>
      <w:proofErr w:type="spellEnd"/>
      <w:r w:rsidRPr="006A7486">
        <w:rPr>
          <w:rFonts w:cs="Times New Roman"/>
          <w:sz w:val="22"/>
          <w:szCs w:val="22"/>
        </w:rPr>
        <w:tab/>
      </w:r>
      <w:proofErr w:type="spellStart"/>
      <w:r w:rsidRPr="006A7486">
        <w:rPr>
          <w:rFonts w:cs="Times New Roman"/>
          <w:sz w:val="22"/>
          <w:szCs w:val="22"/>
        </w:rPr>
        <w:t>Cieszyn</w:t>
      </w:r>
      <w:proofErr w:type="spellEnd"/>
    </w:p>
    <w:p w14:paraId="4F4489B9"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Śląskie</w:t>
      </w:r>
      <w:proofErr w:type="spellEnd"/>
      <w:r w:rsidRPr="006A7486">
        <w:rPr>
          <w:rFonts w:cs="Times New Roman"/>
          <w:sz w:val="22"/>
          <w:szCs w:val="22"/>
        </w:rPr>
        <w:tab/>
      </w:r>
      <w:proofErr w:type="spellStart"/>
      <w:r w:rsidRPr="006A7486">
        <w:rPr>
          <w:rFonts w:cs="Times New Roman"/>
          <w:sz w:val="22"/>
          <w:szCs w:val="22"/>
        </w:rPr>
        <w:t>Częstochowa</w:t>
      </w:r>
      <w:proofErr w:type="spellEnd"/>
    </w:p>
    <w:p w14:paraId="136464A3"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Śląskie</w:t>
      </w:r>
      <w:proofErr w:type="spellEnd"/>
      <w:r w:rsidRPr="006A7486">
        <w:rPr>
          <w:rFonts w:cs="Times New Roman"/>
          <w:sz w:val="22"/>
          <w:szCs w:val="22"/>
        </w:rPr>
        <w:tab/>
      </w:r>
      <w:proofErr w:type="spellStart"/>
      <w:r w:rsidRPr="006A7486">
        <w:rPr>
          <w:rFonts w:cs="Times New Roman"/>
          <w:sz w:val="22"/>
          <w:szCs w:val="22"/>
        </w:rPr>
        <w:t>Częstochowa</w:t>
      </w:r>
      <w:proofErr w:type="spellEnd"/>
      <w:r w:rsidRPr="006A7486">
        <w:rPr>
          <w:rFonts w:cs="Times New Roman"/>
          <w:sz w:val="22"/>
          <w:szCs w:val="22"/>
        </w:rPr>
        <w:t xml:space="preserve"> (</w:t>
      </w:r>
      <w:proofErr w:type="spellStart"/>
      <w:r w:rsidRPr="006A7486">
        <w:rPr>
          <w:rFonts w:cs="Times New Roman"/>
          <w:sz w:val="22"/>
          <w:szCs w:val="22"/>
        </w:rPr>
        <w:t>CIty</w:t>
      </w:r>
      <w:proofErr w:type="spellEnd"/>
      <w:r w:rsidRPr="006A7486">
        <w:rPr>
          <w:rFonts w:cs="Times New Roman"/>
          <w:sz w:val="22"/>
          <w:szCs w:val="22"/>
        </w:rPr>
        <w:t>)</w:t>
      </w:r>
    </w:p>
    <w:p w14:paraId="0D75804F"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Śląskie</w:t>
      </w:r>
      <w:proofErr w:type="spellEnd"/>
      <w:r w:rsidRPr="006A7486">
        <w:rPr>
          <w:rFonts w:cs="Times New Roman"/>
          <w:sz w:val="22"/>
          <w:szCs w:val="22"/>
        </w:rPr>
        <w:tab/>
      </w:r>
      <w:proofErr w:type="spellStart"/>
      <w:r w:rsidRPr="006A7486">
        <w:rPr>
          <w:rFonts w:cs="Times New Roman"/>
          <w:sz w:val="22"/>
          <w:szCs w:val="22"/>
        </w:rPr>
        <w:t>Dąbrowa</w:t>
      </w:r>
      <w:proofErr w:type="spellEnd"/>
      <w:r w:rsidRPr="006A7486">
        <w:rPr>
          <w:rFonts w:cs="Times New Roman"/>
          <w:sz w:val="22"/>
          <w:szCs w:val="22"/>
        </w:rPr>
        <w:t xml:space="preserve"> </w:t>
      </w:r>
      <w:proofErr w:type="spellStart"/>
      <w:r w:rsidRPr="006A7486">
        <w:rPr>
          <w:rFonts w:cs="Times New Roman"/>
          <w:sz w:val="22"/>
          <w:szCs w:val="22"/>
        </w:rPr>
        <w:t>Górnicza</w:t>
      </w:r>
      <w:proofErr w:type="spellEnd"/>
    </w:p>
    <w:p w14:paraId="6FC807ED"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Śląskie</w:t>
      </w:r>
      <w:proofErr w:type="spellEnd"/>
      <w:r w:rsidRPr="006A7486">
        <w:rPr>
          <w:rFonts w:cs="Times New Roman"/>
          <w:sz w:val="22"/>
          <w:szCs w:val="22"/>
        </w:rPr>
        <w:tab/>
        <w:t>Gliwice</w:t>
      </w:r>
    </w:p>
    <w:p w14:paraId="67E4F5E6"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Śląskie</w:t>
      </w:r>
      <w:proofErr w:type="spellEnd"/>
      <w:r w:rsidRPr="006A7486">
        <w:rPr>
          <w:rFonts w:cs="Times New Roman"/>
          <w:sz w:val="22"/>
          <w:szCs w:val="22"/>
        </w:rPr>
        <w:tab/>
        <w:t>Gliwice (City)</w:t>
      </w:r>
    </w:p>
    <w:p w14:paraId="55BA5A7C"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Śląskie</w:t>
      </w:r>
      <w:proofErr w:type="spellEnd"/>
      <w:r w:rsidRPr="006A7486">
        <w:rPr>
          <w:rFonts w:cs="Times New Roman"/>
          <w:sz w:val="22"/>
          <w:szCs w:val="22"/>
        </w:rPr>
        <w:tab/>
        <w:t>Jastrzębie-</w:t>
      </w:r>
      <w:proofErr w:type="spellStart"/>
      <w:r w:rsidRPr="006A7486">
        <w:rPr>
          <w:rFonts w:cs="Times New Roman"/>
          <w:sz w:val="22"/>
          <w:szCs w:val="22"/>
        </w:rPr>
        <w:t>Zdrój</w:t>
      </w:r>
      <w:proofErr w:type="spellEnd"/>
    </w:p>
    <w:p w14:paraId="692E3065"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Śląskie</w:t>
      </w:r>
      <w:proofErr w:type="spellEnd"/>
      <w:r w:rsidRPr="006A7486">
        <w:rPr>
          <w:rFonts w:cs="Times New Roman"/>
          <w:sz w:val="22"/>
          <w:szCs w:val="22"/>
        </w:rPr>
        <w:tab/>
        <w:t>Jaworzno</w:t>
      </w:r>
    </w:p>
    <w:p w14:paraId="2C037B5E"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Śląskie</w:t>
      </w:r>
      <w:proofErr w:type="spellEnd"/>
      <w:r w:rsidRPr="006A7486">
        <w:rPr>
          <w:rFonts w:cs="Times New Roman"/>
          <w:sz w:val="22"/>
          <w:szCs w:val="22"/>
        </w:rPr>
        <w:tab/>
        <w:t>Katowice</w:t>
      </w:r>
    </w:p>
    <w:p w14:paraId="1CA09579"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Śląskie</w:t>
      </w:r>
      <w:proofErr w:type="spellEnd"/>
      <w:r w:rsidRPr="006A7486">
        <w:rPr>
          <w:rFonts w:cs="Times New Roman"/>
          <w:sz w:val="22"/>
          <w:szCs w:val="22"/>
        </w:rPr>
        <w:tab/>
      </w:r>
      <w:proofErr w:type="spellStart"/>
      <w:r w:rsidRPr="006A7486">
        <w:rPr>
          <w:rFonts w:cs="Times New Roman"/>
          <w:sz w:val="22"/>
          <w:szCs w:val="22"/>
        </w:rPr>
        <w:t>Kłobuck</w:t>
      </w:r>
      <w:proofErr w:type="spellEnd"/>
    </w:p>
    <w:p w14:paraId="57931201"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Śląskie</w:t>
      </w:r>
      <w:proofErr w:type="spellEnd"/>
      <w:r w:rsidRPr="006A7486">
        <w:rPr>
          <w:rFonts w:cs="Times New Roman"/>
          <w:sz w:val="22"/>
          <w:szCs w:val="22"/>
        </w:rPr>
        <w:tab/>
      </w:r>
      <w:proofErr w:type="spellStart"/>
      <w:r w:rsidRPr="006A7486">
        <w:rPr>
          <w:rFonts w:cs="Times New Roman"/>
          <w:sz w:val="22"/>
          <w:szCs w:val="22"/>
        </w:rPr>
        <w:t>Lubliniec</w:t>
      </w:r>
      <w:proofErr w:type="spellEnd"/>
    </w:p>
    <w:p w14:paraId="4026A268"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Śląskie</w:t>
      </w:r>
      <w:proofErr w:type="spellEnd"/>
      <w:r w:rsidRPr="006A7486">
        <w:rPr>
          <w:rFonts w:cs="Times New Roman"/>
          <w:sz w:val="22"/>
          <w:szCs w:val="22"/>
        </w:rPr>
        <w:tab/>
      </w:r>
      <w:proofErr w:type="spellStart"/>
      <w:r w:rsidRPr="006A7486">
        <w:rPr>
          <w:rFonts w:cs="Times New Roman"/>
          <w:sz w:val="22"/>
          <w:szCs w:val="22"/>
        </w:rPr>
        <w:t>Mikołów</w:t>
      </w:r>
      <w:proofErr w:type="spellEnd"/>
    </w:p>
    <w:p w14:paraId="253134CB"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Śląskie</w:t>
      </w:r>
      <w:proofErr w:type="spellEnd"/>
      <w:r w:rsidRPr="006A7486">
        <w:rPr>
          <w:rFonts w:cs="Times New Roman"/>
          <w:sz w:val="22"/>
          <w:szCs w:val="22"/>
        </w:rPr>
        <w:tab/>
      </w:r>
      <w:proofErr w:type="spellStart"/>
      <w:r w:rsidRPr="006A7486">
        <w:rPr>
          <w:rFonts w:cs="Times New Roman"/>
          <w:sz w:val="22"/>
          <w:szCs w:val="22"/>
        </w:rPr>
        <w:t>Mysłowice</w:t>
      </w:r>
      <w:proofErr w:type="spellEnd"/>
    </w:p>
    <w:p w14:paraId="6BC30E62"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Śląskie</w:t>
      </w:r>
      <w:proofErr w:type="spellEnd"/>
      <w:r w:rsidRPr="006A7486">
        <w:rPr>
          <w:rFonts w:cs="Times New Roman"/>
          <w:sz w:val="22"/>
          <w:szCs w:val="22"/>
        </w:rPr>
        <w:tab/>
      </w:r>
      <w:proofErr w:type="spellStart"/>
      <w:r w:rsidRPr="006A7486">
        <w:rPr>
          <w:rFonts w:cs="Times New Roman"/>
          <w:sz w:val="22"/>
          <w:szCs w:val="22"/>
        </w:rPr>
        <w:t>Myszków</w:t>
      </w:r>
      <w:proofErr w:type="spellEnd"/>
    </w:p>
    <w:p w14:paraId="350BC01C"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lastRenderedPageBreak/>
        <w:t>Śląskie</w:t>
      </w:r>
      <w:proofErr w:type="spellEnd"/>
      <w:r w:rsidRPr="006A7486">
        <w:rPr>
          <w:rFonts w:cs="Times New Roman"/>
          <w:sz w:val="22"/>
          <w:szCs w:val="22"/>
        </w:rPr>
        <w:tab/>
      </w:r>
      <w:proofErr w:type="spellStart"/>
      <w:r w:rsidRPr="006A7486">
        <w:rPr>
          <w:rFonts w:cs="Times New Roman"/>
          <w:sz w:val="22"/>
          <w:szCs w:val="22"/>
        </w:rPr>
        <w:t>Piekary</w:t>
      </w:r>
      <w:proofErr w:type="spellEnd"/>
      <w:r w:rsidRPr="006A7486">
        <w:rPr>
          <w:rFonts w:cs="Times New Roman"/>
          <w:sz w:val="22"/>
          <w:szCs w:val="22"/>
        </w:rPr>
        <w:t xml:space="preserve"> </w:t>
      </w:r>
      <w:proofErr w:type="spellStart"/>
      <w:r w:rsidRPr="006A7486">
        <w:rPr>
          <w:rFonts w:cs="Times New Roman"/>
          <w:sz w:val="22"/>
          <w:szCs w:val="22"/>
        </w:rPr>
        <w:t>Śląskie</w:t>
      </w:r>
      <w:proofErr w:type="spellEnd"/>
    </w:p>
    <w:p w14:paraId="1ED5CB6A"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Śląskie</w:t>
      </w:r>
      <w:proofErr w:type="spellEnd"/>
      <w:r w:rsidRPr="006A7486">
        <w:rPr>
          <w:rFonts w:cs="Times New Roman"/>
          <w:sz w:val="22"/>
          <w:szCs w:val="22"/>
        </w:rPr>
        <w:tab/>
      </w:r>
      <w:proofErr w:type="spellStart"/>
      <w:r w:rsidRPr="006A7486">
        <w:rPr>
          <w:rFonts w:cs="Times New Roman"/>
          <w:sz w:val="22"/>
          <w:szCs w:val="22"/>
        </w:rPr>
        <w:t>Pszczyna</w:t>
      </w:r>
      <w:proofErr w:type="spellEnd"/>
    </w:p>
    <w:p w14:paraId="0AE961CD"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Śląskie</w:t>
      </w:r>
      <w:proofErr w:type="spellEnd"/>
      <w:r w:rsidRPr="006A7486">
        <w:rPr>
          <w:rFonts w:cs="Times New Roman"/>
          <w:sz w:val="22"/>
          <w:szCs w:val="22"/>
        </w:rPr>
        <w:tab/>
      </w:r>
      <w:proofErr w:type="spellStart"/>
      <w:r w:rsidRPr="006A7486">
        <w:rPr>
          <w:rFonts w:cs="Times New Roman"/>
          <w:sz w:val="22"/>
          <w:szCs w:val="22"/>
        </w:rPr>
        <w:t>Racibórz</w:t>
      </w:r>
      <w:proofErr w:type="spellEnd"/>
    </w:p>
    <w:p w14:paraId="3659A31B"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Śląskie</w:t>
      </w:r>
      <w:proofErr w:type="spellEnd"/>
      <w:r w:rsidRPr="006A7486">
        <w:rPr>
          <w:rFonts w:cs="Times New Roman"/>
          <w:sz w:val="22"/>
          <w:szCs w:val="22"/>
        </w:rPr>
        <w:tab/>
        <w:t>Ruda Śląska</w:t>
      </w:r>
    </w:p>
    <w:p w14:paraId="27D30E0A"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Śląskie</w:t>
      </w:r>
      <w:proofErr w:type="spellEnd"/>
      <w:r w:rsidRPr="006A7486">
        <w:rPr>
          <w:rFonts w:cs="Times New Roman"/>
          <w:sz w:val="22"/>
          <w:szCs w:val="22"/>
        </w:rPr>
        <w:tab/>
        <w:t>Rybnik</w:t>
      </w:r>
    </w:p>
    <w:p w14:paraId="66CE5731"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Śląskie</w:t>
      </w:r>
      <w:proofErr w:type="spellEnd"/>
      <w:r w:rsidRPr="006A7486">
        <w:rPr>
          <w:rFonts w:cs="Times New Roman"/>
          <w:sz w:val="22"/>
          <w:szCs w:val="22"/>
        </w:rPr>
        <w:tab/>
        <w:t>Rybnik (City)</w:t>
      </w:r>
    </w:p>
    <w:p w14:paraId="14F3F089"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Śląskie</w:t>
      </w:r>
      <w:proofErr w:type="spellEnd"/>
      <w:r w:rsidRPr="006A7486">
        <w:rPr>
          <w:rFonts w:cs="Times New Roman"/>
          <w:sz w:val="22"/>
          <w:szCs w:val="22"/>
        </w:rPr>
        <w:tab/>
      </w:r>
      <w:proofErr w:type="spellStart"/>
      <w:r w:rsidRPr="006A7486">
        <w:rPr>
          <w:rFonts w:cs="Times New Roman"/>
          <w:sz w:val="22"/>
          <w:szCs w:val="22"/>
        </w:rPr>
        <w:t>Siemianowice</w:t>
      </w:r>
      <w:proofErr w:type="spellEnd"/>
      <w:r w:rsidRPr="006A7486">
        <w:rPr>
          <w:rFonts w:cs="Times New Roman"/>
          <w:sz w:val="22"/>
          <w:szCs w:val="22"/>
        </w:rPr>
        <w:t xml:space="preserve"> </w:t>
      </w:r>
      <w:proofErr w:type="spellStart"/>
      <w:r w:rsidRPr="006A7486">
        <w:rPr>
          <w:rFonts w:cs="Times New Roman"/>
          <w:sz w:val="22"/>
          <w:szCs w:val="22"/>
        </w:rPr>
        <w:t>Śląskie</w:t>
      </w:r>
      <w:proofErr w:type="spellEnd"/>
    </w:p>
    <w:p w14:paraId="6D5F634D"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Śląskie</w:t>
      </w:r>
      <w:proofErr w:type="spellEnd"/>
      <w:r w:rsidRPr="006A7486">
        <w:rPr>
          <w:rFonts w:cs="Times New Roman"/>
          <w:sz w:val="22"/>
          <w:szCs w:val="22"/>
        </w:rPr>
        <w:tab/>
        <w:t>Sosnowiec</w:t>
      </w:r>
    </w:p>
    <w:p w14:paraId="7F716F43"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Śląskie</w:t>
      </w:r>
      <w:proofErr w:type="spellEnd"/>
      <w:r w:rsidRPr="006A7486">
        <w:rPr>
          <w:rFonts w:cs="Times New Roman"/>
          <w:sz w:val="22"/>
          <w:szCs w:val="22"/>
        </w:rPr>
        <w:tab/>
      </w:r>
      <w:proofErr w:type="spellStart"/>
      <w:r w:rsidRPr="006A7486">
        <w:rPr>
          <w:rFonts w:cs="Times New Roman"/>
          <w:sz w:val="22"/>
          <w:szCs w:val="22"/>
        </w:rPr>
        <w:t>Świętochłowice</w:t>
      </w:r>
      <w:proofErr w:type="spellEnd"/>
    </w:p>
    <w:p w14:paraId="3DC66BEE"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Śląskie</w:t>
      </w:r>
      <w:proofErr w:type="spellEnd"/>
      <w:r w:rsidRPr="006A7486">
        <w:rPr>
          <w:rFonts w:cs="Times New Roman"/>
          <w:sz w:val="22"/>
          <w:szCs w:val="22"/>
        </w:rPr>
        <w:tab/>
      </w:r>
      <w:proofErr w:type="spellStart"/>
      <w:r w:rsidRPr="006A7486">
        <w:rPr>
          <w:rFonts w:cs="Times New Roman"/>
          <w:sz w:val="22"/>
          <w:szCs w:val="22"/>
        </w:rPr>
        <w:t>Tarnowskie</w:t>
      </w:r>
      <w:proofErr w:type="spellEnd"/>
      <w:r w:rsidRPr="006A7486">
        <w:rPr>
          <w:rFonts w:cs="Times New Roman"/>
          <w:sz w:val="22"/>
          <w:szCs w:val="22"/>
        </w:rPr>
        <w:t xml:space="preserve"> </w:t>
      </w:r>
      <w:proofErr w:type="spellStart"/>
      <w:r w:rsidRPr="006A7486">
        <w:rPr>
          <w:rFonts w:cs="Times New Roman"/>
          <w:sz w:val="22"/>
          <w:szCs w:val="22"/>
        </w:rPr>
        <w:t>Góry</w:t>
      </w:r>
      <w:proofErr w:type="spellEnd"/>
    </w:p>
    <w:p w14:paraId="0027566B"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Śląskie</w:t>
      </w:r>
      <w:proofErr w:type="spellEnd"/>
      <w:r w:rsidRPr="006A7486">
        <w:rPr>
          <w:rFonts w:cs="Times New Roman"/>
          <w:sz w:val="22"/>
          <w:szCs w:val="22"/>
        </w:rPr>
        <w:tab/>
        <w:t>Tychy</w:t>
      </w:r>
    </w:p>
    <w:p w14:paraId="002AE8E5"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Śląskie</w:t>
      </w:r>
      <w:proofErr w:type="spellEnd"/>
      <w:r w:rsidRPr="006A7486">
        <w:rPr>
          <w:rFonts w:cs="Times New Roman"/>
          <w:sz w:val="22"/>
          <w:szCs w:val="22"/>
        </w:rPr>
        <w:tab/>
        <w:t>Wodzisław</w:t>
      </w:r>
    </w:p>
    <w:p w14:paraId="09353824"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Śląskie</w:t>
      </w:r>
      <w:proofErr w:type="spellEnd"/>
      <w:r w:rsidRPr="006A7486">
        <w:rPr>
          <w:rFonts w:cs="Times New Roman"/>
          <w:sz w:val="22"/>
          <w:szCs w:val="22"/>
        </w:rPr>
        <w:tab/>
        <w:t>Zabrze</w:t>
      </w:r>
    </w:p>
    <w:p w14:paraId="59B77F9A"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Śląskie</w:t>
      </w:r>
      <w:proofErr w:type="spellEnd"/>
      <w:r w:rsidRPr="006A7486">
        <w:rPr>
          <w:rFonts w:cs="Times New Roman"/>
          <w:sz w:val="22"/>
          <w:szCs w:val="22"/>
        </w:rPr>
        <w:tab/>
      </w:r>
      <w:proofErr w:type="spellStart"/>
      <w:r w:rsidRPr="006A7486">
        <w:rPr>
          <w:rFonts w:cs="Times New Roman"/>
          <w:sz w:val="22"/>
          <w:szCs w:val="22"/>
        </w:rPr>
        <w:t>Zawiercie</w:t>
      </w:r>
      <w:proofErr w:type="spellEnd"/>
    </w:p>
    <w:p w14:paraId="6FA71688"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Śląskie</w:t>
      </w:r>
      <w:proofErr w:type="spellEnd"/>
      <w:r w:rsidRPr="006A7486">
        <w:rPr>
          <w:rFonts w:cs="Times New Roman"/>
          <w:sz w:val="22"/>
          <w:szCs w:val="22"/>
        </w:rPr>
        <w:tab/>
      </w:r>
      <w:proofErr w:type="spellStart"/>
      <w:r w:rsidRPr="006A7486">
        <w:rPr>
          <w:rFonts w:cs="Times New Roman"/>
          <w:sz w:val="22"/>
          <w:szCs w:val="22"/>
        </w:rPr>
        <w:t>Żory</w:t>
      </w:r>
      <w:proofErr w:type="spellEnd"/>
    </w:p>
    <w:p w14:paraId="78185EC8"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Śląskie</w:t>
      </w:r>
      <w:proofErr w:type="spellEnd"/>
      <w:r w:rsidRPr="006A7486">
        <w:rPr>
          <w:rFonts w:cs="Times New Roman"/>
          <w:sz w:val="22"/>
          <w:szCs w:val="22"/>
        </w:rPr>
        <w:tab/>
      </w:r>
      <w:proofErr w:type="spellStart"/>
      <w:r w:rsidRPr="006A7486">
        <w:rPr>
          <w:rFonts w:cs="Times New Roman"/>
          <w:sz w:val="22"/>
          <w:szCs w:val="22"/>
        </w:rPr>
        <w:t>Żywiec</w:t>
      </w:r>
      <w:proofErr w:type="spellEnd"/>
    </w:p>
    <w:p w14:paraId="59F916C4"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Świętokrzyskie</w:t>
      </w:r>
      <w:proofErr w:type="spellEnd"/>
      <w:r w:rsidRPr="006A7486">
        <w:rPr>
          <w:rFonts w:cs="Times New Roman"/>
          <w:sz w:val="22"/>
          <w:szCs w:val="22"/>
        </w:rPr>
        <w:tab/>
        <w:t>Busko</w:t>
      </w:r>
    </w:p>
    <w:p w14:paraId="43EB3DA3"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Świętokrzyskie</w:t>
      </w:r>
      <w:proofErr w:type="spellEnd"/>
      <w:r w:rsidRPr="006A7486">
        <w:rPr>
          <w:rFonts w:cs="Times New Roman"/>
          <w:sz w:val="22"/>
          <w:szCs w:val="22"/>
        </w:rPr>
        <w:tab/>
      </w:r>
      <w:proofErr w:type="spellStart"/>
      <w:r w:rsidRPr="006A7486">
        <w:rPr>
          <w:rFonts w:cs="Times New Roman"/>
          <w:sz w:val="22"/>
          <w:szCs w:val="22"/>
        </w:rPr>
        <w:t>Jędrzejów</w:t>
      </w:r>
      <w:proofErr w:type="spellEnd"/>
    </w:p>
    <w:p w14:paraId="32A8674A"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Świętokrzyskie</w:t>
      </w:r>
      <w:proofErr w:type="spellEnd"/>
      <w:r w:rsidRPr="006A7486">
        <w:rPr>
          <w:rFonts w:cs="Times New Roman"/>
          <w:sz w:val="22"/>
          <w:szCs w:val="22"/>
        </w:rPr>
        <w:tab/>
      </w:r>
      <w:proofErr w:type="spellStart"/>
      <w:r w:rsidRPr="006A7486">
        <w:rPr>
          <w:rFonts w:cs="Times New Roman"/>
          <w:sz w:val="22"/>
          <w:szCs w:val="22"/>
        </w:rPr>
        <w:t>Kazimierza</w:t>
      </w:r>
      <w:proofErr w:type="spellEnd"/>
    </w:p>
    <w:p w14:paraId="018F49E5"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Świętokrzyskie</w:t>
      </w:r>
      <w:proofErr w:type="spellEnd"/>
      <w:r w:rsidRPr="006A7486">
        <w:rPr>
          <w:rFonts w:cs="Times New Roman"/>
          <w:sz w:val="22"/>
          <w:szCs w:val="22"/>
        </w:rPr>
        <w:tab/>
        <w:t>Kielce</w:t>
      </w:r>
    </w:p>
    <w:p w14:paraId="711278A8"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Świętokrzyskie</w:t>
      </w:r>
      <w:proofErr w:type="spellEnd"/>
      <w:r w:rsidRPr="006A7486">
        <w:rPr>
          <w:rFonts w:cs="Times New Roman"/>
          <w:sz w:val="22"/>
          <w:szCs w:val="22"/>
        </w:rPr>
        <w:tab/>
        <w:t>Kielce (City)</w:t>
      </w:r>
    </w:p>
    <w:p w14:paraId="6CABB426"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Świętokrzyskie</w:t>
      </w:r>
      <w:proofErr w:type="spellEnd"/>
      <w:r w:rsidRPr="006A7486">
        <w:rPr>
          <w:rFonts w:cs="Times New Roman"/>
          <w:sz w:val="22"/>
          <w:szCs w:val="22"/>
        </w:rPr>
        <w:tab/>
      </w:r>
      <w:proofErr w:type="spellStart"/>
      <w:r w:rsidRPr="006A7486">
        <w:rPr>
          <w:rFonts w:cs="Times New Roman"/>
          <w:sz w:val="22"/>
          <w:szCs w:val="22"/>
        </w:rPr>
        <w:t>Końskie</w:t>
      </w:r>
      <w:proofErr w:type="spellEnd"/>
    </w:p>
    <w:p w14:paraId="122B096C"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Świętokrzyskie</w:t>
      </w:r>
      <w:proofErr w:type="spellEnd"/>
      <w:r w:rsidRPr="006A7486">
        <w:rPr>
          <w:rFonts w:cs="Times New Roman"/>
          <w:sz w:val="22"/>
          <w:szCs w:val="22"/>
        </w:rPr>
        <w:tab/>
      </w:r>
      <w:proofErr w:type="spellStart"/>
      <w:r w:rsidRPr="006A7486">
        <w:rPr>
          <w:rFonts w:cs="Times New Roman"/>
          <w:sz w:val="22"/>
          <w:szCs w:val="22"/>
        </w:rPr>
        <w:t>Opatów</w:t>
      </w:r>
      <w:proofErr w:type="spellEnd"/>
    </w:p>
    <w:p w14:paraId="18153234"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Świętokrzyskie</w:t>
      </w:r>
      <w:proofErr w:type="spellEnd"/>
      <w:r w:rsidRPr="006A7486">
        <w:rPr>
          <w:rFonts w:cs="Times New Roman"/>
          <w:sz w:val="22"/>
          <w:szCs w:val="22"/>
        </w:rPr>
        <w:tab/>
      </w:r>
      <w:proofErr w:type="spellStart"/>
      <w:r w:rsidRPr="006A7486">
        <w:rPr>
          <w:rFonts w:cs="Times New Roman"/>
          <w:sz w:val="22"/>
          <w:szCs w:val="22"/>
        </w:rPr>
        <w:t>Ostrowiec</w:t>
      </w:r>
      <w:proofErr w:type="spellEnd"/>
    </w:p>
    <w:p w14:paraId="0033B0B0"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Świętokrzyskie</w:t>
      </w:r>
      <w:proofErr w:type="spellEnd"/>
      <w:r w:rsidRPr="006A7486">
        <w:rPr>
          <w:rFonts w:cs="Times New Roman"/>
          <w:sz w:val="22"/>
          <w:szCs w:val="22"/>
        </w:rPr>
        <w:tab/>
      </w:r>
      <w:proofErr w:type="spellStart"/>
      <w:r w:rsidRPr="006A7486">
        <w:rPr>
          <w:rFonts w:cs="Times New Roman"/>
          <w:sz w:val="22"/>
          <w:szCs w:val="22"/>
        </w:rPr>
        <w:t>Pińczów</w:t>
      </w:r>
      <w:proofErr w:type="spellEnd"/>
    </w:p>
    <w:p w14:paraId="5A0E0177"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Świętokrzyskie</w:t>
      </w:r>
      <w:proofErr w:type="spellEnd"/>
      <w:r w:rsidRPr="006A7486">
        <w:rPr>
          <w:rFonts w:cs="Times New Roman"/>
          <w:sz w:val="22"/>
          <w:szCs w:val="22"/>
        </w:rPr>
        <w:tab/>
      </w:r>
      <w:proofErr w:type="spellStart"/>
      <w:r w:rsidRPr="006A7486">
        <w:rPr>
          <w:rFonts w:cs="Times New Roman"/>
          <w:sz w:val="22"/>
          <w:szCs w:val="22"/>
        </w:rPr>
        <w:t>Sandomierz</w:t>
      </w:r>
      <w:proofErr w:type="spellEnd"/>
    </w:p>
    <w:p w14:paraId="665B0E8B"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Świętokrzyskie</w:t>
      </w:r>
      <w:proofErr w:type="spellEnd"/>
      <w:r w:rsidRPr="006A7486">
        <w:rPr>
          <w:rFonts w:cs="Times New Roman"/>
          <w:sz w:val="22"/>
          <w:szCs w:val="22"/>
        </w:rPr>
        <w:tab/>
      </w:r>
      <w:proofErr w:type="spellStart"/>
      <w:r w:rsidRPr="006A7486">
        <w:rPr>
          <w:rFonts w:cs="Times New Roman"/>
          <w:sz w:val="22"/>
          <w:szCs w:val="22"/>
        </w:rPr>
        <w:t>Skarżysko</w:t>
      </w:r>
      <w:proofErr w:type="spellEnd"/>
    </w:p>
    <w:p w14:paraId="4E49CA54"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Świętokrzyskie</w:t>
      </w:r>
      <w:proofErr w:type="spellEnd"/>
      <w:r w:rsidRPr="006A7486">
        <w:rPr>
          <w:rFonts w:cs="Times New Roman"/>
          <w:sz w:val="22"/>
          <w:szCs w:val="22"/>
        </w:rPr>
        <w:tab/>
      </w:r>
      <w:proofErr w:type="spellStart"/>
      <w:r w:rsidRPr="006A7486">
        <w:rPr>
          <w:rFonts w:cs="Times New Roman"/>
          <w:sz w:val="22"/>
          <w:szCs w:val="22"/>
        </w:rPr>
        <w:t>Starachowice</w:t>
      </w:r>
      <w:proofErr w:type="spellEnd"/>
    </w:p>
    <w:p w14:paraId="7FE3DE90"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Świętokrzyskie</w:t>
      </w:r>
      <w:proofErr w:type="spellEnd"/>
      <w:r w:rsidRPr="006A7486">
        <w:rPr>
          <w:rFonts w:cs="Times New Roman"/>
          <w:sz w:val="22"/>
          <w:szCs w:val="22"/>
        </w:rPr>
        <w:tab/>
      </w:r>
      <w:proofErr w:type="spellStart"/>
      <w:r w:rsidRPr="006A7486">
        <w:rPr>
          <w:rFonts w:cs="Times New Roman"/>
          <w:sz w:val="22"/>
          <w:szCs w:val="22"/>
        </w:rPr>
        <w:t>Staszów</w:t>
      </w:r>
      <w:proofErr w:type="spellEnd"/>
    </w:p>
    <w:p w14:paraId="63DE49A6"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Świętokrzyskie</w:t>
      </w:r>
      <w:proofErr w:type="spellEnd"/>
      <w:r w:rsidRPr="006A7486">
        <w:rPr>
          <w:rFonts w:cs="Times New Roman"/>
          <w:sz w:val="22"/>
          <w:szCs w:val="22"/>
        </w:rPr>
        <w:tab/>
      </w:r>
      <w:proofErr w:type="spellStart"/>
      <w:r w:rsidRPr="006A7486">
        <w:rPr>
          <w:rFonts w:cs="Times New Roman"/>
          <w:sz w:val="22"/>
          <w:szCs w:val="22"/>
        </w:rPr>
        <w:t>Włoszczowa</w:t>
      </w:r>
      <w:proofErr w:type="spellEnd"/>
    </w:p>
    <w:p w14:paraId="61BC5193"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lastRenderedPageBreak/>
        <w:t>Warmińsko-Mazurskie</w:t>
      </w:r>
      <w:proofErr w:type="spellEnd"/>
      <w:r w:rsidRPr="006A7486">
        <w:rPr>
          <w:rFonts w:cs="Times New Roman"/>
          <w:sz w:val="22"/>
          <w:szCs w:val="22"/>
        </w:rPr>
        <w:tab/>
      </w:r>
      <w:proofErr w:type="spellStart"/>
      <w:r w:rsidRPr="006A7486">
        <w:rPr>
          <w:rFonts w:cs="Times New Roman"/>
          <w:sz w:val="22"/>
          <w:szCs w:val="22"/>
        </w:rPr>
        <w:t>Bartoszyce</w:t>
      </w:r>
      <w:proofErr w:type="spellEnd"/>
    </w:p>
    <w:p w14:paraId="1092604D"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Warmińsko-Mazurskie</w:t>
      </w:r>
      <w:proofErr w:type="spellEnd"/>
      <w:r w:rsidRPr="006A7486">
        <w:rPr>
          <w:rFonts w:cs="Times New Roman"/>
          <w:sz w:val="22"/>
          <w:szCs w:val="22"/>
        </w:rPr>
        <w:tab/>
      </w:r>
      <w:proofErr w:type="spellStart"/>
      <w:r w:rsidRPr="006A7486">
        <w:rPr>
          <w:rFonts w:cs="Times New Roman"/>
          <w:sz w:val="22"/>
          <w:szCs w:val="22"/>
        </w:rPr>
        <w:t>Braniewo</w:t>
      </w:r>
      <w:proofErr w:type="spellEnd"/>
    </w:p>
    <w:p w14:paraId="5A853307"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Warmińsko-Mazurskie</w:t>
      </w:r>
      <w:proofErr w:type="spellEnd"/>
      <w:r w:rsidRPr="006A7486">
        <w:rPr>
          <w:rFonts w:cs="Times New Roman"/>
          <w:sz w:val="22"/>
          <w:szCs w:val="22"/>
        </w:rPr>
        <w:tab/>
      </w:r>
      <w:proofErr w:type="spellStart"/>
      <w:r w:rsidRPr="006A7486">
        <w:rPr>
          <w:rFonts w:cs="Times New Roman"/>
          <w:sz w:val="22"/>
          <w:szCs w:val="22"/>
        </w:rPr>
        <w:t>Działdowo</w:t>
      </w:r>
      <w:proofErr w:type="spellEnd"/>
    </w:p>
    <w:p w14:paraId="43037134"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Warmińsko-Mazurskie</w:t>
      </w:r>
      <w:proofErr w:type="spellEnd"/>
      <w:r w:rsidRPr="006A7486">
        <w:rPr>
          <w:rFonts w:cs="Times New Roman"/>
          <w:sz w:val="22"/>
          <w:szCs w:val="22"/>
        </w:rPr>
        <w:tab/>
      </w:r>
      <w:proofErr w:type="spellStart"/>
      <w:r w:rsidRPr="006A7486">
        <w:rPr>
          <w:rFonts w:cs="Times New Roman"/>
          <w:sz w:val="22"/>
          <w:szCs w:val="22"/>
        </w:rPr>
        <w:t>Elbląg</w:t>
      </w:r>
      <w:proofErr w:type="spellEnd"/>
    </w:p>
    <w:p w14:paraId="761AB3AD"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Warmińsko-Mazurskie</w:t>
      </w:r>
      <w:proofErr w:type="spellEnd"/>
      <w:r w:rsidRPr="006A7486">
        <w:rPr>
          <w:rFonts w:cs="Times New Roman"/>
          <w:sz w:val="22"/>
          <w:szCs w:val="22"/>
        </w:rPr>
        <w:tab/>
      </w:r>
      <w:proofErr w:type="spellStart"/>
      <w:r w:rsidRPr="006A7486">
        <w:rPr>
          <w:rFonts w:cs="Times New Roman"/>
          <w:sz w:val="22"/>
          <w:szCs w:val="22"/>
        </w:rPr>
        <w:t>Elbląg</w:t>
      </w:r>
      <w:proofErr w:type="spellEnd"/>
      <w:r w:rsidRPr="006A7486">
        <w:rPr>
          <w:rFonts w:cs="Times New Roman"/>
          <w:sz w:val="22"/>
          <w:szCs w:val="22"/>
        </w:rPr>
        <w:t xml:space="preserve"> (City)</w:t>
      </w:r>
    </w:p>
    <w:p w14:paraId="796BE13D"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Warmińsko-Mazurskie</w:t>
      </w:r>
      <w:proofErr w:type="spellEnd"/>
      <w:r w:rsidRPr="006A7486">
        <w:rPr>
          <w:rFonts w:cs="Times New Roman"/>
          <w:sz w:val="22"/>
          <w:szCs w:val="22"/>
        </w:rPr>
        <w:tab/>
      </w:r>
      <w:proofErr w:type="spellStart"/>
      <w:r w:rsidRPr="006A7486">
        <w:rPr>
          <w:rFonts w:cs="Times New Roman"/>
          <w:sz w:val="22"/>
          <w:szCs w:val="22"/>
        </w:rPr>
        <w:t>Ełk</w:t>
      </w:r>
      <w:proofErr w:type="spellEnd"/>
    </w:p>
    <w:p w14:paraId="3AACE8DB"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Warmińsko-Mazurskie</w:t>
      </w:r>
      <w:proofErr w:type="spellEnd"/>
      <w:r w:rsidRPr="006A7486">
        <w:rPr>
          <w:rFonts w:cs="Times New Roman"/>
          <w:sz w:val="22"/>
          <w:szCs w:val="22"/>
        </w:rPr>
        <w:tab/>
      </w:r>
      <w:proofErr w:type="spellStart"/>
      <w:r w:rsidRPr="006A7486">
        <w:rPr>
          <w:rFonts w:cs="Times New Roman"/>
          <w:sz w:val="22"/>
          <w:szCs w:val="22"/>
        </w:rPr>
        <w:t>Giżycko</w:t>
      </w:r>
      <w:proofErr w:type="spellEnd"/>
    </w:p>
    <w:p w14:paraId="166DF19A"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Warmińsko-Mazurskie</w:t>
      </w:r>
      <w:proofErr w:type="spellEnd"/>
      <w:r w:rsidRPr="006A7486">
        <w:rPr>
          <w:rFonts w:cs="Times New Roman"/>
          <w:sz w:val="22"/>
          <w:szCs w:val="22"/>
        </w:rPr>
        <w:tab/>
      </w:r>
      <w:proofErr w:type="spellStart"/>
      <w:r w:rsidRPr="006A7486">
        <w:rPr>
          <w:rFonts w:cs="Times New Roman"/>
          <w:sz w:val="22"/>
          <w:szCs w:val="22"/>
        </w:rPr>
        <w:t>Gołdap</w:t>
      </w:r>
      <w:proofErr w:type="spellEnd"/>
    </w:p>
    <w:p w14:paraId="12DA64D5"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Warmińsko-Mazurskie</w:t>
      </w:r>
      <w:proofErr w:type="spellEnd"/>
      <w:r w:rsidRPr="006A7486">
        <w:rPr>
          <w:rFonts w:cs="Times New Roman"/>
          <w:sz w:val="22"/>
          <w:szCs w:val="22"/>
        </w:rPr>
        <w:tab/>
      </w:r>
      <w:proofErr w:type="spellStart"/>
      <w:r w:rsidRPr="006A7486">
        <w:rPr>
          <w:rFonts w:cs="Times New Roman"/>
          <w:sz w:val="22"/>
          <w:szCs w:val="22"/>
        </w:rPr>
        <w:t>Iława</w:t>
      </w:r>
      <w:proofErr w:type="spellEnd"/>
    </w:p>
    <w:p w14:paraId="5F5B0895"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Warmińsko-Mazurskie</w:t>
      </w:r>
      <w:proofErr w:type="spellEnd"/>
      <w:r w:rsidRPr="006A7486">
        <w:rPr>
          <w:rFonts w:cs="Times New Roman"/>
          <w:sz w:val="22"/>
          <w:szCs w:val="22"/>
        </w:rPr>
        <w:tab/>
      </w:r>
      <w:proofErr w:type="spellStart"/>
      <w:r w:rsidRPr="006A7486">
        <w:rPr>
          <w:rFonts w:cs="Times New Roman"/>
          <w:sz w:val="22"/>
          <w:szCs w:val="22"/>
        </w:rPr>
        <w:t>Kętrzyn</w:t>
      </w:r>
      <w:proofErr w:type="spellEnd"/>
    </w:p>
    <w:p w14:paraId="426527BA"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Warmińsko-Mazurskie</w:t>
      </w:r>
      <w:proofErr w:type="spellEnd"/>
      <w:r w:rsidRPr="006A7486">
        <w:rPr>
          <w:rFonts w:cs="Times New Roman"/>
          <w:sz w:val="22"/>
          <w:szCs w:val="22"/>
        </w:rPr>
        <w:tab/>
      </w:r>
      <w:proofErr w:type="spellStart"/>
      <w:r w:rsidRPr="006A7486">
        <w:rPr>
          <w:rFonts w:cs="Times New Roman"/>
          <w:sz w:val="22"/>
          <w:szCs w:val="22"/>
        </w:rPr>
        <w:t>Lidzbark</w:t>
      </w:r>
      <w:proofErr w:type="spellEnd"/>
    </w:p>
    <w:p w14:paraId="3DB1DE1E"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Warmińsko-Mazurskie</w:t>
      </w:r>
      <w:proofErr w:type="spellEnd"/>
      <w:r w:rsidRPr="006A7486">
        <w:rPr>
          <w:rFonts w:cs="Times New Roman"/>
          <w:sz w:val="22"/>
          <w:szCs w:val="22"/>
        </w:rPr>
        <w:tab/>
      </w:r>
      <w:proofErr w:type="spellStart"/>
      <w:r w:rsidRPr="006A7486">
        <w:rPr>
          <w:rFonts w:cs="Times New Roman"/>
          <w:sz w:val="22"/>
          <w:szCs w:val="22"/>
        </w:rPr>
        <w:t>Mrągowo</w:t>
      </w:r>
      <w:proofErr w:type="spellEnd"/>
    </w:p>
    <w:p w14:paraId="6BA2ECAD"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Warmińsko-Mazurskie</w:t>
      </w:r>
      <w:proofErr w:type="spellEnd"/>
      <w:r w:rsidRPr="006A7486">
        <w:rPr>
          <w:rFonts w:cs="Times New Roman"/>
          <w:sz w:val="22"/>
          <w:szCs w:val="22"/>
        </w:rPr>
        <w:tab/>
      </w:r>
      <w:proofErr w:type="spellStart"/>
      <w:r w:rsidRPr="006A7486">
        <w:rPr>
          <w:rFonts w:cs="Times New Roman"/>
          <w:sz w:val="22"/>
          <w:szCs w:val="22"/>
        </w:rPr>
        <w:t>Nidzica</w:t>
      </w:r>
      <w:proofErr w:type="spellEnd"/>
    </w:p>
    <w:p w14:paraId="645EA97F"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Warmińsko-Mazurskie</w:t>
      </w:r>
      <w:proofErr w:type="spellEnd"/>
      <w:r w:rsidRPr="006A7486">
        <w:rPr>
          <w:rFonts w:cs="Times New Roman"/>
          <w:sz w:val="22"/>
          <w:szCs w:val="22"/>
        </w:rPr>
        <w:tab/>
        <w:t>Nowe Miasto</w:t>
      </w:r>
    </w:p>
    <w:p w14:paraId="1E9968B2"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Warmińsko-Mazurskie</w:t>
      </w:r>
      <w:proofErr w:type="spellEnd"/>
      <w:r w:rsidRPr="006A7486">
        <w:rPr>
          <w:rFonts w:cs="Times New Roman"/>
          <w:sz w:val="22"/>
          <w:szCs w:val="22"/>
        </w:rPr>
        <w:tab/>
        <w:t>Olecko</w:t>
      </w:r>
    </w:p>
    <w:p w14:paraId="7E523C4B"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Warmińsko-Mazurskie</w:t>
      </w:r>
      <w:proofErr w:type="spellEnd"/>
      <w:r w:rsidRPr="006A7486">
        <w:rPr>
          <w:rFonts w:cs="Times New Roman"/>
          <w:sz w:val="22"/>
          <w:szCs w:val="22"/>
        </w:rPr>
        <w:tab/>
        <w:t>Olsztyn</w:t>
      </w:r>
    </w:p>
    <w:p w14:paraId="33DFFBF6"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Warmińsko-Mazurskie</w:t>
      </w:r>
      <w:proofErr w:type="spellEnd"/>
      <w:r w:rsidRPr="006A7486">
        <w:rPr>
          <w:rFonts w:cs="Times New Roman"/>
          <w:sz w:val="22"/>
          <w:szCs w:val="22"/>
        </w:rPr>
        <w:tab/>
        <w:t>Olsztyn (City)</w:t>
      </w:r>
    </w:p>
    <w:p w14:paraId="32D1E9CE"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Warmińsko-Mazurskie</w:t>
      </w:r>
      <w:proofErr w:type="spellEnd"/>
      <w:r w:rsidRPr="006A7486">
        <w:rPr>
          <w:rFonts w:cs="Times New Roman"/>
          <w:sz w:val="22"/>
          <w:szCs w:val="22"/>
        </w:rPr>
        <w:tab/>
      </w:r>
      <w:proofErr w:type="spellStart"/>
      <w:r w:rsidRPr="006A7486">
        <w:rPr>
          <w:rFonts w:cs="Times New Roman"/>
          <w:sz w:val="22"/>
          <w:szCs w:val="22"/>
        </w:rPr>
        <w:t>Ostróda</w:t>
      </w:r>
      <w:proofErr w:type="spellEnd"/>
    </w:p>
    <w:p w14:paraId="3A034AB8"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Warmińsko-Mazurskie</w:t>
      </w:r>
      <w:proofErr w:type="spellEnd"/>
      <w:r w:rsidRPr="006A7486">
        <w:rPr>
          <w:rFonts w:cs="Times New Roman"/>
          <w:sz w:val="22"/>
          <w:szCs w:val="22"/>
        </w:rPr>
        <w:tab/>
        <w:t>Pisz</w:t>
      </w:r>
    </w:p>
    <w:p w14:paraId="2B56483E"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Warmińsko-Mazurskie</w:t>
      </w:r>
      <w:proofErr w:type="spellEnd"/>
      <w:r w:rsidRPr="006A7486">
        <w:rPr>
          <w:rFonts w:cs="Times New Roman"/>
          <w:sz w:val="22"/>
          <w:szCs w:val="22"/>
        </w:rPr>
        <w:tab/>
      </w:r>
      <w:proofErr w:type="spellStart"/>
      <w:r w:rsidRPr="006A7486">
        <w:rPr>
          <w:rFonts w:cs="Times New Roman"/>
          <w:sz w:val="22"/>
          <w:szCs w:val="22"/>
        </w:rPr>
        <w:t>Szczytno</w:t>
      </w:r>
      <w:proofErr w:type="spellEnd"/>
    </w:p>
    <w:p w14:paraId="281E2C5F"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Warmińsko-Mazurskie</w:t>
      </w:r>
      <w:proofErr w:type="spellEnd"/>
      <w:r w:rsidRPr="006A7486">
        <w:rPr>
          <w:rFonts w:cs="Times New Roman"/>
          <w:sz w:val="22"/>
          <w:szCs w:val="22"/>
        </w:rPr>
        <w:tab/>
      </w:r>
      <w:proofErr w:type="spellStart"/>
      <w:r w:rsidRPr="006A7486">
        <w:rPr>
          <w:rFonts w:cs="Times New Roman"/>
          <w:sz w:val="22"/>
          <w:szCs w:val="22"/>
        </w:rPr>
        <w:t>Węgorzewo</w:t>
      </w:r>
      <w:proofErr w:type="spellEnd"/>
    </w:p>
    <w:p w14:paraId="2898F4AE"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Wielkopolskie</w:t>
      </w:r>
      <w:proofErr w:type="spellEnd"/>
      <w:r w:rsidRPr="006A7486">
        <w:rPr>
          <w:rFonts w:cs="Times New Roman"/>
          <w:sz w:val="22"/>
          <w:szCs w:val="22"/>
        </w:rPr>
        <w:tab/>
      </w:r>
      <w:proofErr w:type="spellStart"/>
      <w:r w:rsidRPr="006A7486">
        <w:rPr>
          <w:rFonts w:cs="Times New Roman"/>
          <w:sz w:val="22"/>
          <w:szCs w:val="22"/>
        </w:rPr>
        <w:t>Chodzież</w:t>
      </w:r>
      <w:proofErr w:type="spellEnd"/>
    </w:p>
    <w:p w14:paraId="0EEF8B95"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Wielkopolskie</w:t>
      </w:r>
      <w:proofErr w:type="spellEnd"/>
      <w:r w:rsidRPr="006A7486">
        <w:rPr>
          <w:rFonts w:cs="Times New Roman"/>
          <w:sz w:val="22"/>
          <w:szCs w:val="22"/>
        </w:rPr>
        <w:tab/>
      </w:r>
      <w:proofErr w:type="spellStart"/>
      <w:r w:rsidRPr="006A7486">
        <w:rPr>
          <w:rFonts w:cs="Times New Roman"/>
          <w:sz w:val="22"/>
          <w:szCs w:val="22"/>
        </w:rPr>
        <w:t>Czarnków-Trzcianka</w:t>
      </w:r>
      <w:proofErr w:type="spellEnd"/>
    </w:p>
    <w:p w14:paraId="16CA9AD7"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Wielkopolskie</w:t>
      </w:r>
      <w:proofErr w:type="spellEnd"/>
      <w:r w:rsidRPr="006A7486">
        <w:rPr>
          <w:rFonts w:cs="Times New Roman"/>
          <w:sz w:val="22"/>
          <w:szCs w:val="22"/>
        </w:rPr>
        <w:tab/>
        <w:t>Gniezno</w:t>
      </w:r>
    </w:p>
    <w:p w14:paraId="75A2D70F"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Wielkopolskie</w:t>
      </w:r>
      <w:proofErr w:type="spellEnd"/>
      <w:r w:rsidRPr="006A7486">
        <w:rPr>
          <w:rFonts w:cs="Times New Roman"/>
          <w:sz w:val="22"/>
          <w:szCs w:val="22"/>
        </w:rPr>
        <w:tab/>
      </w:r>
      <w:proofErr w:type="spellStart"/>
      <w:r w:rsidRPr="006A7486">
        <w:rPr>
          <w:rFonts w:cs="Times New Roman"/>
          <w:sz w:val="22"/>
          <w:szCs w:val="22"/>
        </w:rPr>
        <w:t>Gostyń</w:t>
      </w:r>
      <w:proofErr w:type="spellEnd"/>
    </w:p>
    <w:p w14:paraId="03215A0E"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Wielkopolskie</w:t>
      </w:r>
      <w:proofErr w:type="spellEnd"/>
      <w:r w:rsidRPr="006A7486">
        <w:rPr>
          <w:rFonts w:cs="Times New Roman"/>
          <w:sz w:val="22"/>
          <w:szCs w:val="22"/>
        </w:rPr>
        <w:tab/>
        <w:t>Grodzisk Wielkopolski</w:t>
      </w:r>
    </w:p>
    <w:p w14:paraId="31888B73"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Wielkopolskie</w:t>
      </w:r>
      <w:proofErr w:type="spellEnd"/>
      <w:r w:rsidRPr="006A7486">
        <w:rPr>
          <w:rFonts w:cs="Times New Roman"/>
          <w:sz w:val="22"/>
          <w:szCs w:val="22"/>
        </w:rPr>
        <w:tab/>
      </w:r>
      <w:proofErr w:type="spellStart"/>
      <w:r w:rsidRPr="006A7486">
        <w:rPr>
          <w:rFonts w:cs="Times New Roman"/>
          <w:sz w:val="22"/>
          <w:szCs w:val="22"/>
        </w:rPr>
        <w:t>Jarocin</w:t>
      </w:r>
      <w:proofErr w:type="spellEnd"/>
    </w:p>
    <w:p w14:paraId="5E5A95BE"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Wielkopolskie</w:t>
      </w:r>
      <w:proofErr w:type="spellEnd"/>
      <w:r w:rsidRPr="006A7486">
        <w:rPr>
          <w:rFonts w:cs="Times New Roman"/>
          <w:sz w:val="22"/>
          <w:szCs w:val="22"/>
        </w:rPr>
        <w:tab/>
        <w:t>Kalisz</w:t>
      </w:r>
    </w:p>
    <w:p w14:paraId="542F7822"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Wielkopolskie</w:t>
      </w:r>
      <w:proofErr w:type="spellEnd"/>
      <w:r w:rsidRPr="006A7486">
        <w:rPr>
          <w:rFonts w:cs="Times New Roman"/>
          <w:sz w:val="22"/>
          <w:szCs w:val="22"/>
        </w:rPr>
        <w:tab/>
        <w:t>Kalisz (City)</w:t>
      </w:r>
    </w:p>
    <w:p w14:paraId="3C208F96"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Wielkopolskie</w:t>
      </w:r>
      <w:proofErr w:type="spellEnd"/>
      <w:r w:rsidRPr="006A7486">
        <w:rPr>
          <w:rFonts w:cs="Times New Roman"/>
          <w:sz w:val="22"/>
          <w:szCs w:val="22"/>
        </w:rPr>
        <w:tab/>
      </w:r>
      <w:proofErr w:type="spellStart"/>
      <w:r w:rsidRPr="006A7486">
        <w:rPr>
          <w:rFonts w:cs="Times New Roman"/>
          <w:sz w:val="22"/>
          <w:szCs w:val="22"/>
        </w:rPr>
        <w:t>Kępno</w:t>
      </w:r>
      <w:proofErr w:type="spellEnd"/>
    </w:p>
    <w:p w14:paraId="48314229"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lastRenderedPageBreak/>
        <w:t>Wielkopolskie</w:t>
      </w:r>
      <w:proofErr w:type="spellEnd"/>
      <w:r w:rsidRPr="006A7486">
        <w:rPr>
          <w:rFonts w:cs="Times New Roman"/>
          <w:sz w:val="22"/>
          <w:szCs w:val="22"/>
        </w:rPr>
        <w:tab/>
      </w:r>
      <w:proofErr w:type="spellStart"/>
      <w:r w:rsidRPr="006A7486">
        <w:rPr>
          <w:rFonts w:cs="Times New Roman"/>
          <w:sz w:val="22"/>
          <w:szCs w:val="22"/>
        </w:rPr>
        <w:t>Koło</w:t>
      </w:r>
      <w:proofErr w:type="spellEnd"/>
    </w:p>
    <w:p w14:paraId="24C4027A"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Wielkopolskie</w:t>
      </w:r>
      <w:proofErr w:type="spellEnd"/>
      <w:r w:rsidRPr="006A7486">
        <w:rPr>
          <w:rFonts w:cs="Times New Roman"/>
          <w:sz w:val="22"/>
          <w:szCs w:val="22"/>
        </w:rPr>
        <w:tab/>
        <w:t>Konin</w:t>
      </w:r>
    </w:p>
    <w:p w14:paraId="0E9FC529"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Wielkopolskie</w:t>
      </w:r>
      <w:proofErr w:type="spellEnd"/>
      <w:r w:rsidRPr="006A7486">
        <w:rPr>
          <w:rFonts w:cs="Times New Roman"/>
          <w:sz w:val="22"/>
          <w:szCs w:val="22"/>
        </w:rPr>
        <w:tab/>
        <w:t>Konin (City)</w:t>
      </w:r>
    </w:p>
    <w:p w14:paraId="225B6A46"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Wielkopolskie</w:t>
      </w:r>
      <w:proofErr w:type="spellEnd"/>
      <w:r w:rsidRPr="006A7486">
        <w:rPr>
          <w:rFonts w:cs="Times New Roman"/>
          <w:sz w:val="22"/>
          <w:szCs w:val="22"/>
        </w:rPr>
        <w:tab/>
      </w:r>
      <w:proofErr w:type="spellStart"/>
      <w:r w:rsidRPr="006A7486">
        <w:rPr>
          <w:rFonts w:cs="Times New Roman"/>
          <w:sz w:val="22"/>
          <w:szCs w:val="22"/>
        </w:rPr>
        <w:t>Kościan</w:t>
      </w:r>
      <w:proofErr w:type="spellEnd"/>
    </w:p>
    <w:p w14:paraId="2808B1A2"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Wielkopolskie</w:t>
      </w:r>
      <w:proofErr w:type="spellEnd"/>
      <w:r w:rsidRPr="006A7486">
        <w:rPr>
          <w:rFonts w:cs="Times New Roman"/>
          <w:sz w:val="22"/>
          <w:szCs w:val="22"/>
        </w:rPr>
        <w:tab/>
        <w:t>Krotoszyn</w:t>
      </w:r>
    </w:p>
    <w:p w14:paraId="70936226"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Wielkopolskie</w:t>
      </w:r>
      <w:proofErr w:type="spellEnd"/>
      <w:r w:rsidRPr="006A7486">
        <w:rPr>
          <w:rFonts w:cs="Times New Roman"/>
          <w:sz w:val="22"/>
          <w:szCs w:val="22"/>
        </w:rPr>
        <w:tab/>
        <w:t>Leszno</w:t>
      </w:r>
    </w:p>
    <w:p w14:paraId="612944E3"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Wielkopolskie</w:t>
      </w:r>
      <w:proofErr w:type="spellEnd"/>
      <w:r w:rsidRPr="006A7486">
        <w:rPr>
          <w:rFonts w:cs="Times New Roman"/>
          <w:sz w:val="22"/>
          <w:szCs w:val="22"/>
        </w:rPr>
        <w:tab/>
        <w:t>Leszno (City)</w:t>
      </w:r>
    </w:p>
    <w:p w14:paraId="0744A6B0"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Wielkopolskie</w:t>
      </w:r>
      <w:proofErr w:type="spellEnd"/>
      <w:r w:rsidRPr="006A7486">
        <w:rPr>
          <w:rFonts w:cs="Times New Roman"/>
          <w:sz w:val="22"/>
          <w:szCs w:val="22"/>
        </w:rPr>
        <w:tab/>
      </w:r>
      <w:proofErr w:type="spellStart"/>
      <w:r w:rsidRPr="006A7486">
        <w:rPr>
          <w:rFonts w:cs="Times New Roman"/>
          <w:sz w:val="22"/>
          <w:szCs w:val="22"/>
        </w:rPr>
        <w:t>Międzychód</w:t>
      </w:r>
      <w:proofErr w:type="spellEnd"/>
    </w:p>
    <w:p w14:paraId="6FBB68D4"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Wielkopolskie</w:t>
      </w:r>
      <w:proofErr w:type="spellEnd"/>
      <w:r w:rsidRPr="006A7486">
        <w:rPr>
          <w:rFonts w:cs="Times New Roman"/>
          <w:sz w:val="22"/>
          <w:szCs w:val="22"/>
        </w:rPr>
        <w:tab/>
        <w:t xml:space="preserve">Nowy </w:t>
      </w:r>
      <w:proofErr w:type="spellStart"/>
      <w:r w:rsidRPr="006A7486">
        <w:rPr>
          <w:rFonts w:cs="Times New Roman"/>
          <w:sz w:val="22"/>
          <w:szCs w:val="22"/>
        </w:rPr>
        <w:t>Tomyśl</w:t>
      </w:r>
      <w:proofErr w:type="spellEnd"/>
    </w:p>
    <w:p w14:paraId="03B18461"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Wielkopolskie</w:t>
      </w:r>
      <w:proofErr w:type="spellEnd"/>
      <w:r w:rsidRPr="006A7486">
        <w:rPr>
          <w:rFonts w:cs="Times New Roman"/>
          <w:sz w:val="22"/>
          <w:szCs w:val="22"/>
        </w:rPr>
        <w:tab/>
      </w:r>
      <w:proofErr w:type="spellStart"/>
      <w:r w:rsidRPr="006A7486">
        <w:rPr>
          <w:rFonts w:cs="Times New Roman"/>
          <w:sz w:val="22"/>
          <w:szCs w:val="22"/>
        </w:rPr>
        <w:t>Oborniki</w:t>
      </w:r>
      <w:proofErr w:type="spellEnd"/>
    </w:p>
    <w:p w14:paraId="4C303E5A"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Wielkopolskie</w:t>
      </w:r>
      <w:proofErr w:type="spellEnd"/>
      <w:r w:rsidRPr="006A7486">
        <w:rPr>
          <w:rFonts w:cs="Times New Roman"/>
          <w:sz w:val="22"/>
          <w:szCs w:val="22"/>
        </w:rPr>
        <w:tab/>
        <w:t>Ostrów Wielkopolski</w:t>
      </w:r>
    </w:p>
    <w:p w14:paraId="71D4D69D"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Wielkopolskie</w:t>
      </w:r>
      <w:proofErr w:type="spellEnd"/>
      <w:r w:rsidRPr="006A7486">
        <w:rPr>
          <w:rFonts w:cs="Times New Roman"/>
          <w:sz w:val="22"/>
          <w:szCs w:val="22"/>
        </w:rPr>
        <w:tab/>
      </w:r>
      <w:proofErr w:type="spellStart"/>
      <w:r w:rsidRPr="006A7486">
        <w:rPr>
          <w:rFonts w:cs="Times New Roman"/>
          <w:sz w:val="22"/>
          <w:szCs w:val="22"/>
        </w:rPr>
        <w:t>Ostrzeszów</w:t>
      </w:r>
      <w:proofErr w:type="spellEnd"/>
    </w:p>
    <w:p w14:paraId="0D3A2FA9"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Wielkopolskie</w:t>
      </w:r>
      <w:proofErr w:type="spellEnd"/>
      <w:r w:rsidRPr="006A7486">
        <w:rPr>
          <w:rFonts w:cs="Times New Roman"/>
          <w:sz w:val="22"/>
          <w:szCs w:val="22"/>
        </w:rPr>
        <w:tab/>
      </w:r>
      <w:proofErr w:type="spellStart"/>
      <w:r w:rsidRPr="006A7486">
        <w:rPr>
          <w:rFonts w:cs="Times New Roman"/>
          <w:sz w:val="22"/>
          <w:szCs w:val="22"/>
        </w:rPr>
        <w:t>Piła</w:t>
      </w:r>
      <w:proofErr w:type="spellEnd"/>
    </w:p>
    <w:p w14:paraId="0C432C28"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Wielkopolskie</w:t>
      </w:r>
      <w:proofErr w:type="spellEnd"/>
      <w:r w:rsidRPr="006A7486">
        <w:rPr>
          <w:rFonts w:cs="Times New Roman"/>
          <w:sz w:val="22"/>
          <w:szCs w:val="22"/>
        </w:rPr>
        <w:tab/>
      </w:r>
      <w:proofErr w:type="spellStart"/>
      <w:r w:rsidRPr="006A7486">
        <w:rPr>
          <w:rFonts w:cs="Times New Roman"/>
          <w:sz w:val="22"/>
          <w:szCs w:val="22"/>
        </w:rPr>
        <w:t>Pleszew</w:t>
      </w:r>
      <w:proofErr w:type="spellEnd"/>
    </w:p>
    <w:p w14:paraId="0801B222"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Wielkopolskie</w:t>
      </w:r>
      <w:proofErr w:type="spellEnd"/>
      <w:r w:rsidRPr="006A7486">
        <w:rPr>
          <w:rFonts w:cs="Times New Roman"/>
          <w:sz w:val="22"/>
          <w:szCs w:val="22"/>
        </w:rPr>
        <w:tab/>
      </w:r>
      <w:proofErr w:type="spellStart"/>
      <w:r w:rsidRPr="006A7486">
        <w:rPr>
          <w:rFonts w:cs="Times New Roman"/>
          <w:sz w:val="22"/>
          <w:szCs w:val="22"/>
        </w:rPr>
        <w:t>Poznań</w:t>
      </w:r>
      <w:proofErr w:type="spellEnd"/>
    </w:p>
    <w:p w14:paraId="441B6D49"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Wielkopolskie</w:t>
      </w:r>
      <w:proofErr w:type="spellEnd"/>
      <w:r w:rsidRPr="006A7486">
        <w:rPr>
          <w:rFonts w:cs="Times New Roman"/>
          <w:sz w:val="22"/>
          <w:szCs w:val="22"/>
        </w:rPr>
        <w:tab/>
      </w:r>
      <w:proofErr w:type="spellStart"/>
      <w:r w:rsidRPr="006A7486">
        <w:rPr>
          <w:rFonts w:cs="Times New Roman"/>
          <w:sz w:val="22"/>
          <w:szCs w:val="22"/>
        </w:rPr>
        <w:t>Poznań</w:t>
      </w:r>
      <w:proofErr w:type="spellEnd"/>
      <w:r w:rsidRPr="006A7486">
        <w:rPr>
          <w:rFonts w:cs="Times New Roman"/>
          <w:sz w:val="22"/>
          <w:szCs w:val="22"/>
        </w:rPr>
        <w:t xml:space="preserve"> (City)</w:t>
      </w:r>
    </w:p>
    <w:p w14:paraId="6B3C666E"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Wielkopolskie</w:t>
      </w:r>
      <w:proofErr w:type="spellEnd"/>
      <w:r w:rsidRPr="006A7486">
        <w:rPr>
          <w:rFonts w:cs="Times New Roman"/>
          <w:sz w:val="22"/>
          <w:szCs w:val="22"/>
        </w:rPr>
        <w:tab/>
        <w:t>Rawicz</w:t>
      </w:r>
    </w:p>
    <w:p w14:paraId="07326CCC"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Wielkopolskie</w:t>
      </w:r>
      <w:proofErr w:type="spellEnd"/>
      <w:r w:rsidRPr="006A7486">
        <w:rPr>
          <w:rFonts w:cs="Times New Roman"/>
          <w:sz w:val="22"/>
          <w:szCs w:val="22"/>
        </w:rPr>
        <w:tab/>
        <w:t>Słupca</w:t>
      </w:r>
    </w:p>
    <w:p w14:paraId="348471B4"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Wielkopolskie</w:t>
      </w:r>
      <w:proofErr w:type="spellEnd"/>
      <w:r w:rsidRPr="006A7486">
        <w:rPr>
          <w:rFonts w:cs="Times New Roman"/>
          <w:sz w:val="22"/>
          <w:szCs w:val="22"/>
        </w:rPr>
        <w:tab/>
      </w:r>
      <w:proofErr w:type="spellStart"/>
      <w:r w:rsidRPr="006A7486">
        <w:rPr>
          <w:rFonts w:cs="Times New Roman"/>
          <w:sz w:val="22"/>
          <w:szCs w:val="22"/>
        </w:rPr>
        <w:t>Śrem</w:t>
      </w:r>
      <w:proofErr w:type="spellEnd"/>
    </w:p>
    <w:p w14:paraId="580AC494"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Wielkopolskie</w:t>
      </w:r>
      <w:proofErr w:type="spellEnd"/>
      <w:r w:rsidRPr="006A7486">
        <w:rPr>
          <w:rFonts w:cs="Times New Roman"/>
          <w:sz w:val="22"/>
          <w:szCs w:val="22"/>
        </w:rPr>
        <w:tab/>
      </w:r>
      <w:proofErr w:type="spellStart"/>
      <w:r w:rsidRPr="006A7486">
        <w:rPr>
          <w:rFonts w:cs="Times New Roman"/>
          <w:sz w:val="22"/>
          <w:szCs w:val="22"/>
        </w:rPr>
        <w:t>Środa</w:t>
      </w:r>
      <w:proofErr w:type="spellEnd"/>
      <w:r w:rsidRPr="006A7486">
        <w:rPr>
          <w:rFonts w:cs="Times New Roman"/>
          <w:sz w:val="22"/>
          <w:szCs w:val="22"/>
        </w:rPr>
        <w:t xml:space="preserve"> </w:t>
      </w:r>
      <w:proofErr w:type="spellStart"/>
      <w:r w:rsidRPr="006A7486">
        <w:rPr>
          <w:rFonts w:cs="Times New Roman"/>
          <w:sz w:val="22"/>
          <w:szCs w:val="22"/>
        </w:rPr>
        <w:t>Wielkopolska</w:t>
      </w:r>
      <w:proofErr w:type="spellEnd"/>
    </w:p>
    <w:p w14:paraId="302458D4"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Wielkopolskie</w:t>
      </w:r>
      <w:proofErr w:type="spellEnd"/>
      <w:r w:rsidRPr="006A7486">
        <w:rPr>
          <w:rFonts w:cs="Times New Roman"/>
          <w:sz w:val="22"/>
          <w:szCs w:val="22"/>
        </w:rPr>
        <w:tab/>
      </w:r>
      <w:proofErr w:type="spellStart"/>
      <w:r w:rsidRPr="006A7486">
        <w:rPr>
          <w:rFonts w:cs="Times New Roman"/>
          <w:sz w:val="22"/>
          <w:szCs w:val="22"/>
        </w:rPr>
        <w:t>Szamotuły</w:t>
      </w:r>
      <w:proofErr w:type="spellEnd"/>
    </w:p>
    <w:p w14:paraId="7D70888A"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Wielkopolskie</w:t>
      </w:r>
      <w:proofErr w:type="spellEnd"/>
      <w:r w:rsidRPr="006A7486">
        <w:rPr>
          <w:rFonts w:cs="Times New Roman"/>
          <w:sz w:val="22"/>
          <w:szCs w:val="22"/>
        </w:rPr>
        <w:tab/>
        <w:t>Turek</w:t>
      </w:r>
    </w:p>
    <w:p w14:paraId="613319EE"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Wielkopolskie</w:t>
      </w:r>
      <w:proofErr w:type="spellEnd"/>
      <w:r w:rsidRPr="006A7486">
        <w:rPr>
          <w:rFonts w:cs="Times New Roman"/>
          <w:sz w:val="22"/>
          <w:szCs w:val="22"/>
        </w:rPr>
        <w:tab/>
      </w:r>
      <w:proofErr w:type="spellStart"/>
      <w:r w:rsidRPr="006A7486">
        <w:rPr>
          <w:rFonts w:cs="Times New Roman"/>
          <w:sz w:val="22"/>
          <w:szCs w:val="22"/>
        </w:rPr>
        <w:t>Wągrowiec</w:t>
      </w:r>
      <w:proofErr w:type="spellEnd"/>
    </w:p>
    <w:p w14:paraId="0076ACC9"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Wielkopolskie</w:t>
      </w:r>
      <w:proofErr w:type="spellEnd"/>
      <w:r w:rsidRPr="006A7486">
        <w:rPr>
          <w:rFonts w:cs="Times New Roman"/>
          <w:sz w:val="22"/>
          <w:szCs w:val="22"/>
        </w:rPr>
        <w:tab/>
      </w:r>
      <w:proofErr w:type="spellStart"/>
      <w:r w:rsidRPr="006A7486">
        <w:rPr>
          <w:rFonts w:cs="Times New Roman"/>
          <w:sz w:val="22"/>
          <w:szCs w:val="22"/>
        </w:rPr>
        <w:t>Wolsztyn</w:t>
      </w:r>
      <w:proofErr w:type="spellEnd"/>
    </w:p>
    <w:p w14:paraId="63CF4F05"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Wielkopolskie</w:t>
      </w:r>
      <w:proofErr w:type="spellEnd"/>
      <w:r w:rsidRPr="006A7486">
        <w:rPr>
          <w:rFonts w:cs="Times New Roman"/>
          <w:sz w:val="22"/>
          <w:szCs w:val="22"/>
        </w:rPr>
        <w:tab/>
      </w:r>
      <w:proofErr w:type="spellStart"/>
      <w:r w:rsidRPr="006A7486">
        <w:rPr>
          <w:rFonts w:cs="Times New Roman"/>
          <w:sz w:val="22"/>
          <w:szCs w:val="22"/>
        </w:rPr>
        <w:t>Września</w:t>
      </w:r>
      <w:proofErr w:type="spellEnd"/>
    </w:p>
    <w:p w14:paraId="23174EE8"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Wielkopolskie</w:t>
      </w:r>
      <w:proofErr w:type="spellEnd"/>
      <w:r w:rsidRPr="006A7486">
        <w:rPr>
          <w:rFonts w:cs="Times New Roman"/>
          <w:sz w:val="22"/>
          <w:szCs w:val="22"/>
        </w:rPr>
        <w:tab/>
      </w:r>
      <w:proofErr w:type="spellStart"/>
      <w:r w:rsidRPr="006A7486">
        <w:rPr>
          <w:rFonts w:cs="Times New Roman"/>
          <w:sz w:val="22"/>
          <w:szCs w:val="22"/>
        </w:rPr>
        <w:t>Złotów</w:t>
      </w:r>
      <w:proofErr w:type="spellEnd"/>
    </w:p>
    <w:p w14:paraId="503AE249"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Zachodniopomorskie</w:t>
      </w:r>
      <w:proofErr w:type="spellEnd"/>
      <w:r w:rsidRPr="006A7486">
        <w:rPr>
          <w:rFonts w:cs="Times New Roman"/>
          <w:sz w:val="22"/>
          <w:szCs w:val="22"/>
        </w:rPr>
        <w:tab/>
        <w:t>Białogard</w:t>
      </w:r>
    </w:p>
    <w:p w14:paraId="7E07F9B6"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Zachodniopomorskie</w:t>
      </w:r>
      <w:proofErr w:type="spellEnd"/>
      <w:r w:rsidRPr="006A7486">
        <w:rPr>
          <w:rFonts w:cs="Times New Roman"/>
          <w:sz w:val="22"/>
          <w:szCs w:val="22"/>
        </w:rPr>
        <w:tab/>
      </w:r>
      <w:proofErr w:type="spellStart"/>
      <w:r w:rsidRPr="006A7486">
        <w:rPr>
          <w:rFonts w:cs="Times New Roman"/>
          <w:sz w:val="22"/>
          <w:szCs w:val="22"/>
        </w:rPr>
        <w:t>Choszczno</w:t>
      </w:r>
      <w:proofErr w:type="spellEnd"/>
    </w:p>
    <w:p w14:paraId="1303AA3D"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Zachodniopomorskie</w:t>
      </w:r>
      <w:proofErr w:type="spellEnd"/>
      <w:r w:rsidRPr="006A7486">
        <w:rPr>
          <w:rFonts w:cs="Times New Roman"/>
          <w:sz w:val="22"/>
          <w:szCs w:val="22"/>
        </w:rPr>
        <w:tab/>
        <w:t>Drawsko</w:t>
      </w:r>
    </w:p>
    <w:p w14:paraId="0EA6A807"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Zachodniopomorskie</w:t>
      </w:r>
      <w:proofErr w:type="spellEnd"/>
      <w:r w:rsidRPr="006A7486">
        <w:rPr>
          <w:rFonts w:cs="Times New Roman"/>
          <w:sz w:val="22"/>
          <w:szCs w:val="22"/>
        </w:rPr>
        <w:tab/>
      </w:r>
      <w:proofErr w:type="spellStart"/>
      <w:r w:rsidRPr="006A7486">
        <w:rPr>
          <w:rFonts w:cs="Times New Roman"/>
          <w:sz w:val="22"/>
          <w:szCs w:val="22"/>
        </w:rPr>
        <w:t>Goleniów</w:t>
      </w:r>
      <w:proofErr w:type="spellEnd"/>
    </w:p>
    <w:p w14:paraId="2A88BB0F"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lastRenderedPageBreak/>
        <w:t>Zachodniopomorskie</w:t>
      </w:r>
      <w:proofErr w:type="spellEnd"/>
      <w:r w:rsidRPr="006A7486">
        <w:rPr>
          <w:rFonts w:cs="Times New Roman"/>
          <w:sz w:val="22"/>
          <w:szCs w:val="22"/>
        </w:rPr>
        <w:tab/>
        <w:t>Gryfice</w:t>
      </w:r>
    </w:p>
    <w:p w14:paraId="5A7CEFDC"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Zachodniopomorskie</w:t>
      </w:r>
      <w:proofErr w:type="spellEnd"/>
      <w:r w:rsidRPr="006A7486">
        <w:rPr>
          <w:rFonts w:cs="Times New Roman"/>
          <w:sz w:val="22"/>
          <w:szCs w:val="22"/>
        </w:rPr>
        <w:tab/>
        <w:t>Gryfino</w:t>
      </w:r>
    </w:p>
    <w:p w14:paraId="060ABAB8"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Zachodniopomorskie</w:t>
      </w:r>
      <w:proofErr w:type="spellEnd"/>
      <w:r w:rsidRPr="006A7486">
        <w:rPr>
          <w:rFonts w:cs="Times New Roman"/>
          <w:sz w:val="22"/>
          <w:szCs w:val="22"/>
        </w:rPr>
        <w:tab/>
        <w:t>Kamień</w:t>
      </w:r>
    </w:p>
    <w:p w14:paraId="64A9D89E"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Zachodniopomorskie</w:t>
      </w:r>
      <w:proofErr w:type="spellEnd"/>
      <w:r w:rsidRPr="006A7486">
        <w:rPr>
          <w:rFonts w:cs="Times New Roman"/>
          <w:sz w:val="22"/>
          <w:szCs w:val="22"/>
        </w:rPr>
        <w:tab/>
      </w:r>
      <w:proofErr w:type="spellStart"/>
      <w:r w:rsidRPr="006A7486">
        <w:rPr>
          <w:rFonts w:cs="Times New Roman"/>
          <w:sz w:val="22"/>
          <w:szCs w:val="22"/>
        </w:rPr>
        <w:t>Kołobrzeg</w:t>
      </w:r>
      <w:proofErr w:type="spellEnd"/>
    </w:p>
    <w:p w14:paraId="62E812F1"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Zachodniopomorskie</w:t>
      </w:r>
      <w:proofErr w:type="spellEnd"/>
      <w:r w:rsidRPr="006A7486">
        <w:rPr>
          <w:rFonts w:cs="Times New Roman"/>
          <w:sz w:val="22"/>
          <w:szCs w:val="22"/>
        </w:rPr>
        <w:tab/>
        <w:t>Koszalin</w:t>
      </w:r>
    </w:p>
    <w:p w14:paraId="7C2B96D1"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Zachodniopomorskie</w:t>
      </w:r>
      <w:proofErr w:type="spellEnd"/>
      <w:r w:rsidRPr="006A7486">
        <w:rPr>
          <w:rFonts w:cs="Times New Roman"/>
          <w:sz w:val="22"/>
          <w:szCs w:val="22"/>
        </w:rPr>
        <w:tab/>
        <w:t>Koszalin (City)</w:t>
      </w:r>
    </w:p>
    <w:p w14:paraId="2F45C604"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Zachodniopomorskie</w:t>
      </w:r>
      <w:proofErr w:type="spellEnd"/>
      <w:r w:rsidRPr="006A7486">
        <w:rPr>
          <w:rFonts w:cs="Times New Roman"/>
          <w:sz w:val="22"/>
          <w:szCs w:val="22"/>
        </w:rPr>
        <w:tab/>
      </w:r>
      <w:proofErr w:type="spellStart"/>
      <w:r w:rsidRPr="006A7486">
        <w:rPr>
          <w:rFonts w:cs="Times New Roman"/>
          <w:sz w:val="22"/>
          <w:szCs w:val="22"/>
        </w:rPr>
        <w:t>Łobez</w:t>
      </w:r>
      <w:proofErr w:type="spellEnd"/>
    </w:p>
    <w:p w14:paraId="22CA451F"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Zachodniopomorskie</w:t>
      </w:r>
      <w:proofErr w:type="spellEnd"/>
      <w:r w:rsidRPr="006A7486">
        <w:rPr>
          <w:rFonts w:cs="Times New Roman"/>
          <w:sz w:val="22"/>
          <w:szCs w:val="22"/>
        </w:rPr>
        <w:tab/>
        <w:t>Myślibórz</w:t>
      </w:r>
    </w:p>
    <w:p w14:paraId="44CA7C8B"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Zachodniopomorskie</w:t>
      </w:r>
      <w:proofErr w:type="spellEnd"/>
      <w:r w:rsidRPr="006A7486">
        <w:rPr>
          <w:rFonts w:cs="Times New Roman"/>
          <w:sz w:val="22"/>
          <w:szCs w:val="22"/>
        </w:rPr>
        <w:tab/>
        <w:t>Police</w:t>
      </w:r>
    </w:p>
    <w:p w14:paraId="2718C8E0"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Zachodniopomorskie</w:t>
      </w:r>
      <w:proofErr w:type="spellEnd"/>
      <w:r w:rsidRPr="006A7486">
        <w:rPr>
          <w:rFonts w:cs="Times New Roman"/>
          <w:sz w:val="22"/>
          <w:szCs w:val="22"/>
        </w:rPr>
        <w:tab/>
        <w:t>Pyrzyce</w:t>
      </w:r>
    </w:p>
    <w:p w14:paraId="7CDEEDD2"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Zachodniopomorskie</w:t>
      </w:r>
      <w:proofErr w:type="spellEnd"/>
      <w:r w:rsidRPr="006A7486">
        <w:rPr>
          <w:rFonts w:cs="Times New Roman"/>
          <w:sz w:val="22"/>
          <w:szCs w:val="22"/>
        </w:rPr>
        <w:tab/>
        <w:t>Sławno</w:t>
      </w:r>
    </w:p>
    <w:p w14:paraId="0F569730"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Zachodniopomorskie</w:t>
      </w:r>
      <w:proofErr w:type="spellEnd"/>
      <w:r w:rsidRPr="006A7486">
        <w:rPr>
          <w:rFonts w:cs="Times New Roman"/>
          <w:sz w:val="22"/>
          <w:szCs w:val="22"/>
        </w:rPr>
        <w:tab/>
        <w:t>Stargard</w:t>
      </w:r>
    </w:p>
    <w:p w14:paraId="07F2D6B2"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Zachodniopomorskie</w:t>
      </w:r>
      <w:proofErr w:type="spellEnd"/>
      <w:r w:rsidRPr="006A7486">
        <w:rPr>
          <w:rFonts w:cs="Times New Roman"/>
          <w:sz w:val="22"/>
          <w:szCs w:val="22"/>
        </w:rPr>
        <w:tab/>
      </w:r>
      <w:proofErr w:type="spellStart"/>
      <w:r w:rsidRPr="006A7486">
        <w:rPr>
          <w:rFonts w:cs="Times New Roman"/>
          <w:sz w:val="22"/>
          <w:szCs w:val="22"/>
        </w:rPr>
        <w:t>Świdwin</w:t>
      </w:r>
      <w:proofErr w:type="spellEnd"/>
    </w:p>
    <w:p w14:paraId="0A231E5E"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Zachodniopomorskie</w:t>
      </w:r>
      <w:proofErr w:type="spellEnd"/>
      <w:r w:rsidRPr="006A7486">
        <w:rPr>
          <w:rFonts w:cs="Times New Roman"/>
          <w:sz w:val="22"/>
          <w:szCs w:val="22"/>
        </w:rPr>
        <w:tab/>
      </w:r>
      <w:proofErr w:type="spellStart"/>
      <w:r w:rsidRPr="006A7486">
        <w:rPr>
          <w:rFonts w:cs="Times New Roman"/>
          <w:sz w:val="22"/>
          <w:szCs w:val="22"/>
        </w:rPr>
        <w:t>Świnoujście</w:t>
      </w:r>
      <w:proofErr w:type="spellEnd"/>
    </w:p>
    <w:p w14:paraId="0050BC5E"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Zachodniopomorskie</w:t>
      </w:r>
      <w:proofErr w:type="spellEnd"/>
      <w:r w:rsidRPr="006A7486">
        <w:rPr>
          <w:rFonts w:cs="Times New Roman"/>
          <w:sz w:val="22"/>
          <w:szCs w:val="22"/>
        </w:rPr>
        <w:tab/>
        <w:t>Szczecin</w:t>
      </w:r>
    </w:p>
    <w:p w14:paraId="345708D0"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Zachodniopomorskie</w:t>
      </w:r>
      <w:proofErr w:type="spellEnd"/>
      <w:r w:rsidRPr="006A7486">
        <w:rPr>
          <w:rFonts w:cs="Times New Roman"/>
          <w:sz w:val="22"/>
          <w:szCs w:val="22"/>
        </w:rPr>
        <w:tab/>
        <w:t>Szczecinek</w:t>
      </w:r>
    </w:p>
    <w:p w14:paraId="09F9E2EB"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Zachodniopomorskie</w:t>
      </w:r>
      <w:proofErr w:type="spellEnd"/>
      <w:r w:rsidRPr="006A7486">
        <w:rPr>
          <w:rFonts w:cs="Times New Roman"/>
          <w:sz w:val="22"/>
          <w:szCs w:val="22"/>
        </w:rPr>
        <w:tab/>
        <w:t>Wałcz</w:t>
      </w:r>
    </w:p>
    <w:p w14:paraId="5282FA95" w14:textId="77777777" w:rsidR="00885FAC" w:rsidRPr="006A7486" w:rsidRDefault="00885FAC" w:rsidP="00F81EC4">
      <w:pPr>
        <w:tabs>
          <w:tab w:val="left" w:pos="270"/>
        </w:tabs>
        <w:spacing w:line="240" w:lineRule="auto"/>
        <w:ind w:left="720"/>
        <w:rPr>
          <w:rFonts w:cs="Times New Roman"/>
          <w:sz w:val="22"/>
          <w:szCs w:val="22"/>
        </w:rPr>
      </w:pPr>
      <w:proofErr w:type="spellStart"/>
      <w:r w:rsidRPr="006A7486">
        <w:rPr>
          <w:rFonts w:cs="Times New Roman"/>
          <w:sz w:val="22"/>
          <w:szCs w:val="22"/>
        </w:rPr>
        <w:t>Zachodniopomorskie</w:t>
      </w:r>
      <w:proofErr w:type="spellEnd"/>
      <w:r w:rsidRPr="006A7486">
        <w:rPr>
          <w:rFonts w:cs="Times New Roman"/>
          <w:sz w:val="22"/>
          <w:szCs w:val="22"/>
        </w:rPr>
        <w:tab/>
        <w:t>Zalew Szczeciński</w:t>
      </w:r>
    </w:p>
    <w:p w14:paraId="05D3FC3A" w14:textId="77777777" w:rsidR="00885FAC" w:rsidRPr="006A7486" w:rsidRDefault="00885FAC" w:rsidP="00F81EC4">
      <w:pPr>
        <w:tabs>
          <w:tab w:val="left" w:pos="270"/>
        </w:tabs>
        <w:spacing w:line="240" w:lineRule="auto"/>
        <w:ind w:left="144" w:hanging="288"/>
        <w:rPr>
          <w:rFonts w:cs="Times New Roman"/>
          <w:sz w:val="22"/>
          <w:szCs w:val="22"/>
        </w:rPr>
      </w:pPr>
    </w:p>
    <w:p w14:paraId="307FE53C" w14:textId="77777777" w:rsidR="00885FAC" w:rsidRPr="006A7486" w:rsidRDefault="00885FAC" w:rsidP="00F81EC4">
      <w:pPr>
        <w:tabs>
          <w:tab w:val="left" w:pos="270"/>
        </w:tabs>
        <w:spacing w:line="240" w:lineRule="auto"/>
        <w:ind w:left="144" w:hanging="288"/>
        <w:rPr>
          <w:rFonts w:cs="Times New Roman"/>
          <w:sz w:val="22"/>
          <w:szCs w:val="22"/>
        </w:rPr>
      </w:pPr>
    </w:p>
    <w:p w14:paraId="3589F00F" w14:textId="6521D3DF" w:rsidR="00885FAC" w:rsidRPr="006A7486" w:rsidRDefault="00D94E8C" w:rsidP="00946394">
      <w:pPr>
        <w:pStyle w:val="ListParagraph"/>
        <w:numPr>
          <w:ilvl w:val="0"/>
          <w:numId w:val="9"/>
        </w:numPr>
        <w:tabs>
          <w:tab w:val="left" w:pos="270"/>
        </w:tabs>
        <w:spacing w:after="0" w:line="240" w:lineRule="auto"/>
        <w:ind w:left="144" w:hanging="288"/>
        <w:rPr>
          <w:rFonts w:cs="Times New Roman"/>
          <w:sz w:val="22"/>
          <w:szCs w:val="22"/>
        </w:rPr>
      </w:pPr>
      <w:r>
        <w:rPr>
          <w:rFonts w:cs="Times New Roman"/>
          <w:sz w:val="22"/>
          <w:szCs w:val="22"/>
        </w:rPr>
        <w:t>In a given month, what is your total individual income</w:t>
      </w:r>
      <w:r w:rsidR="00885FAC" w:rsidRPr="006A7486">
        <w:rPr>
          <w:rFonts w:cs="Times New Roman"/>
          <w:sz w:val="22"/>
          <w:szCs w:val="22"/>
        </w:rPr>
        <w:t xml:space="preserve"> (in Polish</w:t>
      </w:r>
      <w:r w:rsidR="00885FAC" w:rsidRPr="006A7486">
        <w:rPr>
          <w:sz w:val="22"/>
          <w:szCs w:val="22"/>
        </w:rPr>
        <w:t xml:space="preserve"> </w:t>
      </w:r>
      <w:proofErr w:type="spellStart"/>
      <w:r w:rsidR="00885FAC" w:rsidRPr="006A7486">
        <w:rPr>
          <w:rFonts w:cs="Times New Roman"/>
          <w:sz w:val="22"/>
          <w:szCs w:val="22"/>
        </w:rPr>
        <w:t>złoty</w:t>
      </w:r>
      <w:proofErr w:type="spellEnd"/>
      <w:proofErr w:type="gramStart"/>
      <w:r w:rsidR="00885FAC" w:rsidRPr="006A7486">
        <w:rPr>
          <w:rFonts w:cs="Times New Roman"/>
          <w:sz w:val="22"/>
          <w:szCs w:val="22"/>
        </w:rPr>
        <w:t>) ?</w:t>
      </w:r>
      <w:proofErr w:type="gramEnd"/>
      <w:r w:rsidR="00885FAC" w:rsidRPr="006A7486">
        <w:rPr>
          <w:rFonts w:cs="Times New Roman"/>
          <w:sz w:val="22"/>
          <w:szCs w:val="22"/>
        </w:rPr>
        <w:t xml:space="preserve"> </w:t>
      </w:r>
    </w:p>
    <w:p w14:paraId="1DFAFFB8" w14:textId="7447FFBB" w:rsidR="00885FAC" w:rsidRPr="006A7486" w:rsidRDefault="00885FAC" w:rsidP="00191210">
      <w:pPr>
        <w:tabs>
          <w:tab w:val="left" w:pos="270"/>
        </w:tabs>
        <w:spacing w:line="240" w:lineRule="auto"/>
        <w:ind w:left="270"/>
        <w:rPr>
          <w:rFonts w:cs="Times New Roman"/>
          <w:sz w:val="22"/>
          <w:szCs w:val="22"/>
        </w:rPr>
      </w:pPr>
      <w:r w:rsidRPr="006A7486">
        <w:rPr>
          <w:rFonts w:cs="Times New Roman"/>
          <w:sz w:val="22"/>
          <w:szCs w:val="22"/>
        </w:rPr>
        <w:t xml:space="preserve">0 – </w:t>
      </w:r>
      <w:r w:rsidR="00D94E8C">
        <w:rPr>
          <w:rFonts w:cs="Times New Roman"/>
          <w:sz w:val="22"/>
          <w:szCs w:val="22"/>
        </w:rPr>
        <w:t>1940</w:t>
      </w:r>
      <w:r w:rsidRPr="006A7486">
        <w:rPr>
          <w:rFonts w:cs="Times New Roman"/>
          <w:sz w:val="22"/>
          <w:szCs w:val="22"/>
        </w:rPr>
        <w:br/>
      </w:r>
      <w:r w:rsidR="00D94E8C">
        <w:rPr>
          <w:rFonts w:cs="Times New Roman"/>
          <w:sz w:val="22"/>
          <w:szCs w:val="22"/>
        </w:rPr>
        <w:t>1941-2633</w:t>
      </w:r>
      <w:r w:rsidRPr="006A7486">
        <w:rPr>
          <w:rFonts w:cs="Times New Roman"/>
          <w:sz w:val="22"/>
          <w:szCs w:val="22"/>
        </w:rPr>
        <w:br/>
      </w:r>
      <w:r w:rsidR="00D94E8C">
        <w:rPr>
          <w:rFonts w:cs="Times New Roman"/>
          <w:sz w:val="22"/>
          <w:szCs w:val="22"/>
        </w:rPr>
        <w:t>2634 –</w:t>
      </w:r>
      <w:r w:rsidRPr="006A7486">
        <w:rPr>
          <w:rFonts w:cs="Times New Roman"/>
          <w:sz w:val="22"/>
          <w:szCs w:val="22"/>
        </w:rPr>
        <w:t xml:space="preserve"> </w:t>
      </w:r>
      <w:r w:rsidR="00D94E8C">
        <w:rPr>
          <w:rFonts w:cs="Times New Roman"/>
          <w:sz w:val="22"/>
          <w:szCs w:val="22"/>
        </w:rPr>
        <w:t>33113312 - 4250</w:t>
      </w:r>
      <w:r w:rsidRPr="006A7486">
        <w:rPr>
          <w:rFonts w:cs="Times New Roman"/>
          <w:sz w:val="22"/>
          <w:szCs w:val="22"/>
        </w:rPr>
        <w:br/>
      </w:r>
      <w:r w:rsidR="00D94E8C">
        <w:rPr>
          <w:rFonts w:cs="Times New Roman"/>
          <w:sz w:val="22"/>
          <w:szCs w:val="22"/>
        </w:rPr>
        <w:t>4251</w:t>
      </w:r>
      <w:r w:rsidRPr="006A7486">
        <w:rPr>
          <w:rFonts w:cs="Times New Roman"/>
          <w:sz w:val="22"/>
          <w:szCs w:val="22"/>
        </w:rPr>
        <w:t xml:space="preserve"> +</w:t>
      </w:r>
      <w:r w:rsidRPr="006A7486">
        <w:rPr>
          <w:rFonts w:cs="Times New Roman"/>
          <w:sz w:val="22"/>
          <w:szCs w:val="22"/>
        </w:rPr>
        <w:br/>
        <w:t>Decline to Answer</w:t>
      </w:r>
    </w:p>
    <w:p w14:paraId="4130FC47" w14:textId="77777777" w:rsidR="00885FAC" w:rsidRPr="006A7486" w:rsidRDefault="00885FAC" w:rsidP="00F81EC4">
      <w:pPr>
        <w:tabs>
          <w:tab w:val="left" w:pos="270"/>
        </w:tabs>
        <w:spacing w:line="240" w:lineRule="auto"/>
        <w:ind w:left="558" w:hanging="288"/>
        <w:rPr>
          <w:rFonts w:cs="Times New Roman"/>
          <w:sz w:val="22"/>
          <w:szCs w:val="22"/>
        </w:rPr>
      </w:pPr>
    </w:p>
    <w:p w14:paraId="0F4AFFBF" w14:textId="77777777" w:rsidR="00885FAC" w:rsidRPr="006A7486" w:rsidRDefault="00885FAC" w:rsidP="00F81EC4">
      <w:pPr>
        <w:pStyle w:val="ListParagraph"/>
        <w:numPr>
          <w:ilvl w:val="0"/>
          <w:numId w:val="9"/>
        </w:numPr>
        <w:tabs>
          <w:tab w:val="left" w:pos="270"/>
        </w:tabs>
        <w:spacing w:after="0" w:line="240" w:lineRule="auto"/>
        <w:rPr>
          <w:rFonts w:cs="Times New Roman"/>
          <w:sz w:val="22"/>
          <w:szCs w:val="22"/>
        </w:rPr>
      </w:pPr>
      <w:r w:rsidRPr="006A7486">
        <w:rPr>
          <w:rFonts w:cs="Times New Roman"/>
          <w:sz w:val="22"/>
          <w:szCs w:val="22"/>
        </w:rPr>
        <w:t>Your primary income comes from:</w:t>
      </w:r>
      <w:r w:rsidRPr="006A7486">
        <w:rPr>
          <w:rFonts w:cs="Times New Roman"/>
          <w:sz w:val="22"/>
          <w:szCs w:val="22"/>
        </w:rPr>
        <w:br/>
        <w:t>Full-time or contract work in the private sector</w:t>
      </w:r>
      <w:r w:rsidRPr="006A7486">
        <w:rPr>
          <w:rFonts w:cs="Times New Roman"/>
          <w:sz w:val="22"/>
          <w:szCs w:val="22"/>
        </w:rPr>
        <w:br/>
        <w:t>Full-time or contract work in the government or public sector</w:t>
      </w:r>
      <w:r w:rsidRPr="006A7486">
        <w:rPr>
          <w:rFonts w:cs="Times New Roman"/>
          <w:sz w:val="22"/>
          <w:szCs w:val="22"/>
        </w:rPr>
        <w:br/>
        <w:t>Self-employed (non-agricultural)</w:t>
      </w:r>
      <w:r w:rsidRPr="006A7486">
        <w:rPr>
          <w:rFonts w:cs="Times New Roman"/>
          <w:sz w:val="22"/>
          <w:szCs w:val="22"/>
        </w:rPr>
        <w:br/>
        <w:t>Agriculture</w:t>
      </w:r>
      <w:r w:rsidRPr="006A7486">
        <w:rPr>
          <w:rFonts w:cs="Times New Roman"/>
          <w:sz w:val="22"/>
          <w:szCs w:val="22"/>
        </w:rPr>
        <w:br/>
        <w:t>Pension or retirement</w:t>
      </w:r>
      <w:r w:rsidRPr="006A7486">
        <w:rPr>
          <w:rFonts w:cs="Times New Roman"/>
          <w:sz w:val="22"/>
          <w:szCs w:val="22"/>
        </w:rPr>
        <w:br/>
        <w:t>Other sources</w:t>
      </w:r>
      <w:r w:rsidRPr="006A7486">
        <w:rPr>
          <w:rFonts w:cs="Times New Roman"/>
          <w:sz w:val="22"/>
          <w:szCs w:val="22"/>
        </w:rPr>
        <w:br/>
      </w:r>
    </w:p>
    <w:p w14:paraId="4B41EE98" w14:textId="77777777" w:rsidR="00885FAC" w:rsidRPr="006A7486" w:rsidRDefault="00885FAC" w:rsidP="00F81EC4">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lastRenderedPageBreak/>
        <w:t>What is your religion, if any?</w:t>
      </w:r>
    </w:p>
    <w:p w14:paraId="3B6B1D81" w14:textId="77777777" w:rsidR="00885FAC" w:rsidRPr="006A7486" w:rsidRDefault="00885FAC" w:rsidP="00F81EC4">
      <w:pPr>
        <w:tabs>
          <w:tab w:val="left" w:pos="270"/>
        </w:tabs>
        <w:spacing w:line="240" w:lineRule="auto"/>
        <w:ind w:left="558" w:hanging="288"/>
        <w:rPr>
          <w:rFonts w:cs="Times New Roman"/>
          <w:sz w:val="22"/>
          <w:szCs w:val="22"/>
        </w:rPr>
      </w:pPr>
      <w:r w:rsidRPr="006A7486">
        <w:rPr>
          <w:rFonts w:cs="Times New Roman"/>
          <w:sz w:val="22"/>
          <w:szCs w:val="22"/>
        </w:rPr>
        <w:t>Catholicism</w:t>
      </w:r>
    </w:p>
    <w:p w14:paraId="1757A100" w14:textId="77777777" w:rsidR="00885FAC" w:rsidRPr="006A7486" w:rsidRDefault="00885FAC" w:rsidP="00F81EC4">
      <w:pPr>
        <w:tabs>
          <w:tab w:val="left" w:pos="270"/>
        </w:tabs>
        <w:spacing w:line="240" w:lineRule="auto"/>
        <w:ind w:left="558" w:hanging="288"/>
        <w:rPr>
          <w:rFonts w:cs="Times New Roman"/>
          <w:sz w:val="22"/>
          <w:szCs w:val="22"/>
        </w:rPr>
      </w:pPr>
      <w:r w:rsidRPr="006A7486">
        <w:rPr>
          <w:rFonts w:cs="Times New Roman"/>
          <w:sz w:val="22"/>
          <w:szCs w:val="22"/>
        </w:rPr>
        <w:t xml:space="preserve">Protestantism </w:t>
      </w:r>
    </w:p>
    <w:p w14:paraId="17C84D40" w14:textId="77777777" w:rsidR="00885FAC" w:rsidRPr="006A7486" w:rsidRDefault="00885FAC" w:rsidP="00F81EC4">
      <w:pPr>
        <w:tabs>
          <w:tab w:val="left" w:pos="270"/>
        </w:tabs>
        <w:spacing w:line="240" w:lineRule="auto"/>
        <w:ind w:left="558" w:hanging="288"/>
        <w:rPr>
          <w:rFonts w:cs="Times New Roman"/>
          <w:sz w:val="22"/>
          <w:szCs w:val="22"/>
        </w:rPr>
      </w:pPr>
      <w:r w:rsidRPr="006A7486">
        <w:rPr>
          <w:rFonts w:cs="Times New Roman"/>
          <w:sz w:val="22"/>
          <w:szCs w:val="22"/>
        </w:rPr>
        <w:t>Islam</w:t>
      </w:r>
    </w:p>
    <w:p w14:paraId="7A485854" w14:textId="77777777" w:rsidR="00885FAC" w:rsidRPr="006A7486" w:rsidRDefault="00885FAC" w:rsidP="00F81EC4">
      <w:pPr>
        <w:tabs>
          <w:tab w:val="left" w:pos="270"/>
        </w:tabs>
        <w:spacing w:line="240" w:lineRule="auto"/>
        <w:ind w:left="558" w:hanging="288"/>
        <w:rPr>
          <w:rFonts w:cs="Times New Roman"/>
          <w:sz w:val="22"/>
          <w:szCs w:val="22"/>
        </w:rPr>
      </w:pPr>
      <w:r w:rsidRPr="006A7486">
        <w:rPr>
          <w:rFonts w:cs="Times New Roman"/>
          <w:sz w:val="22"/>
          <w:szCs w:val="22"/>
        </w:rPr>
        <w:t>Agnostic/Atheist</w:t>
      </w:r>
    </w:p>
    <w:p w14:paraId="447184AD" w14:textId="77777777" w:rsidR="00885FAC" w:rsidRPr="006A7486" w:rsidRDefault="00885FAC" w:rsidP="00F81EC4">
      <w:pPr>
        <w:tabs>
          <w:tab w:val="left" w:pos="270"/>
        </w:tabs>
        <w:spacing w:line="240" w:lineRule="auto"/>
        <w:ind w:left="558" w:hanging="288"/>
        <w:rPr>
          <w:rFonts w:cs="Times New Roman"/>
          <w:sz w:val="22"/>
          <w:szCs w:val="22"/>
        </w:rPr>
      </w:pPr>
      <w:r w:rsidRPr="006A7486">
        <w:rPr>
          <w:rFonts w:cs="Times New Roman"/>
          <w:sz w:val="22"/>
          <w:szCs w:val="22"/>
        </w:rPr>
        <w:t>Hinduism</w:t>
      </w:r>
    </w:p>
    <w:p w14:paraId="51FBCBEB" w14:textId="77777777" w:rsidR="00885FAC" w:rsidRPr="006A7486" w:rsidRDefault="00885FAC" w:rsidP="00F81EC4">
      <w:pPr>
        <w:tabs>
          <w:tab w:val="left" w:pos="270"/>
        </w:tabs>
        <w:spacing w:line="240" w:lineRule="auto"/>
        <w:ind w:left="558" w:hanging="288"/>
        <w:rPr>
          <w:rFonts w:cs="Times New Roman"/>
          <w:sz w:val="22"/>
          <w:szCs w:val="22"/>
        </w:rPr>
      </w:pPr>
      <w:r w:rsidRPr="006A7486">
        <w:rPr>
          <w:rFonts w:cs="Times New Roman"/>
          <w:sz w:val="22"/>
          <w:szCs w:val="22"/>
        </w:rPr>
        <w:t>Buddhism</w:t>
      </w:r>
    </w:p>
    <w:p w14:paraId="43CAE5DD" w14:textId="77777777" w:rsidR="00885FAC" w:rsidRPr="006A7486" w:rsidRDefault="00885FAC" w:rsidP="00F81EC4">
      <w:pPr>
        <w:tabs>
          <w:tab w:val="left" w:pos="270"/>
        </w:tabs>
        <w:spacing w:line="240" w:lineRule="auto"/>
        <w:ind w:left="558" w:hanging="288"/>
        <w:rPr>
          <w:rFonts w:cs="Times New Roman"/>
          <w:sz w:val="22"/>
          <w:szCs w:val="22"/>
        </w:rPr>
      </w:pPr>
      <w:r w:rsidRPr="006A7486">
        <w:rPr>
          <w:rFonts w:cs="Times New Roman"/>
          <w:sz w:val="22"/>
          <w:szCs w:val="22"/>
        </w:rPr>
        <w:t>Shinto</w:t>
      </w:r>
    </w:p>
    <w:p w14:paraId="59E133EA" w14:textId="77777777" w:rsidR="00885FAC" w:rsidRPr="006A7486" w:rsidRDefault="00885FAC" w:rsidP="00F81EC4">
      <w:pPr>
        <w:tabs>
          <w:tab w:val="left" w:pos="270"/>
        </w:tabs>
        <w:spacing w:line="240" w:lineRule="auto"/>
        <w:ind w:left="558" w:hanging="288"/>
        <w:rPr>
          <w:rFonts w:cs="Times New Roman"/>
          <w:sz w:val="22"/>
          <w:szCs w:val="22"/>
        </w:rPr>
      </w:pPr>
      <w:r w:rsidRPr="006A7486">
        <w:rPr>
          <w:rFonts w:cs="Times New Roman"/>
          <w:sz w:val="22"/>
          <w:szCs w:val="22"/>
        </w:rPr>
        <w:t xml:space="preserve">Judaism </w:t>
      </w:r>
    </w:p>
    <w:p w14:paraId="2F916FAD" w14:textId="77777777" w:rsidR="00885FAC" w:rsidRPr="006A7486" w:rsidRDefault="00885FAC" w:rsidP="00F81EC4">
      <w:pPr>
        <w:tabs>
          <w:tab w:val="left" w:pos="270"/>
        </w:tabs>
        <w:spacing w:line="240" w:lineRule="auto"/>
        <w:ind w:left="558" w:hanging="288"/>
        <w:rPr>
          <w:rFonts w:cs="Times New Roman"/>
          <w:sz w:val="22"/>
          <w:szCs w:val="22"/>
        </w:rPr>
      </w:pPr>
      <w:r w:rsidRPr="006A7486">
        <w:rPr>
          <w:rFonts w:cs="Times New Roman"/>
          <w:sz w:val="22"/>
          <w:szCs w:val="22"/>
        </w:rPr>
        <w:t>Mormonism</w:t>
      </w:r>
    </w:p>
    <w:p w14:paraId="79760740" w14:textId="77777777" w:rsidR="00885FAC" w:rsidRPr="006A7486" w:rsidRDefault="00885FAC" w:rsidP="00F81EC4">
      <w:pPr>
        <w:tabs>
          <w:tab w:val="left" w:pos="270"/>
        </w:tabs>
        <w:spacing w:line="240" w:lineRule="auto"/>
        <w:ind w:left="558" w:hanging="288"/>
        <w:rPr>
          <w:rFonts w:cs="Times New Roman"/>
          <w:sz w:val="22"/>
          <w:szCs w:val="22"/>
        </w:rPr>
      </w:pPr>
      <w:r w:rsidRPr="006A7486">
        <w:rPr>
          <w:rFonts w:cs="Times New Roman"/>
          <w:sz w:val="22"/>
          <w:szCs w:val="22"/>
        </w:rPr>
        <w:t>Local religion</w:t>
      </w:r>
    </w:p>
    <w:p w14:paraId="4001266C" w14:textId="77777777" w:rsidR="00885FAC" w:rsidRPr="006A7486" w:rsidRDefault="00885FAC" w:rsidP="00F81EC4">
      <w:pPr>
        <w:tabs>
          <w:tab w:val="left" w:pos="270"/>
        </w:tabs>
        <w:spacing w:line="240" w:lineRule="auto"/>
        <w:ind w:left="558" w:hanging="288"/>
        <w:rPr>
          <w:rFonts w:cs="Times New Roman"/>
          <w:sz w:val="22"/>
          <w:szCs w:val="22"/>
        </w:rPr>
      </w:pPr>
      <w:r w:rsidRPr="006A7486">
        <w:rPr>
          <w:rFonts w:cs="Times New Roman"/>
          <w:sz w:val="22"/>
          <w:szCs w:val="22"/>
        </w:rPr>
        <w:t>Other_______________</w:t>
      </w:r>
    </w:p>
    <w:p w14:paraId="072BE6F6" w14:textId="77777777" w:rsidR="00885FAC" w:rsidRPr="006A7486" w:rsidRDefault="00885FAC" w:rsidP="00F81EC4">
      <w:pPr>
        <w:tabs>
          <w:tab w:val="left" w:pos="270"/>
        </w:tabs>
        <w:spacing w:line="240" w:lineRule="auto"/>
        <w:ind w:left="558" w:hanging="288"/>
        <w:rPr>
          <w:rFonts w:cs="Times New Roman"/>
          <w:sz w:val="22"/>
          <w:szCs w:val="22"/>
        </w:rPr>
      </w:pPr>
      <w:r w:rsidRPr="006A7486">
        <w:rPr>
          <w:rFonts w:cs="Times New Roman"/>
          <w:sz w:val="22"/>
          <w:szCs w:val="22"/>
        </w:rPr>
        <w:t>Decline to Answer</w:t>
      </w:r>
    </w:p>
    <w:p w14:paraId="3A482A28" w14:textId="77777777" w:rsidR="00885FAC" w:rsidRPr="006A7486" w:rsidRDefault="00885FAC" w:rsidP="00F81EC4">
      <w:pPr>
        <w:tabs>
          <w:tab w:val="left" w:pos="270"/>
        </w:tabs>
        <w:spacing w:line="240" w:lineRule="auto"/>
        <w:ind w:left="144" w:hanging="288"/>
        <w:rPr>
          <w:rFonts w:cs="Times New Roman"/>
          <w:sz w:val="22"/>
          <w:szCs w:val="22"/>
        </w:rPr>
      </w:pPr>
    </w:p>
    <w:p w14:paraId="7D86229C" w14:textId="77777777" w:rsidR="00885FAC" w:rsidRPr="006A7486" w:rsidRDefault="00885FAC" w:rsidP="00F81EC4">
      <w:pPr>
        <w:pStyle w:val="ListParagraph"/>
        <w:numPr>
          <w:ilvl w:val="0"/>
          <w:numId w:val="9"/>
        </w:numPr>
        <w:tabs>
          <w:tab w:val="left" w:pos="270"/>
        </w:tabs>
        <w:spacing w:after="0" w:line="240" w:lineRule="auto"/>
        <w:ind w:left="270" w:hanging="450"/>
        <w:rPr>
          <w:rFonts w:cs="Times New Roman"/>
          <w:sz w:val="22"/>
          <w:szCs w:val="22"/>
        </w:rPr>
      </w:pPr>
      <w:r w:rsidRPr="006A7486">
        <w:rPr>
          <w:rFonts w:cs="Times New Roman"/>
          <w:sz w:val="22"/>
          <w:szCs w:val="22"/>
        </w:rPr>
        <w:t>People often talk about political issues and views in terms of a “left” (liberal) and “right” (conservative) spectrum. Using the following scale, where would you place yourself in terms of political views?</w:t>
      </w:r>
    </w:p>
    <w:p w14:paraId="1DEAB1F6" w14:textId="77777777" w:rsidR="00885FAC" w:rsidRPr="006A7486" w:rsidRDefault="00885FAC" w:rsidP="00F81EC4">
      <w:pPr>
        <w:tabs>
          <w:tab w:val="left" w:pos="270"/>
        </w:tabs>
        <w:spacing w:line="240" w:lineRule="auto"/>
        <w:rPr>
          <w:rFonts w:cs="Times New Roman"/>
          <w:sz w:val="22"/>
          <w:szCs w:val="22"/>
        </w:rPr>
      </w:pPr>
    </w:p>
    <w:p w14:paraId="4FB9E470" w14:textId="77777777" w:rsidR="00885FAC" w:rsidRPr="006A7486" w:rsidRDefault="00885FAC" w:rsidP="00F81EC4">
      <w:pPr>
        <w:tabs>
          <w:tab w:val="left" w:pos="270"/>
        </w:tabs>
        <w:spacing w:line="240" w:lineRule="auto"/>
        <w:ind w:left="270"/>
        <w:rPr>
          <w:rFonts w:cs="Times New Roman"/>
          <w:sz w:val="22"/>
          <w:szCs w:val="22"/>
        </w:rPr>
      </w:pPr>
      <w:r w:rsidRPr="006A7486">
        <w:rPr>
          <w:rFonts w:cs="Times New Roman"/>
          <w:sz w:val="22"/>
          <w:szCs w:val="22"/>
        </w:rPr>
        <w:t>LEFT         RIGHT</w:t>
      </w:r>
    </w:p>
    <w:p w14:paraId="297D6DC3" w14:textId="77777777" w:rsidR="00885FAC" w:rsidRPr="006A7486" w:rsidRDefault="00885FAC" w:rsidP="00F81EC4">
      <w:pPr>
        <w:tabs>
          <w:tab w:val="left" w:pos="270"/>
        </w:tabs>
        <w:spacing w:line="240" w:lineRule="auto"/>
        <w:ind w:left="270"/>
        <w:rPr>
          <w:rFonts w:cs="Times New Roman"/>
          <w:sz w:val="22"/>
          <w:szCs w:val="22"/>
        </w:rPr>
      </w:pPr>
      <w:r w:rsidRPr="006A7486">
        <w:rPr>
          <w:rFonts w:cs="Times New Roman"/>
          <w:sz w:val="22"/>
          <w:szCs w:val="22"/>
        </w:rPr>
        <w:t xml:space="preserve">1 2 3 4 5 6 7 8 9 10 </w:t>
      </w:r>
    </w:p>
    <w:p w14:paraId="4BE899D8" w14:textId="77777777" w:rsidR="00885FAC" w:rsidRPr="006A7486" w:rsidRDefault="00885FAC" w:rsidP="00F81EC4">
      <w:pPr>
        <w:tabs>
          <w:tab w:val="left" w:pos="270"/>
        </w:tabs>
        <w:spacing w:line="240" w:lineRule="auto"/>
        <w:ind w:left="270"/>
        <w:rPr>
          <w:rFonts w:cs="Times New Roman"/>
          <w:sz w:val="22"/>
          <w:szCs w:val="22"/>
        </w:rPr>
      </w:pPr>
      <w:r w:rsidRPr="006A7486">
        <w:rPr>
          <w:rFonts w:cs="Times New Roman"/>
          <w:sz w:val="22"/>
          <w:szCs w:val="22"/>
        </w:rPr>
        <w:t>Decline to answer</w:t>
      </w:r>
    </w:p>
    <w:p w14:paraId="3604189A" w14:textId="1153678C" w:rsidR="00885FAC" w:rsidRDefault="00145C03" w:rsidP="00F81EC4">
      <w:pPr>
        <w:spacing w:line="240" w:lineRule="auto"/>
        <w:rPr>
          <w:b/>
          <w:bCs/>
          <w:sz w:val="22"/>
          <w:szCs w:val="22"/>
        </w:rPr>
      </w:pPr>
      <w:r>
        <w:rPr>
          <w:b/>
          <w:bCs/>
          <w:sz w:val="22"/>
          <w:szCs w:val="22"/>
        </w:rPr>
        <w:t>BLOCK 2: Mock Vignette Attention Check</w:t>
      </w:r>
    </w:p>
    <w:p w14:paraId="3FB519DA" w14:textId="25F989AD" w:rsidR="00145C03" w:rsidRDefault="00FE6F1C" w:rsidP="00F81EC4">
      <w:pPr>
        <w:spacing w:line="240" w:lineRule="auto"/>
        <w:rPr>
          <w:b/>
          <w:bCs/>
          <w:sz w:val="22"/>
          <w:szCs w:val="22"/>
        </w:rPr>
      </w:pPr>
      <w:r>
        <w:rPr>
          <w:b/>
          <w:bCs/>
          <w:sz w:val="22"/>
          <w:szCs w:val="22"/>
        </w:rPr>
        <w:t xml:space="preserve">All respondents read the following </w:t>
      </w:r>
      <w:r w:rsidR="003B1B85">
        <w:rPr>
          <w:b/>
          <w:bCs/>
          <w:sz w:val="22"/>
          <w:szCs w:val="22"/>
        </w:rPr>
        <w:t xml:space="preserve">attention check with </w:t>
      </w:r>
      <w:r>
        <w:rPr>
          <w:b/>
          <w:bCs/>
          <w:sz w:val="22"/>
          <w:szCs w:val="22"/>
        </w:rPr>
        <w:t>mock vignette:</w:t>
      </w:r>
    </w:p>
    <w:p w14:paraId="77507A24" w14:textId="02BABE5D" w:rsidR="003B1B85" w:rsidRPr="00191210" w:rsidRDefault="003B1B85" w:rsidP="00F81EC4">
      <w:pPr>
        <w:spacing w:line="240" w:lineRule="auto"/>
        <w:rPr>
          <w:b/>
          <w:bCs/>
          <w:i/>
          <w:iCs/>
          <w:sz w:val="22"/>
          <w:szCs w:val="22"/>
        </w:rPr>
      </w:pPr>
      <w:r>
        <w:rPr>
          <w:b/>
          <w:bCs/>
          <w:i/>
          <w:iCs/>
          <w:sz w:val="22"/>
          <w:szCs w:val="22"/>
        </w:rPr>
        <w:t>The quality of our survey is very important to us. The results will help us to inform public debate and policy on important global issues. To ensure the quality of our responses we have included a short check to verify that you are a real respondent:</w:t>
      </w:r>
    </w:p>
    <w:p w14:paraId="5A8ABE01" w14:textId="58D10DB6" w:rsidR="00FE6F1C" w:rsidRDefault="00C9602F" w:rsidP="00F81EC4">
      <w:pPr>
        <w:spacing w:line="240" w:lineRule="auto"/>
        <w:rPr>
          <w:b/>
          <w:bCs/>
          <w:sz w:val="22"/>
          <w:szCs w:val="22"/>
        </w:rPr>
      </w:pPr>
      <w:r>
        <w:rPr>
          <w:b/>
          <w:bCs/>
          <w:i/>
          <w:iCs/>
          <w:sz w:val="22"/>
          <w:szCs w:val="22"/>
        </w:rPr>
        <w:t>Hydroelectric dams are estimated to generate approximately 5% of all electricity in North America. However, scientists are increasingly concerned that aging dams are no longer efficient and capable of meeting the needs of modern power grids. Scientists are also worried that these dams, most of which are more than 50 years old, are no longer structurally sound and may present safety con</w:t>
      </w:r>
      <w:r w:rsidR="00E12138">
        <w:rPr>
          <w:b/>
          <w:bCs/>
          <w:i/>
          <w:iCs/>
          <w:sz w:val="22"/>
          <w:szCs w:val="22"/>
        </w:rPr>
        <w:t>cerns. Experts recommend that it may cost over $5 billion to bring the dams up to code over the next five years, and the dams collectively only generate about $300,000,000 in power per year, leading policymakers to question the benefits of upgrades.</w:t>
      </w:r>
    </w:p>
    <w:p w14:paraId="28A4B2CF" w14:textId="315486F9" w:rsidR="006B2ED5" w:rsidRDefault="006B2ED5" w:rsidP="00F81EC4">
      <w:pPr>
        <w:spacing w:line="240" w:lineRule="auto"/>
        <w:rPr>
          <w:b/>
          <w:bCs/>
          <w:sz w:val="22"/>
          <w:szCs w:val="22"/>
        </w:rPr>
      </w:pPr>
      <w:r w:rsidRPr="00191210">
        <w:rPr>
          <w:b/>
          <w:bCs/>
          <w:sz w:val="22"/>
          <w:szCs w:val="22"/>
          <w:highlight w:val="yellow"/>
        </w:rPr>
        <w:t xml:space="preserve">MV Question #1 NO </w:t>
      </w:r>
      <w:proofErr w:type="gramStart"/>
      <w:r w:rsidRPr="00191210">
        <w:rPr>
          <w:b/>
          <w:bCs/>
          <w:sz w:val="22"/>
          <w:szCs w:val="22"/>
          <w:highlight w:val="yellow"/>
        </w:rPr>
        <w:t>SKIPPING ,RANDOMIZE</w:t>
      </w:r>
      <w:proofErr w:type="gramEnd"/>
      <w:r w:rsidRPr="00191210">
        <w:rPr>
          <w:b/>
          <w:bCs/>
          <w:sz w:val="22"/>
          <w:szCs w:val="22"/>
          <w:highlight w:val="yellow"/>
        </w:rPr>
        <w:t xml:space="preserve"> ANSWERS</w:t>
      </w:r>
    </w:p>
    <w:p w14:paraId="3F998F49" w14:textId="5E3B807C" w:rsidR="006B2ED5" w:rsidRDefault="006B2ED5" w:rsidP="00F81EC4">
      <w:pPr>
        <w:spacing w:line="240" w:lineRule="auto"/>
        <w:rPr>
          <w:b/>
          <w:bCs/>
          <w:sz w:val="22"/>
          <w:szCs w:val="22"/>
        </w:rPr>
      </w:pPr>
      <w:r>
        <w:rPr>
          <w:b/>
          <w:bCs/>
          <w:sz w:val="22"/>
          <w:szCs w:val="22"/>
        </w:rPr>
        <w:lastRenderedPageBreak/>
        <w:t>According to the preceding paragraph, what percentage of power do hydroelectric dams supply in North America?</w:t>
      </w:r>
    </w:p>
    <w:p w14:paraId="763F177E" w14:textId="3EB07AF6" w:rsidR="006B2ED5" w:rsidRDefault="006B2ED5" w:rsidP="006B2ED5">
      <w:pPr>
        <w:pStyle w:val="ListParagraph"/>
        <w:numPr>
          <w:ilvl w:val="0"/>
          <w:numId w:val="12"/>
        </w:numPr>
        <w:spacing w:line="240" w:lineRule="auto"/>
        <w:rPr>
          <w:b/>
          <w:bCs/>
          <w:sz w:val="22"/>
          <w:szCs w:val="22"/>
        </w:rPr>
      </w:pPr>
      <w:r>
        <w:rPr>
          <w:b/>
          <w:bCs/>
          <w:sz w:val="22"/>
          <w:szCs w:val="22"/>
        </w:rPr>
        <w:t>2%</w:t>
      </w:r>
    </w:p>
    <w:p w14:paraId="65E8AD2C" w14:textId="5C7469EA" w:rsidR="006B2ED5" w:rsidRPr="00191210" w:rsidRDefault="006B2ED5" w:rsidP="006B2ED5">
      <w:pPr>
        <w:pStyle w:val="ListParagraph"/>
        <w:numPr>
          <w:ilvl w:val="0"/>
          <w:numId w:val="12"/>
        </w:numPr>
        <w:spacing w:line="240" w:lineRule="auto"/>
        <w:rPr>
          <w:b/>
          <w:bCs/>
          <w:sz w:val="22"/>
          <w:szCs w:val="22"/>
          <w:highlight w:val="yellow"/>
        </w:rPr>
      </w:pPr>
      <w:r w:rsidRPr="00191210">
        <w:rPr>
          <w:b/>
          <w:bCs/>
          <w:sz w:val="22"/>
          <w:szCs w:val="22"/>
          <w:highlight w:val="yellow"/>
        </w:rPr>
        <w:t>5%</w:t>
      </w:r>
    </w:p>
    <w:p w14:paraId="20CE9171" w14:textId="5CEC3D09" w:rsidR="006B2ED5" w:rsidRDefault="006B2ED5" w:rsidP="006B2ED5">
      <w:pPr>
        <w:pStyle w:val="ListParagraph"/>
        <w:numPr>
          <w:ilvl w:val="0"/>
          <w:numId w:val="12"/>
        </w:numPr>
        <w:spacing w:line="240" w:lineRule="auto"/>
        <w:rPr>
          <w:b/>
          <w:bCs/>
          <w:sz w:val="22"/>
          <w:szCs w:val="22"/>
        </w:rPr>
      </w:pPr>
      <w:r>
        <w:rPr>
          <w:b/>
          <w:bCs/>
          <w:sz w:val="22"/>
          <w:szCs w:val="22"/>
        </w:rPr>
        <w:t>10%</w:t>
      </w:r>
    </w:p>
    <w:p w14:paraId="00C57E49" w14:textId="530D027F" w:rsidR="006B2ED5" w:rsidRDefault="006B2ED5" w:rsidP="006B2ED5">
      <w:pPr>
        <w:pStyle w:val="ListParagraph"/>
        <w:numPr>
          <w:ilvl w:val="0"/>
          <w:numId w:val="12"/>
        </w:numPr>
        <w:spacing w:line="240" w:lineRule="auto"/>
        <w:rPr>
          <w:b/>
          <w:bCs/>
          <w:sz w:val="22"/>
          <w:szCs w:val="22"/>
        </w:rPr>
      </w:pPr>
      <w:r>
        <w:rPr>
          <w:b/>
          <w:bCs/>
          <w:sz w:val="22"/>
          <w:szCs w:val="22"/>
        </w:rPr>
        <w:t>28%</w:t>
      </w:r>
    </w:p>
    <w:p w14:paraId="2636A1BF" w14:textId="01944EEF" w:rsidR="006B2ED5" w:rsidRDefault="006B2ED5" w:rsidP="006B2ED5">
      <w:pPr>
        <w:pStyle w:val="ListParagraph"/>
        <w:numPr>
          <w:ilvl w:val="0"/>
          <w:numId w:val="12"/>
        </w:numPr>
        <w:spacing w:line="240" w:lineRule="auto"/>
        <w:rPr>
          <w:b/>
          <w:bCs/>
          <w:sz w:val="22"/>
          <w:szCs w:val="22"/>
        </w:rPr>
      </w:pPr>
      <w:r>
        <w:rPr>
          <w:b/>
          <w:bCs/>
          <w:sz w:val="22"/>
          <w:szCs w:val="22"/>
        </w:rPr>
        <w:t>40%</w:t>
      </w:r>
    </w:p>
    <w:p w14:paraId="3E04DD7A" w14:textId="77777777" w:rsidR="009F71E3" w:rsidRDefault="009F71E3" w:rsidP="009F71E3">
      <w:pPr>
        <w:spacing w:line="240" w:lineRule="auto"/>
        <w:rPr>
          <w:b/>
          <w:bCs/>
          <w:sz w:val="22"/>
          <w:szCs w:val="22"/>
        </w:rPr>
      </w:pPr>
    </w:p>
    <w:p w14:paraId="656B5C7B" w14:textId="6331B137" w:rsidR="009F71E3" w:rsidRDefault="009F71E3" w:rsidP="009F71E3">
      <w:pPr>
        <w:spacing w:line="240" w:lineRule="auto"/>
        <w:rPr>
          <w:b/>
          <w:bCs/>
          <w:sz w:val="22"/>
          <w:szCs w:val="22"/>
        </w:rPr>
      </w:pPr>
      <w:r>
        <w:rPr>
          <w:b/>
          <w:bCs/>
          <w:sz w:val="22"/>
          <w:szCs w:val="22"/>
        </w:rPr>
        <w:t>MV Question #2</w:t>
      </w:r>
    </w:p>
    <w:p w14:paraId="251A6112" w14:textId="62D8F357" w:rsidR="009F71E3" w:rsidRDefault="009F71E3" w:rsidP="009F71E3">
      <w:pPr>
        <w:spacing w:line="240" w:lineRule="auto"/>
        <w:rPr>
          <w:b/>
          <w:bCs/>
          <w:sz w:val="22"/>
          <w:szCs w:val="22"/>
        </w:rPr>
      </w:pPr>
      <w:r>
        <w:rPr>
          <w:b/>
          <w:bCs/>
          <w:sz w:val="22"/>
          <w:szCs w:val="22"/>
        </w:rPr>
        <w:t>According to the preceding paragraph, most of the hydroelectric dams in North America are older than</w:t>
      </w:r>
    </w:p>
    <w:p w14:paraId="08A5F477" w14:textId="0537AB7C" w:rsidR="009F71E3" w:rsidRPr="00191210" w:rsidRDefault="009F71E3" w:rsidP="009F71E3">
      <w:pPr>
        <w:pStyle w:val="ListParagraph"/>
        <w:numPr>
          <w:ilvl w:val="0"/>
          <w:numId w:val="13"/>
        </w:numPr>
        <w:spacing w:line="240" w:lineRule="auto"/>
        <w:rPr>
          <w:b/>
          <w:bCs/>
          <w:sz w:val="22"/>
          <w:szCs w:val="22"/>
          <w:highlight w:val="yellow"/>
        </w:rPr>
      </w:pPr>
      <w:r w:rsidRPr="00191210">
        <w:rPr>
          <w:b/>
          <w:bCs/>
          <w:sz w:val="22"/>
          <w:szCs w:val="22"/>
          <w:highlight w:val="yellow"/>
        </w:rPr>
        <w:t>50 years</w:t>
      </w:r>
    </w:p>
    <w:p w14:paraId="36D3FEEE" w14:textId="4EDA685D" w:rsidR="009F71E3" w:rsidRDefault="009F71E3" w:rsidP="009F71E3">
      <w:pPr>
        <w:pStyle w:val="ListParagraph"/>
        <w:numPr>
          <w:ilvl w:val="0"/>
          <w:numId w:val="13"/>
        </w:numPr>
        <w:spacing w:line="240" w:lineRule="auto"/>
        <w:rPr>
          <w:b/>
          <w:bCs/>
          <w:sz w:val="22"/>
          <w:szCs w:val="22"/>
        </w:rPr>
      </w:pPr>
      <w:r>
        <w:rPr>
          <w:b/>
          <w:bCs/>
          <w:sz w:val="22"/>
          <w:szCs w:val="22"/>
        </w:rPr>
        <w:t>15 years</w:t>
      </w:r>
    </w:p>
    <w:p w14:paraId="6CD8041D" w14:textId="46547B3A" w:rsidR="009F71E3" w:rsidRDefault="009F71E3" w:rsidP="009F71E3">
      <w:pPr>
        <w:pStyle w:val="ListParagraph"/>
        <w:numPr>
          <w:ilvl w:val="0"/>
          <w:numId w:val="13"/>
        </w:numPr>
        <w:spacing w:line="240" w:lineRule="auto"/>
        <w:rPr>
          <w:b/>
          <w:bCs/>
          <w:sz w:val="22"/>
          <w:szCs w:val="22"/>
        </w:rPr>
      </w:pPr>
      <w:r>
        <w:rPr>
          <w:b/>
          <w:bCs/>
          <w:sz w:val="22"/>
          <w:szCs w:val="22"/>
        </w:rPr>
        <w:t>70 years</w:t>
      </w:r>
    </w:p>
    <w:p w14:paraId="5181EF28" w14:textId="72C389A1" w:rsidR="009F71E3" w:rsidRDefault="009F71E3" w:rsidP="009F71E3">
      <w:pPr>
        <w:pStyle w:val="ListParagraph"/>
        <w:numPr>
          <w:ilvl w:val="0"/>
          <w:numId w:val="13"/>
        </w:numPr>
        <w:spacing w:line="240" w:lineRule="auto"/>
        <w:rPr>
          <w:b/>
          <w:bCs/>
          <w:sz w:val="22"/>
          <w:szCs w:val="22"/>
        </w:rPr>
      </w:pPr>
      <w:r>
        <w:rPr>
          <w:b/>
          <w:bCs/>
          <w:sz w:val="22"/>
          <w:szCs w:val="22"/>
        </w:rPr>
        <w:t>100 years</w:t>
      </w:r>
    </w:p>
    <w:p w14:paraId="0801A9F8" w14:textId="16E3FD1E" w:rsidR="009F71E3" w:rsidRDefault="009F71E3" w:rsidP="009F71E3">
      <w:pPr>
        <w:pStyle w:val="ListParagraph"/>
        <w:numPr>
          <w:ilvl w:val="0"/>
          <w:numId w:val="13"/>
        </w:numPr>
        <w:spacing w:line="240" w:lineRule="auto"/>
        <w:rPr>
          <w:b/>
          <w:bCs/>
          <w:sz w:val="22"/>
          <w:szCs w:val="22"/>
        </w:rPr>
      </w:pPr>
      <w:r>
        <w:rPr>
          <w:b/>
          <w:bCs/>
          <w:sz w:val="22"/>
          <w:szCs w:val="22"/>
        </w:rPr>
        <w:t>120 years</w:t>
      </w:r>
    </w:p>
    <w:p w14:paraId="526C035C" w14:textId="12A8F002" w:rsidR="006F6519" w:rsidRDefault="006F6519" w:rsidP="006F6519">
      <w:pPr>
        <w:spacing w:line="240" w:lineRule="auto"/>
        <w:rPr>
          <w:b/>
          <w:bCs/>
          <w:sz w:val="22"/>
          <w:szCs w:val="22"/>
        </w:rPr>
      </w:pPr>
      <w:r>
        <w:rPr>
          <w:b/>
          <w:bCs/>
          <w:sz w:val="22"/>
          <w:szCs w:val="22"/>
        </w:rPr>
        <w:t>MV Question #3</w:t>
      </w:r>
    </w:p>
    <w:p w14:paraId="603BA0B4" w14:textId="499AA6AA" w:rsidR="006F6519" w:rsidRDefault="006F6519" w:rsidP="006F6519">
      <w:pPr>
        <w:spacing w:line="240" w:lineRule="auto"/>
        <w:rPr>
          <w:b/>
          <w:bCs/>
          <w:sz w:val="22"/>
          <w:szCs w:val="22"/>
        </w:rPr>
      </w:pPr>
      <w:r>
        <w:rPr>
          <w:b/>
          <w:bCs/>
          <w:sz w:val="22"/>
          <w:szCs w:val="22"/>
        </w:rPr>
        <w:t>According to the preceding paragraph, North American hydroelectric dams generate how much power per year?</w:t>
      </w:r>
    </w:p>
    <w:p w14:paraId="4193BECF" w14:textId="56AD989C" w:rsidR="006F6519" w:rsidRDefault="006F6519" w:rsidP="006F6519">
      <w:pPr>
        <w:pStyle w:val="ListParagraph"/>
        <w:numPr>
          <w:ilvl w:val="0"/>
          <w:numId w:val="14"/>
        </w:numPr>
        <w:spacing w:line="240" w:lineRule="auto"/>
        <w:rPr>
          <w:b/>
          <w:bCs/>
          <w:sz w:val="22"/>
          <w:szCs w:val="22"/>
        </w:rPr>
      </w:pPr>
      <w:r>
        <w:rPr>
          <w:b/>
          <w:bCs/>
          <w:sz w:val="22"/>
          <w:szCs w:val="22"/>
        </w:rPr>
        <w:t>$50,000</w:t>
      </w:r>
    </w:p>
    <w:p w14:paraId="3605AA59" w14:textId="68524BD8" w:rsidR="006F6519" w:rsidRDefault="006F6519" w:rsidP="006F6519">
      <w:pPr>
        <w:pStyle w:val="ListParagraph"/>
        <w:numPr>
          <w:ilvl w:val="0"/>
          <w:numId w:val="14"/>
        </w:numPr>
        <w:spacing w:line="240" w:lineRule="auto"/>
        <w:rPr>
          <w:b/>
          <w:bCs/>
          <w:sz w:val="22"/>
          <w:szCs w:val="22"/>
        </w:rPr>
      </w:pPr>
      <w:r>
        <w:rPr>
          <w:b/>
          <w:bCs/>
          <w:sz w:val="22"/>
          <w:szCs w:val="22"/>
        </w:rPr>
        <w:t>$100,000</w:t>
      </w:r>
    </w:p>
    <w:p w14:paraId="53B083F2" w14:textId="6BA0B54D" w:rsidR="006F6519" w:rsidRDefault="00AF5ADB" w:rsidP="006F6519">
      <w:pPr>
        <w:pStyle w:val="ListParagraph"/>
        <w:numPr>
          <w:ilvl w:val="0"/>
          <w:numId w:val="14"/>
        </w:numPr>
        <w:spacing w:line="240" w:lineRule="auto"/>
        <w:rPr>
          <w:b/>
          <w:bCs/>
          <w:sz w:val="22"/>
          <w:szCs w:val="22"/>
        </w:rPr>
      </w:pPr>
      <w:r>
        <w:rPr>
          <w:b/>
          <w:bCs/>
          <w:sz w:val="22"/>
          <w:szCs w:val="22"/>
        </w:rPr>
        <w:t>$5,000,000</w:t>
      </w:r>
    </w:p>
    <w:p w14:paraId="3BA57ED5" w14:textId="3B3C32D5" w:rsidR="00AF5ADB" w:rsidRDefault="00AF5ADB" w:rsidP="006F6519">
      <w:pPr>
        <w:pStyle w:val="ListParagraph"/>
        <w:numPr>
          <w:ilvl w:val="0"/>
          <w:numId w:val="14"/>
        </w:numPr>
        <w:spacing w:line="240" w:lineRule="auto"/>
        <w:rPr>
          <w:b/>
          <w:bCs/>
          <w:sz w:val="22"/>
          <w:szCs w:val="22"/>
        </w:rPr>
      </w:pPr>
      <w:r>
        <w:rPr>
          <w:b/>
          <w:bCs/>
          <w:sz w:val="22"/>
          <w:szCs w:val="22"/>
        </w:rPr>
        <w:t>$200,000,000</w:t>
      </w:r>
    </w:p>
    <w:p w14:paraId="4C020B86" w14:textId="38127D50" w:rsidR="00AF5ADB" w:rsidRPr="00191210" w:rsidRDefault="00AF5ADB" w:rsidP="00191210">
      <w:pPr>
        <w:pStyle w:val="ListParagraph"/>
        <w:numPr>
          <w:ilvl w:val="0"/>
          <w:numId w:val="14"/>
        </w:numPr>
        <w:spacing w:line="240" w:lineRule="auto"/>
        <w:rPr>
          <w:b/>
          <w:bCs/>
          <w:sz w:val="22"/>
          <w:szCs w:val="22"/>
          <w:highlight w:val="yellow"/>
        </w:rPr>
      </w:pPr>
      <w:r w:rsidRPr="00191210">
        <w:rPr>
          <w:b/>
          <w:bCs/>
          <w:sz w:val="22"/>
          <w:szCs w:val="22"/>
          <w:highlight w:val="yellow"/>
        </w:rPr>
        <w:t>$300,000,000</w:t>
      </w:r>
    </w:p>
    <w:p w14:paraId="7EBB389D" w14:textId="0B7D6939" w:rsidR="003F3BD1" w:rsidRPr="006A7486" w:rsidRDefault="00885FAC" w:rsidP="00F81EC4">
      <w:pPr>
        <w:spacing w:line="240" w:lineRule="auto"/>
        <w:rPr>
          <w:b/>
          <w:bCs/>
          <w:sz w:val="22"/>
          <w:szCs w:val="22"/>
        </w:rPr>
      </w:pPr>
      <w:r w:rsidRPr="006A7486">
        <w:rPr>
          <w:b/>
          <w:bCs/>
          <w:sz w:val="22"/>
          <w:szCs w:val="22"/>
        </w:rPr>
        <w:t xml:space="preserve">BLOCK </w:t>
      </w:r>
      <w:r w:rsidR="00145C03">
        <w:rPr>
          <w:b/>
          <w:bCs/>
          <w:sz w:val="22"/>
          <w:szCs w:val="22"/>
        </w:rPr>
        <w:t>3</w:t>
      </w:r>
      <w:r w:rsidRPr="006A7486">
        <w:rPr>
          <w:b/>
          <w:bCs/>
          <w:sz w:val="22"/>
          <w:szCs w:val="22"/>
        </w:rPr>
        <w:t xml:space="preserve">: </w:t>
      </w:r>
      <w:r w:rsidR="003F3BD1" w:rsidRPr="006A7486">
        <w:rPr>
          <w:b/>
          <w:bCs/>
          <w:sz w:val="22"/>
          <w:szCs w:val="22"/>
        </w:rPr>
        <w:t>Conjoint Experiment Options</w:t>
      </w:r>
    </w:p>
    <w:p w14:paraId="6923AEF3" w14:textId="58E906EB" w:rsidR="00D51D3C" w:rsidRPr="006A7486" w:rsidRDefault="00D51D3C" w:rsidP="00F81EC4">
      <w:pPr>
        <w:spacing w:line="240" w:lineRule="auto"/>
        <w:rPr>
          <w:sz w:val="22"/>
          <w:szCs w:val="22"/>
        </w:rPr>
      </w:pPr>
      <w:r w:rsidRPr="006A7486">
        <w:rPr>
          <w:sz w:val="22"/>
          <w:szCs w:val="22"/>
        </w:rPr>
        <w:t>Countries:</w:t>
      </w:r>
    </w:p>
    <w:p w14:paraId="3CD0428F" w14:textId="5CC1A01E" w:rsidR="00D51D3C" w:rsidRPr="006A7486" w:rsidRDefault="00D51D3C" w:rsidP="00F81EC4">
      <w:pPr>
        <w:pStyle w:val="ListParagraph"/>
        <w:numPr>
          <w:ilvl w:val="0"/>
          <w:numId w:val="2"/>
        </w:numPr>
        <w:spacing w:line="240" w:lineRule="auto"/>
        <w:rPr>
          <w:sz w:val="22"/>
          <w:szCs w:val="22"/>
        </w:rPr>
      </w:pPr>
      <w:r w:rsidRPr="006A7486">
        <w:rPr>
          <w:sz w:val="22"/>
          <w:szCs w:val="22"/>
        </w:rPr>
        <w:t>United States</w:t>
      </w:r>
    </w:p>
    <w:p w14:paraId="29E66542" w14:textId="4827607D" w:rsidR="00D51D3C" w:rsidRPr="006A7486" w:rsidRDefault="00D51D3C" w:rsidP="00F81EC4">
      <w:pPr>
        <w:pStyle w:val="ListParagraph"/>
        <w:numPr>
          <w:ilvl w:val="0"/>
          <w:numId w:val="2"/>
        </w:numPr>
        <w:spacing w:line="240" w:lineRule="auto"/>
        <w:rPr>
          <w:sz w:val="22"/>
          <w:szCs w:val="22"/>
        </w:rPr>
      </w:pPr>
      <w:r w:rsidRPr="006A7486">
        <w:rPr>
          <w:sz w:val="22"/>
          <w:szCs w:val="22"/>
        </w:rPr>
        <w:t>United Kingdom</w:t>
      </w:r>
    </w:p>
    <w:p w14:paraId="7DFC4F7B" w14:textId="10B77FF7" w:rsidR="00D51D3C" w:rsidRPr="006A7486" w:rsidRDefault="00D51D3C" w:rsidP="00F81EC4">
      <w:pPr>
        <w:pStyle w:val="ListParagraph"/>
        <w:numPr>
          <w:ilvl w:val="0"/>
          <w:numId w:val="2"/>
        </w:numPr>
        <w:spacing w:line="240" w:lineRule="auto"/>
        <w:rPr>
          <w:sz w:val="22"/>
          <w:szCs w:val="22"/>
        </w:rPr>
      </w:pPr>
      <w:r w:rsidRPr="006A7486">
        <w:rPr>
          <w:sz w:val="22"/>
          <w:szCs w:val="22"/>
        </w:rPr>
        <w:t>Canada</w:t>
      </w:r>
    </w:p>
    <w:p w14:paraId="0D31D58B" w14:textId="3DF1739A" w:rsidR="00D51D3C" w:rsidRPr="006A7486" w:rsidRDefault="00D51D3C" w:rsidP="00F81EC4">
      <w:pPr>
        <w:pStyle w:val="ListParagraph"/>
        <w:numPr>
          <w:ilvl w:val="0"/>
          <w:numId w:val="2"/>
        </w:numPr>
        <w:spacing w:line="240" w:lineRule="auto"/>
        <w:rPr>
          <w:sz w:val="22"/>
          <w:szCs w:val="22"/>
        </w:rPr>
      </w:pPr>
      <w:r w:rsidRPr="006A7486">
        <w:rPr>
          <w:sz w:val="22"/>
          <w:szCs w:val="22"/>
        </w:rPr>
        <w:t>Germany</w:t>
      </w:r>
    </w:p>
    <w:p w14:paraId="7D19FD9D" w14:textId="011B0967" w:rsidR="00D51D3C" w:rsidRPr="006A7486" w:rsidDel="00501717" w:rsidRDefault="00D51D3C" w:rsidP="00F81EC4">
      <w:pPr>
        <w:pStyle w:val="ListParagraph"/>
        <w:numPr>
          <w:ilvl w:val="0"/>
          <w:numId w:val="2"/>
        </w:numPr>
        <w:spacing w:line="240" w:lineRule="auto"/>
        <w:rPr>
          <w:del w:id="2" w:author="Michael Flynn" w:date="2025-10-09T15:18:00Z" w16du:dateUtc="2025-10-09T20:18:00Z"/>
          <w:sz w:val="22"/>
          <w:szCs w:val="22"/>
        </w:rPr>
      </w:pPr>
      <w:del w:id="3" w:author="Michael Flynn" w:date="2025-10-09T15:18:00Z" w16du:dateUtc="2025-10-09T20:18:00Z">
        <w:r w:rsidRPr="006A7486" w:rsidDel="00501717">
          <w:rPr>
            <w:sz w:val="22"/>
            <w:szCs w:val="22"/>
          </w:rPr>
          <w:delText>France</w:delText>
        </w:r>
      </w:del>
    </w:p>
    <w:p w14:paraId="0F534319" w14:textId="3440F256" w:rsidR="00D51D3C" w:rsidRPr="006A7486" w:rsidDel="00501717" w:rsidRDefault="00D51D3C" w:rsidP="00F81EC4">
      <w:pPr>
        <w:pStyle w:val="ListParagraph"/>
        <w:numPr>
          <w:ilvl w:val="0"/>
          <w:numId w:val="2"/>
        </w:numPr>
        <w:spacing w:line="240" w:lineRule="auto"/>
        <w:rPr>
          <w:del w:id="4" w:author="Michael Flynn" w:date="2025-10-09T15:18:00Z" w16du:dateUtc="2025-10-09T20:18:00Z"/>
          <w:sz w:val="22"/>
          <w:szCs w:val="22"/>
        </w:rPr>
      </w:pPr>
      <w:del w:id="5" w:author="Michael Flynn" w:date="2025-10-09T15:18:00Z" w16du:dateUtc="2025-10-09T20:18:00Z">
        <w:r w:rsidRPr="006A7486" w:rsidDel="00501717">
          <w:rPr>
            <w:sz w:val="22"/>
            <w:szCs w:val="22"/>
          </w:rPr>
          <w:delText>Italy</w:delText>
        </w:r>
      </w:del>
    </w:p>
    <w:p w14:paraId="0AFB37D1" w14:textId="0856B283" w:rsidR="00D51D3C" w:rsidRPr="006A7486" w:rsidRDefault="00D51D3C" w:rsidP="00F81EC4">
      <w:pPr>
        <w:pStyle w:val="ListParagraph"/>
        <w:numPr>
          <w:ilvl w:val="0"/>
          <w:numId w:val="2"/>
        </w:numPr>
        <w:spacing w:line="240" w:lineRule="auto"/>
        <w:rPr>
          <w:sz w:val="22"/>
          <w:szCs w:val="22"/>
        </w:rPr>
      </w:pPr>
      <w:r w:rsidRPr="006A7486">
        <w:rPr>
          <w:sz w:val="22"/>
          <w:szCs w:val="22"/>
        </w:rPr>
        <w:t>Turkey</w:t>
      </w:r>
    </w:p>
    <w:p w14:paraId="5B858D07" w14:textId="360B3D88" w:rsidR="00D51D3C" w:rsidRPr="006A7486" w:rsidDel="00501717" w:rsidRDefault="00D51D3C" w:rsidP="00F81EC4">
      <w:pPr>
        <w:pStyle w:val="ListParagraph"/>
        <w:numPr>
          <w:ilvl w:val="0"/>
          <w:numId w:val="2"/>
        </w:numPr>
        <w:spacing w:line="240" w:lineRule="auto"/>
        <w:rPr>
          <w:del w:id="6" w:author="Michael Flynn" w:date="2025-10-09T15:18:00Z" w16du:dateUtc="2025-10-09T20:18:00Z"/>
          <w:sz w:val="22"/>
          <w:szCs w:val="22"/>
        </w:rPr>
      </w:pPr>
      <w:del w:id="7" w:author="Michael Flynn" w:date="2025-10-09T15:18:00Z" w16du:dateUtc="2025-10-09T20:18:00Z">
        <w:r w:rsidRPr="006A7486" w:rsidDel="00501717">
          <w:rPr>
            <w:sz w:val="22"/>
            <w:szCs w:val="22"/>
          </w:rPr>
          <w:delText>Hungary</w:delText>
        </w:r>
      </w:del>
    </w:p>
    <w:p w14:paraId="581F1C92" w14:textId="357E6433" w:rsidR="00D51D3C" w:rsidRPr="006A7486" w:rsidRDefault="00D51D3C" w:rsidP="00F81EC4">
      <w:pPr>
        <w:spacing w:line="240" w:lineRule="auto"/>
        <w:rPr>
          <w:sz w:val="22"/>
          <w:szCs w:val="22"/>
        </w:rPr>
      </w:pPr>
      <w:r w:rsidRPr="006A7486">
        <w:rPr>
          <w:sz w:val="22"/>
          <w:szCs w:val="22"/>
        </w:rPr>
        <w:t>Personnel:</w:t>
      </w:r>
    </w:p>
    <w:p w14:paraId="56EE50F0" w14:textId="204F8961" w:rsidR="00D51D3C" w:rsidRPr="006A7486" w:rsidRDefault="00D51D3C" w:rsidP="00F81EC4">
      <w:pPr>
        <w:pStyle w:val="ListParagraph"/>
        <w:numPr>
          <w:ilvl w:val="0"/>
          <w:numId w:val="3"/>
        </w:numPr>
        <w:spacing w:line="240" w:lineRule="auto"/>
        <w:rPr>
          <w:sz w:val="22"/>
          <w:szCs w:val="22"/>
        </w:rPr>
      </w:pPr>
      <w:r w:rsidRPr="006A7486">
        <w:rPr>
          <w:sz w:val="22"/>
          <w:szCs w:val="22"/>
        </w:rPr>
        <w:t>500</w:t>
      </w:r>
    </w:p>
    <w:p w14:paraId="4ECB8149" w14:textId="358434B6" w:rsidR="00D51D3C" w:rsidRPr="006A7486" w:rsidRDefault="00D51D3C" w:rsidP="00F81EC4">
      <w:pPr>
        <w:pStyle w:val="ListParagraph"/>
        <w:numPr>
          <w:ilvl w:val="0"/>
          <w:numId w:val="3"/>
        </w:numPr>
        <w:spacing w:line="240" w:lineRule="auto"/>
        <w:rPr>
          <w:sz w:val="22"/>
          <w:szCs w:val="22"/>
        </w:rPr>
      </w:pPr>
      <w:r w:rsidRPr="006A7486">
        <w:rPr>
          <w:sz w:val="22"/>
          <w:szCs w:val="22"/>
        </w:rPr>
        <w:t>2000</w:t>
      </w:r>
    </w:p>
    <w:p w14:paraId="5844E309" w14:textId="3445BF41" w:rsidR="00D51D3C" w:rsidRPr="006A7486" w:rsidRDefault="00D51D3C" w:rsidP="00F81EC4">
      <w:pPr>
        <w:pStyle w:val="ListParagraph"/>
        <w:numPr>
          <w:ilvl w:val="0"/>
          <w:numId w:val="3"/>
        </w:numPr>
        <w:spacing w:line="240" w:lineRule="auto"/>
        <w:rPr>
          <w:sz w:val="22"/>
          <w:szCs w:val="22"/>
        </w:rPr>
      </w:pPr>
      <w:r w:rsidRPr="006A7486">
        <w:rPr>
          <w:sz w:val="22"/>
          <w:szCs w:val="22"/>
        </w:rPr>
        <w:t>5000</w:t>
      </w:r>
    </w:p>
    <w:p w14:paraId="56048B80" w14:textId="12DACC62" w:rsidR="00D51D3C" w:rsidRPr="006A7486" w:rsidRDefault="00D51D3C" w:rsidP="00F81EC4">
      <w:pPr>
        <w:pStyle w:val="ListParagraph"/>
        <w:numPr>
          <w:ilvl w:val="0"/>
          <w:numId w:val="3"/>
        </w:numPr>
        <w:spacing w:line="240" w:lineRule="auto"/>
        <w:rPr>
          <w:sz w:val="22"/>
          <w:szCs w:val="22"/>
        </w:rPr>
      </w:pPr>
      <w:r w:rsidRPr="006A7486">
        <w:rPr>
          <w:sz w:val="22"/>
          <w:szCs w:val="22"/>
        </w:rPr>
        <w:t>10,000</w:t>
      </w:r>
    </w:p>
    <w:p w14:paraId="1079A42A" w14:textId="4F6CA4D2" w:rsidR="00D51D3C" w:rsidRPr="006A7486" w:rsidRDefault="00D51D3C" w:rsidP="00F81EC4">
      <w:pPr>
        <w:spacing w:line="240" w:lineRule="auto"/>
        <w:rPr>
          <w:sz w:val="22"/>
          <w:szCs w:val="22"/>
        </w:rPr>
      </w:pPr>
      <w:r w:rsidRPr="006A7486">
        <w:rPr>
          <w:sz w:val="22"/>
          <w:szCs w:val="22"/>
        </w:rPr>
        <w:t>Unit Types:</w:t>
      </w:r>
    </w:p>
    <w:p w14:paraId="716DCA65" w14:textId="1CDACA46" w:rsidR="00D51D3C" w:rsidRPr="006A7486" w:rsidRDefault="00D51D3C" w:rsidP="00F81EC4">
      <w:pPr>
        <w:pStyle w:val="ListParagraph"/>
        <w:numPr>
          <w:ilvl w:val="0"/>
          <w:numId w:val="4"/>
        </w:numPr>
        <w:spacing w:line="240" w:lineRule="auto"/>
        <w:rPr>
          <w:sz w:val="22"/>
          <w:szCs w:val="22"/>
        </w:rPr>
      </w:pPr>
      <w:r w:rsidRPr="006A7486">
        <w:rPr>
          <w:sz w:val="22"/>
          <w:szCs w:val="22"/>
        </w:rPr>
        <w:t>Light Infantry</w:t>
      </w:r>
    </w:p>
    <w:p w14:paraId="4BAEBD09" w14:textId="376C316C" w:rsidR="00D51D3C" w:rsidRPr="006A7486" w:rsidRDefault="00D51D3C" w:rsidP="00F81EC4">
      <w:pPr>
        <w:pStyle w:val="ListParagraph"/>
        <w:numPr>
          <w:ilvl w:val="0"/>
          <w:numId w:val="4"/>
        </w:numPr>
        <w:spacing w:line="240" w:lineRule="auto"/>
        <w:rPr>
          <w:sz w:val="22"/>
          <w:szCs w:val="22"/>
        </w:rPr>
      </w:pPr>
      <w:r w:rsidRPr="006A7486">
        <w:rPr>
          <w:sz w:val="22"/>
          <w:szCs w:val="22"/>
        </w:rPr>
        <w:t>Heavy Armor</w:t>
      </w:r>
    </w:p>
    <w:p w14:paraId="3776040C" w14:textId="09CED06E" w:rsidR="00D51D3C" w:rsidRPr="006A7486" w:rsidRDefault="00D51D3C" w:rsidP="00F81EC4">
      <w:pPr>
        <w:pStyle w:val="ListParagraph"/>
        <w:numPr>
          <w:ilvl w:val="0"/>
          <w:numId w:val="4"/>
        </w:numPr>
        <w:spacing w:line="240" w:lineRule="auto"/>
        <w:rPr>
          <w:sz w:val="22"/>
          <w:szCs w:val="22"/>
        </w:rPr>
      </w:pPr>
      <w:r w:rsidRPr="006A7486">
        <w:rPr>
          <w:sz w:val="22"/>
          <w:szCs w:val="22"/>
        </w:rPr>
        <w:lastRenderedPageBreak/>
        <w:t>Attack Helicopters</w:t>
      </w:r>
    </w:p>
    <w:p w14:paraId="5AA9141F" w14:textId="09AE7CB2" w:rsidR="00D51D3C" w:rsidRPr="006A7486" w:rsidRDefault="00D51D3C" w:rsidP="00F81EC4">
      <w:pPr>
        <w:pStyle w:val="ListParagraph"/>
        <w:numPr>
          <w:ilvl w:val="0"/>
          <w:numId w:val="4"/>
        </w:numPr>
        <w:spacing w:line="240" w:lineRule="auto"/>
        <w:rPr>
          <w:sz w:val="22"/>
          <w:szCs w:val="22"/>
        </w:rPr>
      </w:pPr>
      <w:r w:rsidRPr="006A7486">
        <w:rPr>
          <w:sz w:val="22"/>
          <w:szCs w:val="22"/>
        </w:rPr>
        <w:t>Anti-missile batteries</w:t>
      </w:r>
    </w:p>
    <w:p w14:paraId="36C4A4C2" w14:textId="49348143" w:rsidR="00E767C7" w:rsidRPr="006A7486" w:rsidRDefault="00E767C7" w:rsidP="00F81EC4">
      <w:pPr>
        <w:pStyle w:val="ListParagraph"/>
        <w:numPr>
          <w:ilvl w:val="0"/>
          <w:numId w:val="4"/>
        </w:numPr>
        <w:spacing w:line="240" w:lineRule="auto"/>
        <w:rPr>
          <w:sz w:val="22"/>
          <w:szCs w:val="22"/>
        </w:rPr>
      </w:pPr>
      <w:r w:rsidRPr="006A7486">
        <w:rPr>
          <w:sz w:val="22"/>
          <w:szCs w:val="22"/>
        </w:rPr>
        <w:t>Fighter wing</w:t>
      </w:r>
    </w:p>
    <w:p w14:paraId="24E5DA56" w14:textId="48D49274" w:rsidR="00716411" w:rsidRPr="006A7486" w:rsidRDefault="00716411" w:rsidP="00F81EC4">
      <w:pPr>
        <w:spacing w:line="240" w:lineRule="auto"/>
        <w:rPr>
          <w:sz w:val="22"/>
          <w:szCs w:val="22"/>
        </w:rPr>
      </w:pPr>
      <w:r w:rsidRPr="006A7486">
        <w:rPr>
          <w:sz w:val="22"/>
          <w:szCs w:val="22"/>
        </w:rPr>
        <w:t>Proximity:</w:t>
      </w:r>
    </w:p>
    <w:p w14:paraId="002D2E03" w14:textId="536E674E" w:rsidR="00716411" w:rsidRPr="006A7486" w:rsidRDefault="00716411" w:rsidP="00F81EC4">
      <w:pPr>
        <w:pStyle w:val="ListParagraph"/>
        <w:numPr>
          <w:ilvl w:val="0"/>
          <w:numId w:val="5"/>
        </w:numPr>
        <w:spacing w:line="240" w:lineRule="auto"/>
        <w:rPr>
          <w:sz w:val="22"/>
          <w:szCs w:val="22"/>
        </w:rPr>
      </w:pPr>
      <w:r w:rsidRPr="006A7486">
        <w:rPr>
          <w:sz w:val="22"/>
          <w:szCs w:val="22"/>
        </w:rPr>
        <w:t>5</w:t>
      </w:r>
      <w:r w:rsidR="005C26A2" w:rsidRPr="006A7486">
        <w:rPr>
          <w:sz w:val="22"/>
          <w:szCs w:val="22"/>
        </w:rPr>
        <w:t xml:space="preserve"> </w:t>
      </w:r>
      <w:r w:rsidRPr="006A7486">
        <w:rPr>
          <w:sz w:val="22"/>
          <w:szCs w:val="22"/>
        </w:rPr>
        <w:t>km</w:t>
      </w:r>
    </w:p>
    <w:p w14:paraId="356D3668" w14:textId="5D4FA4B4" w:rsidR="00716411" w:rsidRPr="006A7486" w:rsidRDefault="00716411" w:rsidP="00F81EC4">
      <w:pPr>
        <w:pStyle w:val="ListParagraph"/>
        <w:numPr>
          <w:ilvl w:val="0"/>
          <w:numId w:val="5"/>
        </w:numPr>
        <w:spacing w:line="240" w:lineRule="auto"/>
        <w:rPr>
          <w:sz w:val="22"/>
          <w:szCs w:val="22"/>
        </w:rPr>
      </w:pPr>
      <w:r w:rsidRPr="006A7486">
        <w:rPr>
          <w:sz w:val="22"/>
          <w:szCs w:val="22"/>
        </w:rPr>
        <w:t>20</w:t>
      </w:r>
      <w:r w:rsidR="005C26A2" w:rsidRPr="006A7486">
        <w:rPr>
          <w:sz w:val="22"/>
          <w:szCs w:val="22"/>
        </w:rPr>
        <w:t xml:space="preserve"> </w:t>
      </w:r>
      <w:r w:rsidRPr="006A7486">
        <w:rPr>
          <w:sz w:val="22"/>
          <w:szCs w:val="22"/>
        </w:rPr>
        <w:t>km</w:t>
      </w:r>
    </w:p>
    <w:p w14:paraId="58A64A42" w14:textId="224F7531" w:rsidR="00716411" w:rsidRPr="006A7486" w:rsidRDefault="00716411" w:rsidP="00F81EC4">
      <w:pPr>
        <w:pStyle w:val="ListParagraph"/>
        <w:numPr>
          <w:ilvl w:val="0"/>
          <w:numId w:val="5"/>
        </w:numPr>
        <w:spacing w:line="240" w:lineRule="auto"/>
        <w:rPr>
          <w:sz w:val="22"/>
          <w:szCs w:val="22"/>
        </w:rPr>
      </w:pPr>
      <w:r w:rsidRPr="006A7486">
        <w:rPr>
          <w:sz w:val="22"/>
          <w:szCs w:val="22"/>
        </w:rPr>
        <w:t>50</w:t>
      </w:r>
      <w:r w:rsidR="005C26A2" w:rsidRPr="006A7486">
        <w:rPr>
          <w:sz w:val="22"/>
          <w:szCs w:val="22"/>
        </w:rPr>
        <w:t xml:space="preserve"> </w:t>
      </w:r>
      <w:r w:rsidRPr="006A7486">
        <w:rPr>
          <w:sz w:val="22"/>
          <w:szCs w:val="22"/>
        </w:rPr>
        <w:t>km</w:t>
      </w:r>
    </w:p>
    <w:p w14:paraId="3A52DFA1" w14:textId="1757E741" w:rsidR="00716411" w:rsidRPr="006A7486" w:rsidRDefault="00716411" w:rsidP="00F81EC4">
      <w:pPr>
        <w:pStyle w:val="ListParagraph"/>
        <w:numPr>
          <w:ilvl w:val="0"/>
          <w:numId w:val="5"/>
        </w:numPr>
        <w:spacing w:line="240" w:lineRule="auto"/>
        <w:rPr>
          <w:sz w:val="22"/>
          <w:szCs w:val="22"/>
        </w:rPr>
      </w:pPr>
      <w:r w:rsidRPr="006A7486">
        <w:rPr>
          <w:sz w:val="22"/>
          <w:szCs w:val="22"/>
        </w:rPr>
        <w:t>100</w:t>
      </w:r>
      <w:r w:rsidR="005C26A2" w:rsidRPr="006A7486">
        <w:rPr>
          <w:sz w:val="22"/>
          <w:szCs w:val="22"/>
        </w:rPr>
        <w:t xml:space="preserve"> </w:t>
      </w:r>
      <w:r w:rsidRPr="006A7486">
        <w:rPr>
          <w:sz w:val="22"/>
          <w:szCs w:val="22"/>
        </w:rPr>
        <w:t>km</w:t>
      </w:r>
    </w:p>
    <w:p w14:paraId="3BE4CCBE" w14:textId="5D39BA75" w:rsidR="00716411" w:rsidRPr="006A7486" w:rsidRDefault="00716411" w:rsidP="00F81EC4">
      <w:pPr>
        <w:pStyle w:val="ListParagraph"/>
        <w:numPr>
          <w:ilvl w:val="0"/>
          <w:numId w:val="5"/>
        </w:numPr>
        <w:spacing w:line="240" w:lineRule="auto"/>
        <w:rPr>
          <w:sz w:val="22"/>
          <w:szCs w:val="22"/>
        </w:rPr>
      </w:pPr>
      <w:r w:rsidRPr="006A7486">
        <w:rPr>
          <w:sz w:val="22"/>
          <w:szCs w:val="22"/>
        </w:rPr>
        <w:t>250</w:t>
      </w:r>
      <w:r w:rsidR="005C26A2" w:rsidRPr="006A7486">
        <w:rPr>
          <w:sz w:val="22"/>
          <w:szCs w:val="22"/>
        </w:rPr>
        <w:t xml:space="preserve"> </w:t>
      </w:r>
      <w:r w:rsidRPr="006A7486">
        <w:rPr>
          <w:sz w:val="22"/>
          <w:szCs w:val="22"/>
        </w:rPr>
        <w:t>km</w:t>
      </w:r>
    </w:p>
    <w:p w14:paraId="2296AF62" w14:textId="1BC6DDFB" w:rsidR="00716411" w:rsidRPr="006A7486" w:rsidRDefault="0071538E" w:rsidP="00F81EC4">
      <w:pPr>
        <w:spacing w:line="240" w:lineRule="auto"/>
        <w:rPr>
          <w:sz w:val="22"/>
          <w:szCs w:val="22"/>
        </w:rPr>
      </w:pPr>
      <w:r w:rsidRPr="006A7486">
        <w:rPr>
          <w:sz w:val="22"/>
          <w:szCs w:val="22"/>
        </w:rPr>
        <w:t>Economic Impact</w:t>
      </w:r>
    </w:p>
    <w:p w14:paraId="34E2220D" w14:textId="0C4C67AD" w:rsidR="0071538E" w:rsidRPr="006A7486" w:rsidRDefault="0071538E" w:rsidP="00F81EC4">
      <w:pPr>
        <w:pStyle w:val="ListParagraph"/>
        <w:numPr>
          <w:ilvl w:val="0"/>
          <w:numId w:val="6"/>
        </w:numPr>
        <w:spacing w:line="240" w:lineRule="auto"/>
        <w:rPr>
          <w:sz w:val="22"/>
          <w:szCs w:val="22"/>
        </w:rPr>
      </w:pPr>
      <w:r w:rsidRPr="006A7486">
        <w:rPr>
          <w:sz w:val="22"/>
          <w:szCs w:val="22"/>
        </w:rPr>
        <w:t>Expected to generate $500,000 in local revenue per year</w:t>
      </w:r>
    </w:p>
    <w:p w14:paraId="778E3A95" w14:textId="40EBE5F8" w:rsidR="0071538E" w:rsidRPr="006A7486" w:rsidRDefault="0071538E" w:rsidP="00F81EC4">
      <w:pPr>
        <w:pStyle w:val="ListParagraph"/>
        <w:numPr>
          <w:ilvl w:val="0"/>
          <w:numId w:val="6"/>
        </w:numPr>
        <w:spacing w:line="240" w:lineRule="auto"/>
        <w:rPr>
          <w:sz w:val="22"/>
          <w:szCs w:val="22"/>
        </w:rPr>
      </w:pPr>
      <w:r w:rsidRPr="006A7486">
        <w:rPr>
          <w:sz w:val="22"/>
          <w:szCs w:val="22"/>
        </w:rPr>
        <w:t>Expected to generate $2 million in local revenue per year</w:t>
      </w:r>
    </w:p>
    <w:p w14:paraId="1B25F522" w14:textId="122B313C" w:rsidR="0071538E" w:rsidRPr="006A7486" w:rsidRDefault="0071538E" w:rsidP="00F81EC4">
      <w:pPr>
        <w:pStyle w:val="ListParagraph"/>
        <w:numPr>
          <w:ilvl w:val="0"/>
          <w:numId w:val="6"/>
        </w:numPr>
        <w:spacing w:line="240" w:lineRule="auto"/>
        <w:rPr>
          <w:sz w:val="22"/>
          <w:szCs w:val="22"/>
        </w:rPr>
      </w:pPr>
      <w:r w:rsidRPr="006A7486">
        <w:rPr>
          <w:sz w:val="22"/>
          <w:szCs w:val="22"/>
        </w:rPr>
        <w:t>Expected to generate $5 million in local revenue per year</w:t>
      </w:r>
    </w:p>
    <w:p w14:paraId="5C9F6EB9" w14:textId="1E1DE2F9" w:rsidR="003F3BD1" w:rsidRPr="006A7486" w:rsidRDefault="003F3BD1" w:rsidP="00F81EC4">
      <w:pPr>
        <w:spacing w:line="240" w:lineRule="auto"/>
        <w:rPr>
          <w:sz w:val="22"/>
          <w:szCs w:val="22"/>
        </w:rPr>
      </w:pPr>
      <w:r w:rsidRPr="006A7486">
        <w:rPr>
          <w:sz w:val="22"/>
          <w:szCs w:val="22"/>
        </w:rPr>
        <w:t>Anticipated Noise Impact</w:t>
      </w:r>
    </w:p>
    <w:p w14:paraId="3F544682" w14:textId="33612D5E" w:rsidR="003F3BD1" w:rsidRPr="006A7486" w:rsidRDefault="009A1ED5" w:rsidP="00F81EC4">
      <w:pPr>
        <w:pStyle w:val="ListParagraph"/>
        <w:numPr>
          <w:ilvl w:val="0"/>
          <w:numId w:val="7"/>
        </w:numPr>
        <w:spacing w:line="240" w:lineRule="auto"/>
        <w:rPr>
          <w:sz w:val="22"/>
          <w:szCs w:val="22"/>
        </w:rPr>
      </w:pPr>
      <w:r w:rsidRPr="006A7486">
        <w:rPr>
          <w:sz w:val="22"/>
          <w:szCs w:val="22"/>
        </w:rPr>
        <w:t>Minimal</w:t>
      </w:r>
    </w:p>
    <w:p w14:paraId="1BCFC586" w14:textId="7D60855B" w:rsidR="009A1ED5" w:rsidRPr="006A7486" w:rsidRDefault="009A1ED5" w:rsidP="00F81EC4">
      <w:pPr>
        <w:pStyle w:val="ListParagraph"/>
        <w:numPr>
          <w:ilvl w:val="0"/>
          <w:numId w:val="7"/>
        </w:numPr>
        <w:spacing w:line="240" w:lineRule="auto"/>
        <w:rPr>
          <w:sz w:val="22"/>
          <w:szCs w:val="22"/>
        </w:rPr>
      </w:pPr>
      <w:r w:rsidRPr="006A7486">
        <w:rPr>
          <w:sz w:val="22"/>
          <w:szCs w:val="22"/>
        </w:rPr>
        <w:t>Moderate</w:t>
      </w:r>
    </w:p>
    <w:p w14:paraId="53297FF4" w14:textId="33A683D7" w:rsidR="009A1ED5" w:rsidRPr="006A7486" w:rsidRDefault="009A1ED5" w:rsidP="00F81EC4">
      <w:pPr>
        <w:pStyle w:val="ListParagraph"/>
        <w:numPr>
          <w:ilvl w:val="0"/>
          <w:numId w:val="7"/>
        </w:numPr>
        <w:spacing w:line="240" w:lineRule="auto"/>
        <w:rPr>
          <w:sz w:val="22"/>
          <w:szCs w:val="22"/>
        </w:rPr>
      </w:pPr>
      <w:r w:rsidRPr="006A7486">
        <w:rPr>
          <w:sz w:val="22"/>
          <w:szCs w:val="22"/>
        </w:rPr>
        <w:t>Significant</w:t>
      </w:r>
    </w:p>
    <w:p w14:paraId="620BFA4B" w14:textId="0D3FB003" w:rsidR="009A1ED5" w:rsidRPr="006A7486" w:rsidRDefault="009A1ED5" w:rsidP="00F81EC4">
      <w:pPr>
        <w:spacing w:line="240" w:lineRule="auto"/>
        <w:rPr>
          <w:sz w:val="22"/>
          <w:szCs w:val="22"/>
        </w:rPr>
      </w:pPr>
      <w:r w:rsidRPr="006A7486">
        <w:rPr>
          <w:sz w:val="22"/>
          <w:szCs w:val="22"/>
        </w:rPr>
        <w:t>Anticipated Environmental Impact</w:t>
      </w:r>
    </w:p>
    <w:p w14:paraId="1C6AC247" w14:textId="1718E138" w:rsidR="009A1ED5" w:rsidRPr="006A7486" w:rsidRDefault="009A1ED5" w:rsidP="00F81EC4">
      <w:pPr>
        <w:pStyle w:val="ListParagraph"/>
        <w:numPr>
          <w:ilvl w:val="0"/>
          <w:numId w:val="8"/>
        </w:numPr>
        <w:spacing w:line="240" w:lineRule="auto"/>
        <w:rPr>
          <w:sz w:val="22"/>
          <w:szCs w:val="22"/>
        </w:rPr>
      </w:pPr>
      <w:r w:rsidRPr="006A7486">
        <w:rPr>
          <w:sz w:val="22"/>
          <w:szCs w:val="22"/>
        </w:rPr>
        <w:t>No negative environmental impacts expected</w:t>
      </w:r>
    </w:p>
    <w:p w14:paraId="43D675E5" w14:textId="1BCCC0BE" w:rsidR="009A1ED5" w:rsidRPr="006A7486" w:rsidRDefault="009A1ED5" w:rsidP="00F81EC4">
      <w:pPr>
        <w:pStyle w:val="ListParagraph"/>
        <w:numPr>
          <w:ilvl w:val="0"/>
          <w:numId w:val="8"/>
        </w:numPr>
        <w:spacing w:line="240" w:lineRule="auto"/>
        <w:rPr>
          <w:sz w:val="22"/>
          <w:szCs w:val="22"/>
        </w:rPr>
      </w:pPr>
      <w:r w:rsidRPr="006A7486">
        <w:rPr>
          <w:sz w:val="22"/>
          <w:szCs w:val="22"/>
        </w:rPr>
        <w:t>Moderate negative environmental impacts expected</w:t>
      </w:r>
    </w:p>
    <w:p w14:paraId="4C4EB872" w14:textId="2AAC633B" w:rsidR="009A1ED5" w:rsidRPr="006A7486" w:rsidRDefault="009A1ED5" w:rsidP="00F81EC4">
      <w:pPr>
        <w:pStyle w:val="ListParagraph"/>
        <w:numPr>
          <w:ilvl w:val="0"/>
          <w:numId w:val="8"/>
        </w:numPr>
        <w:spacing w:line="240" w:lineRule="auto"/>
        <w:rPr>
          <w:sz w:val="22"/>
          <w:szCs w:val="22"/>
        </w:rPr>
      </w:pPr>
      <w:r w:rsidRPr="006A7486">
        <w:rPr>
          <w:sz w:val="22"/>
          <w:szCs w:val="22"/>
        </w:rPr>
        <w:t>Significant negative environmental impacts expected</w:t>
      </w:r>
    </w:p>
    <w:p w14:paraId="7E58F365" w14:textId="77777777" w:rsidR="00D51D3C" w:rsidRPr="006A7486" w:rsidRDefault="00D51D3C" w:rsidP="00F81EC4">
      <w:pPr>
        <w:spacing w:line="240" w:lineRule="auto"/>
        <w:rPr>
          <w:sz w:val="22"/>
          <w:szCs w:val="22"/>
        </w:rPr>
      </w:pPr>
    </w:p>
    <w:p w14:paraId="085F5F53" w14:textId="77777777" w:rsidR="00D51D3C" w:rsidRPr="006A7486" w:rsidRDefault="00D51D3C" w:rsidP="00F81EC4">
      <w:pPr>
        <w:spacing w:line="240" w:lineRule="auto"/>
        <w:rPr>
          <w:sz w:val="22"/>
          <w:szCs w:val="22"/>
        </w:rPr>
      </w:pPr>
    </w:p>
    <w:p w14:paraId="66A310D9" w14:textId="78A7B646" w:rsidR="00B73635" w:rsidRPr="00F81EC4" w:rsidRDefault="009334FE" w:rsidP="00F81EC4">
      <w:pPr>
        <w:spacing w:line="240" w:lineRule="auto"/>
        <w:rPr>
          <w:b/>
          <w:bCs/>
          <w:sz w:val="22"/>
          <w:szCs w:val="22"/>
        </w:rPr>
      </w:pPr>
      <w:r w:rsidRPr="00F81EC4">
        <w:rPr>
          <w:b/>
          <w:bCs/>
          <w:sz w:val="22"/>
          <w:szCs w:val="22"/>
        </w:rPr>
        <w:t>Sample Conjoint Experiment</w:t>
      </w:r>
      <w:r w:rsidR="00DB0620">
        <w:rPr>
          <w:b/>
          <w:bCs/>
          <w:sz w:val="22"/>
          <w:szCs w:val="22"/>
        </w:rPr>
        <w:t xml:space="preserve"> Vignette</w:t>
      </w:r>
    </w:p>
    <w:p w14:paraId="2EB7ED17" w14:textId="77777777" w:rsidR="009334FE" w:rsidRPr="006A7486" w:rsidRDefault="009334FE" w:rsidP="00F81EC4">
      <w:pPr>
        <w:spacing w:line="240" w:lineRule="auto"/>
        <w:rPr>
          <w:sz w:val="22"/>
          <w:szCs w:val="22"/>
        </w:rPr>
      </w:pPr>
    </w:p>
    <w:p w14:paraId="0C761B20" w14:textId="2C81ED9A" w:rsidR="009334FE" w:rsidRPr="006A7486" w:rsidRDefault="009334FE" w:rsidP="00F81EC4">
      <w:pPr>
        <w:spacing w:line="240" w:lineRule="auto"/>
        <w:rPr>
          <w:sz w:val="22"/>
          <w:szCs w:val="22"/>
        </w:rPr>
      </w:pPr>
      <w:r w:rsidRPr="006A7486">
        <w:rPr>
          <w:sz w:val="22"/>
          <w:szCs w:val="22"/>
        </w:rPr>
        <w:t xml:space="preserve">On September 9, </w:t>
      </w:r>
      <w:proofErr w:type="gramStart"/>
      <w:r w:rsidRPr="006A7486">
        <w:rPr>
          <w:sz w:val="22"/>
          <w:szCs w:val="22"/>
        </w:rPr>
        <w:t>2025</w:t>
      </w:r>
      <w:proofErr w:type="gramEnd"/>
      <w:r w:rsidRPr="006A7486">
        <w:rPr>
          <w:sz w:val="22"/>
          <w:szCs w:val="22"/>
        </w:rPr>
        <w:t xml:space="preserve"> several Russian military drones violated Polish airspace. Polish and NATO officials have reported that, given the number of drones involved, this was likely an intentional effort by Russia to probe Polish defense</w:t>
      </w:r>
      <w:ins w:id="8" w:author="Michael Flynn" w:date="2025-10-02T15:30:00Z" w16du:dateUtc="2025-10-02T20:30:00Z">
        <w:r w:rsidR="00490C07">
          <w:rPr>
            <w:sz w:val="22"/>
            <w:szCs w:val="22"/>
          </w:rPr>
          <w:t>s</w:t>
        </w:r>
      </w:ins>
      <w:del w:id="9" w:author="Michael Flynn" w:date="2025-10-02T15:30:00Z" w16du:dateUtc="2025-10-02T20:30:00Z">
        <w:r w:rsidRPr="006A7486" w:rsidDel="00693DE5">
          <w:rPr>
            <w:sz w:val="22"/>
            <w:szCs w:val="22"/>
          </w:rPr>
          <w:delText>s</w:delText>
        </w:r>
      </w:del>
      <w:r w:rsidRPr="006A7486">
        <w:rPr>
          <w:sz w:val="22"/>
          <w:szCs w:val="22"/>
        </w:rPr>
        <w:t xml:space="preserve">. </w:t>
      </w:r>
    </w:p>
    <w:p w14:paraId="2BB05A97" w14:textId="52E9E032" w:rsidR="009334FE" w:rsidRPr="006A7486" w:rsidRDefault="009334FE" w:rsidP="00F81EC4">
      <w:pPr>
        <w:spacing w:line="240" w:lineRule="auto"/>
        <w:rPr>
          <w:sz w:val="22"/>
          <w:szCs w:val="22"/>
        </w:rPr>
      </w:pPr>
      <w:r w:rsidRPr="006A7486">
        <w:rPr>
          <w:sz w:val="22"/>
          <w:szCs w:val="22"/>
        </w:rPr>
        <w:t xml:space="preserve">As a response to these events, the Polish government has sought to strengthen its defenses, and also its relations with NATO allies. </w:t>
      </w:r>
      <w:r w:rsidR="005A11F5">
        <w:rPr>
          <w:sz w:val="22"/>
          <w:szCs w:val="22"/>
        </w:rPr>
        <w:t>As a part of this effort, the Polish government is negotiating with its NATO partners to host additional NATO military personnel.</w:t>
      </w:r>
      <w:r w:rsidR="000D1AFF">
        <w:rPr>
          <w:sz w:val="22"/>
          <w:szCs w:val="22"/>
        </w:rPr>
        <w:t xml:space="preserve"> The size and composition of these deployments is uncertain.</w:t>
      </w:r>
      <w:r w:rsidR="005A11F5">
        <w:rPr>
          <w:sz w:val="22"/>
          <w:szCs w:val="22"/>
        </w:rPr>
        <w:t xml:space="preserve"> </w:t>
      </w:r>
      <w:r w:rsidR="000D1AFF">
        <w:rPr>
          <w:sz w:val="22"/>
          <w:szCs w:val="22"/>
        </w:rPr>
        <w:t xml:space="preserve">In the section that follows we would like to present you with various </w:t>
      </w:r>
      <w:r w:rsidR="00B144A5">
        <w:rPr>
          <w:sz w:val="22"/>
          <w:szCs w:val="22"/>
        </w:rPr>
        <w:t xml:space="preserve">possible </w:t>
      </w:r>
      <w:r w:rsidR="006D698F">
        <w:rPr>
          <w:sz w:val="22"/>
          <w:szCs w:val="22"/>
        </w:rPr>
        <w:t xml:space="preserve">deployment </w:t>
      </w:r>
      <w:r w:rsidR="000D1AFF">
        <w:rPr>
          <w:sz w:val="22"/>
          <w:szCs w:val="22"/>
        </w:rPr>
        <w:t>scenarios for you to evaluate.</w:t>
      </w:r>
    </w:p>
    <w:p w14:paraId="60D5FCEC" w14:textId="77777777" w:rsidR="009334FE" w:rsidRPr="006A7486" w:rsidRDefault="009334FE" w:rsidP="00F81EC4">
      <w:pPr>
        <w:spacing w:line="240" w:lineRule="auto"/>
        <w:rPr>
          <w:sz w:val="22"/>
          <w:szCs w:val="22"/>
        </w:rPr>
      </w:pPr>
    </w:p>
    <w:tbl>
      <w:tblPr>
        <w:tblStyle w:val="TableGrid"/>
        <w:tblW w:w="0" w:type="auto"/>
        <w:tblLook w:val="04A0" w:firstRow="1" w:lastRow="0" w:firstColumn="1" w:lastColumn="0" w:noHBand="0" w:noVBand="1"/>
      </w:tblPr>
      <w:tblGrid>
        <w:gridCol w:w="3116"/>
        <w:gridCol w:w="3117"/>
        <w:gridCol w:w="3117"/>
      </w:tblGrid>
      <w:tr w:rsidR="009334FE" w:rsidRPr="006A7486" w14:paraId="260D1C6A" w14:textId="77777777" w:rsidTr="009334FE">
        <w:tc>
          <w:tcPr>
            <w:tcW w:w="3116" w:type="dxa"/>
          </w:tcPr>
          <w:p w14:paraId="49A6D3AA" w14:textId="77777777" w:rsidR="009334FE" w:rsidRPr="006A7486" w:rsidRDefault="009334FE" w:rsidP="00F81EC4">
            <w:pPr>
              <w:rPr>
                <w:sz w:val="22"/>
                <w:szCs w:val="22"/>
              </w:rPr>
            </w:pPr>
          </w:p>
        </w:tc>
        <w:tc>
          <w:tcPr>
            <w:tcW w:w="3117" w:type="dxa"/>
          </w:tcPr>
          <w:p w14:paraId="2013028B" w14:textId="7933D5EF" w:rsidR="009334FE" w:rsidRPr="006A7486" w:rsidRDefault="008A0634" w:rsidP="00F81EC4">
            <w:pPr>
              <w:rPr>
                <w:sz w:val="22"/>
                <w:szCs w:val="22"/>
              </w:rPr>
            </w:pPr>
            <w:r w:rsidRPr="006A7486">
              <w:rPr>
                <w:sz w:val="22"/>
                <w:szCs w:val="22"/>
              </w:rPr>
              <w:t>Proposal</w:t>
            </w:r>
            <w:r w:rsidR="004A221B" w:rsidRPr="006A7486">
              <w:rPr>
                <w:sz w:val="22"/>
                <w:szCs w:val="22"/>
              </w:rPr>
              <w:t xml:space="preserve"> </w:t>
            </w:r>
            <w:r w:rsidR="0079104E" w:rsidRPr="006A7486">
              <w:rPr>
                <w:sz w:val="22"/>
                <w:szCs w:val="22"/>
              </w:rPr>
              <w:t>#</w:t>
            </w:r>
            <w:r w:rsidR="004A221B" w:rsidRPr="006A7486">
              <w:rPr>
                <w:sz w:val="22"/>
                <w:szCs w:val="22"/>
              </w:rPr>
              <w:t>1</w:t>
            </w:r>
          </w:p>
        </w:tc>
        <w:tc>
          <w:tcPr>
            <w:tcW w:w="3117" w:type="dxa"/>
          </w:tcPr>
          <w:p w14:paraId="1455438C" w14:textId="54A31B2C" w:rsidR="009334FE" w:rsidRPr="006A7486" w:rsidRDefault="008A0634" w:rsidP="00F81EC4">
            <w:pPr>
              <w:rPr>
                <w:sz w:val="22"/>
                <w:szCs w:val="22"/>
              </w:rPr>
            </w:pPr>
            <w:r w:rsidRPr="006A7486">
              <w:rPr>
                <w:sz w:val="22"/>
                <w:szCs w:val="22"/>
              </w:rPr>
              <w:t>Proposal</w:t>
            </w:r>
            <w:r w:rsidR="004A221B" w:rsidRPr="006A7486">
              <w:rPr>
                <w:sz w:val="22"/>
                <w:szCs w:val="22"/>
              </w:rPr>
              <w:t xml:space="preserve"> </w:t>
            </w:r>
            <w:r w:rsidR="0079104E" w:rsidRPr="006A7486">
              <w:rPr>
                <w:sz w:val="22"/>
                <w:szCs w:val="22"/>
              </w:rPr>
              <w:t>#</w:t>
            </w:r>
            <w:r w:rsidR="004A221B" w:rsidRPr="006A7486">
              <w:rPr>
                <w:sz w:val="22"/>
                <w:szCs w:val="22"/>
              </w:rPr>
              <w:t>2</w:t>
            </w:r>
          </w:p>
        </w:tc>
      </w:tr>
      <w:tr w:rsidR="009334FE" w:rsidRPr="006A7486" w14:paraId="4D5E618F" w14:textId="77777777" w:rsidTr="009334FE">
        <w:tc>
          <w:tcPr>
            <w:tcW w:w="3116" w:type="dxa"/>
          </w:tcPr>
          <w:p w14:paraId="6007DE14" w14:textId="02B907FF" w:rsidR="009334FE" w:rsidRPr="006A7486" w:rsidRDefault="004A221B" w:rsidP="00F81EC4">
            <w:pPr>
              <w:rPr>
                <w:sz w:val="22"/>
                <w:szCs w:val="22"/>
              </w:rPr>
            </w:pPr>
            <w:r w:rsidRPr="006A7486">
              <w:rPr>
                <w:sz w:val="22"/>
                <w:szCs w:val="22"/>
              </w:rPr>
              <w:t>Country</w:t>
            </w:r>
          </w:p>
        </w:tc>
        <w:tc>
          <w:tcPr>
            <w:tcW w:w="3117" w:type="dxa"/>
          </w:tcPr>
          <w:p w14:paraId="28DFA1B9" w14:textId="4D2877EA" w:rsidR="009334FE" w:rsidRPr="006A7486" w:rsidRDefault="008E4962" w:rsidP="00F81EC4">
            <w:pPr>
              <w:rPr>
                <w:sz w:val="22"/>
                <w:szCs w:val="22"/>
              </w:rPr>
            </w:pPr>
            <w:r w:rsidRPr="006A7486">
              <w:rPr>
                <w:sz w:val="22"/>
                <w:szCs w:val="22"/>
              </w:rPr>
              <w:t>Canada</w:t>
            </w:r>
          </w:p>
        </w:tc>
        <w:tc>
          <w:tcPr>
            <w:tcW w:w="3117" w:type="dxa"/>
          </w:tcPr>
          <w:p w14:paraId="264C04BC" w14:textId="14A531FA" w:rsidR="009334FE" w:rsidRPr="006A7486" w:rsidRDefault="008E4962" w:rsidP="00F81EC4">
            <w:pPr>
              <w:rPr>
                <w:sz w:val="22"/>
                <w:szCs w:val="22"/>
              </w:rPr>
            </w:pPr>
            <w:r w:rsidRPr="006A7486">
              <w:rPr>
                <w:sz w:val="22"/>
                <w:szCs w:val="22"/>
              </w:rPr>
              <w:t>United States</w:t>
            </w:r>
          </w:p>
        </w:tc>
      </w:tr>
      <w:tr w:rsidR="009334FE" w:rsidRPr="006A7486" w14:paraId="6D66293D" w14:textId="77777777" w:rsidTr="009334FE">
        <w:tc>
          <w:tcPr>
            <w:tcW w:w="3116" w:type="dxa"/>
          </w:tcPr>
          <w:p w14:paraId="38D18CCE" w14:textId="3B1F52DA" w:rsidR="009334FE" w:rsidRPr="006A7486" w:rsidRDefault="004A221B" w:rsidP="00F81EC4">
            <w:pPr>
              <w:rPr>
                <w:sz w:val="22"/>
                <w:szCs w:val="22"/>
              </w:rPr>
            </w:pPr>
            <w:r w:rsidRPr="006A7486">
              <w:rPr>
                <w:sz w:val="22"/>
                <w:szCs w:val="22"/>
              </w:rPr>
              <w:t>Personnel</w:t>
            </w:r>
          </w:p>
        </w:tc>
        <w:tc>
          <w:tcPr>
            <w:tcW w:w="3117" w:type="dxa"/>
          </w:tcPr>
          <w:p w14:paraId="5A139D37" w14:textId="66D2CFAD" w:rsidR="009334FE" w:rsidRPr="006A7486" w:rsidRDefault="008E4962" w:rsidP="00F81EC4">
            <w:pPr>
              <w:rPr>
                <w:sz w:val="22"/>
                <w:szCs w:val="22"/>
              </w:rPr>
            </w:pPr>
            <w:r w:rsidRPr="006A7486">
              <w:rPr>
                <w:sz w:val="22"/>
                <w:szCs w:val="22"/>
              </w:rPr>
              <w:t>2000</w:t>
            </w:r>
          </w:p>
        </w:tc>
        <w:tc>
          <w:tcPr>
            <w:tcW w:w="3117" w:type="dxa"/>
          </w:tcPr>
          <w:p w14:paraId="3D8333C7" w14:textId="109C407C" w:rsidR="009334FE" w:rsidRPr="006A7486" w:rsidRDefault="008E4962" w:rsidP="00F81EC4">
            <w:pPr>
              <w:rPr>
                <w:sz w:val="22"/>
                <w:szCs w:val="22"/>
              </w:rPr>
            </w:pPr>
            <w:r w:rsidRPr="006A7486">
              <w:rPr>
                <w:sz w:val="22"/>
                <w:szCs w:val="22"/>
              </w:rPr>
              <w:t>5000</w:t>
            </w:r>
          </w:p>
        </w:tc>
      </w:tr>
      <w:tr w:rsidR="009334FE" w:rsidRPr="006A7486" w14:paraId="49A7C5C0" w14:textId="77777777" w:rsidTr="009334FE">
        <w:tc>
          <w:tcPr>
            <w:tcW w:w="3116" w:type="dxa"/>
          </w:tcPr>
          <w:p w14:paraId="03490219" w14:textId="69558018" w:rsidR="009334FE" w:rsidRPr="006A7486" w:rsidRDefault="008E4962" w:rsidP="00F81EC4">
            <w:pPr>
              <w:rPr>
                <w:sz w:val="22"/>
                <w:szCs w:val="22"/>
              </w:rPr>
            </w:pPr>
            <w:r w:rsidRPr="006A7486">
              <w:rPr>
                <w:sz w:val="22"/>
                <w:szCs w:val="22"/>
              </w:rPr>
              <w:t>Unit types</w:t>
            </w:r>
          </w:p>
        </w:tc>
        <w:tc>
          <w:tcPr>
            <w:tcW w:w="3117" w:type="dxa"/>
          </w:tcPr>
          <w:p w14:paraId="22E23301" w14:textId="5A157184" w:rsidR="009334FE" w:rsidRPr="006A7486" w:rsidRDefault="008E4962" w:rsidP="00F81EC4">
            <w:pPr>
              <w:rPr>
                <w:sz w:val="22"/>
                <w:szCs w:val="22"/>
              </w:rPr>
            </w:pPr>
            <w:r w:rsidRPr="006A7486">
              <w:rPr>
                <w:sz w:val="22"/>
                <w:szCs w:val="22"/>
              </w:rPr>
              <w:t>Light infantry</w:t>
            </w:r>
          </w:p>
        </w:tc>
        <w:tc>
          <w:tcPr>
            <w:tcW w:w="3117" w:type="dxa"/>
          </w:tcPr>
          <w:p w14:paraId="5ACB7080" w14:textId="15EE3A2D" w:rsidR="009334FE" w:rsidRPr="006A7486" w:rsidRDefault="008E4962" w:rsidP="00F81EC4">
            <w:pPr>
              <w:rPr>
                <w:sz w:val="22"/>
                <w:szCs w:val="22"/>
              </w:rPr>
            </w:pPr>
            <w:r w:rsidRPr="006A7486">
              <w:rPr>
                <w:sz w:val="22"/>
                <w:szCs w:val="22"/>
              </w:rPr>
              <w:t>Heavy armor</w:t>
            </w:r>
          </w:p>
        </w:tc>
      </w:tr>
      <w:tr w:rsidR="009334FE" w:rsidRPr="006A7486" w14:paraId="3E4365C7" w14:textId="77777777" w:rsidTr="009334FE">
        <w:tc>
          <w:tcPr>
            <w:tcW w:w="3116" w:type="dxa"/>
          </w:tcPr>
          <w:p w14:paraId="445A3C21" w14:textId="38EB4F40" w:rsidR="009334FE" w:rsidRPr="006A7486" w:rsidRDefault="004A221B" w:rsidP="00F81EC4">
            <w:pPr>
              <w:rPr>
                <w:sz w:val="22"/>
                <w:szCs w:val="22"/>
              </w:rPr>
            </w:pPr>
            <w:r w:rsidRPr="006A7486">
              <w:rPr>
                <w:sz w:val="22"/>
                <w:szCs w:val="22"/>
              </w:rPr>
              <w:lastRenderedPageBreak/>
              <w:t>Proximity</w:t>
            </w:r>
          </w:p>
        </w:tc>
        <w:tc>
          <w:tcPr>
            <w:tcW w:w="3117" w:type="dxa"/>
          </w:tcPr>
          <w:p w14:paraId="54C18E9C" w14:textId="4EBCCF3D" w:rsidR="009334FE" w:rsidRPr="006A7486" w:rsidRDefault="008E4962" w:rsidP="00F81EC4">
            <w:pPr>
              <w:rPr>
                <w:sz w:val="22"/>
                <w:szCs w:val="22"/>
              </w:rPr>
            </w:pPr>
            <w:r w:rsidRPr="006A7486">
              <w:rPr>
                <w:sz w:val="22"/>
                <w:szCs w:val="22"/>
              </w:rPr>
              <w:t>10km</w:t>
            </w:r>
          </w:p>
        </w:tc>
        <w:tc>
          <w:tcPr>
            <w:tcW w:w="3117" w:type="dxa"/>
          </w:tcPr>
          <w:p w14:paraId="2088E199" w14:textId="0D7D797D" w:rsidR="009334FE" w:rsidRPr="006A7486" w:rsidRDefault="008E4962" w:rsidP="00F81EC4">
            <w:pPr>
              <w:rPr>
                <w:sz w:val="22"/>
                <w:szCs w:val="22"/>
              </w:rPr>
            </w:pPr>
            <w:r w:rsidRPr="006A7486">
              <w:rPr>
                <w:sz w:val="22"/>
                <w:szCs w:val="22"/>
              </w:rPr>
              <w:t>50km</w:t>
            </w:r>
          </w:p>
        </w:tc>
      </w:tr>
      <w:tr w:rsidR="009334FE" w:rsidRPr="006A7486" w14:paraId="6C42C8F3" w14:textId="77777777" w:rsidTr="009334FE">
        <w:tc>
          <w:tcPr>
            <w:tcW w:w="3116" w:type="dxa"/>
          </w:tcPr>
          <w:p w14:paraId="3AA449CD" w14:textId="72B4BEF1" w:rsidR="009334FE" w:rsidRPr="006A7486" w:rsidRDefault="004A221B" w:rsidP="00F81EC4">
            <w:pPr>
              <w:rPr>
                <w:sz w:val="22"/>
                <w:szCs w:val="22"/>
              </w:rPr>
            </w:pPr>
            <w:r w:rsidRPr="006A7486">
              <w:rPr>
                <w:sz w:val="22"/>
                <w:szCs w:val="22"/>
              </w:rPr>
              <w:t>Expected economic impact</w:t>
            </w:r>
          </w:p>
        </w:tc>
        <w:tc>
          <w:tcPr>
            <w:tcW w:w="3117" w:type="dxa"/>
          </w:tcPr>
          <w:p w14:paraId="4BB01464" w14:textId="516D83B9" w:rsidR="009334FE" w:rsidRPr="006A7486" w:rsidRDefault="008E4962" w:rsidP="00F81EC4">
            <w:pPr>
              <w:rPr>
                <w:sz w:val="22"/>
                <w:szCs w:val="22"/>
              </w:rPr>
            </w:pPr>
            <w:r w:rsidRPr="006A7486">
              <w:rPr>
                <w:sz w:val="22"/>
                <w:szCs w:val="22"/>
              </w:rPr>
              <w:t>Expected to generate $2 million in local revenue per year</w:t>
            </w:r>
          </w:p>
        </w:tc>
        <w:tc>
          <w:tcPr>
            <w:tcW w:w="3117" w:type="dxa"/>
          </w:tcPr>
          <w:p w14:paraId="3D0B0EC7" w14:textId="28BACF46" w:rsidR="009334FE" w:rsidRPr="006A7486" w:rsidRDefault="008E4962" w:rsidP="00F81EC4">
            <w:pPr>
              <w:rPr>
                <w:sz w:val="22"/>
                <w:szCs w:val="22"/>
              </w:rPr>
            </w:pPr>
            <w:r w:rsidRPr="006A7486">
              <w:rPr>
                <w:sz w:val="22"/>
                <w:szCs w:val="22"/>
              </w:rPr>
              <w:t>Expected to generate $500,000 in local revenue per year</w:t>
            </w:r>
          </w:p>
        </w:tc>
      </w:tr>
      <w:tr w:rsidR="004A221B" w:rsidRPr="006A7486" w14:paraId="561EE9CF" w14:textId="77777777" w:rsidTr="009334FE">
        <w:tc>
          <w:tcPr>
            <w:tcW w:w="3116" w:type="dxa"/>
          </w:tcPr>
          <w:p w14:paraId="6A844236" w14:textId="2557D835" w:rsidR="004A221B" w:rsidRPr="006A7486" w:rsidRDefault="004A221B" w:rsidP="00F81EC4">
            <w:pPr>
              <w:rPr>
                <w:sz w:val="22"/>
                <w:szCs w:val="22"/>
              </w:rPr>
            </w:pPr>
            <w:r w:rsidRPr="006A7486">
              <w:rPr>
                <w:sz w:val="22"/>
                <w:szCs w:val="22"/>
              </w:rPr>
              <w:t>Anticipated noise impact</w:t>
            </w:r>
          </w:p>
        </w:tc>
        <w:tc>
          <w:tcPr>
            <w:tcW w:w="3117" w:type="dxa"/>
          </w:tcPr>
          <w:p w14:paraId="6EED078D" w14:textId="6E10BB73" w:rsidR="004A221B" w:rsidRPr="006A7486" w:rsidRDefault="008E4962" w:rsidP="00F81EC4">
            <w:pPr>
              <w:rPr>
                <w:sz w:val="22"/>
                <w:szCs w:val="22"/>
              </w:rPr>
            </w:pPr>
            <w:r w:rsidRPr="006A7486">
              <w:rPr>
                <w:sz w:val="22"/>
                <w:szCs w:val="22"/>
              </w:rPr>
              <w:t>Low increase in noise</w:t>
            </w:r>
          </w:p>
        </w:tc>
        <w:tc>
          <w:tcPr>
            <w:tcW w:w="3117" w:type="dxa"/>
          </w:tcPr>
          <w:p w14:paraId="1647A8AE" w14:textId="03EFEDFF" w:rsidR="004A221B" w:rsidRPr="006A7486" w:rsidRDefault="008E4962" w:rsidP="00F81EC4">
            <w:pPr>
              <w:rPr>
                <w:sz w:val="22"/>
                <w:szCs w:val="22"/>
              </w:rPr>
            </w:pPr>
            <w:r w:rsidRPr="006A7486">
              <w:rPr>
                <w:sz w:val="22"/>
                <w:szCs w:val="22"/>
              </w:rPr>
              <w:t>Moderate increase in noise</w:t>
            </w:r>
          </w:p>
        </w:tc>
      </w:tr>
      <w:tr w:rsidR="004A221B" w:rsidRPr="006A7486" w14:paraId="1F0ACF61" w14:textId="77777777" w:rsidTr="009334FE">
        <w:tc>
          <w:tcPr>
            <w:tcW w:w="3116" w:type="dxa"/>
          </w:tcPr>
          <w:p w14:paraId="621747D5" w14:textId="37BF240C" w:rsidR="004A221B" w:rsidRPr="006A7486" w:rsidRDefault="004A221B" w:rsidP="00F81EC4">
            <w:pPr>
              <w:rPr>
                <w:sz w:val="22"/>
                <w:szCs w:val="22"/>
              </w:rPr>
            </w:pPr>
            <w:r w:rsidRPr="006A7486">
              <w:rPr>
                <w:sz w:val="22"/>
                <w:szCs w:val="22"/>
              </w:rPr>
              <w:t>Anticipated environmental impact</w:t>
            </w:r>
          </w:p>
        </w:tc>
        <w:tc>
          <w:tcPr>
            <w:tcW w:w="3117" w:type="dxa"/>
          </w:tcPr>
          <w:p w14:paraId="322B93F7" w14:textId="70C52BCC" w:rsidR="004A221B" w:rsidRPr="006A7486" w:rsidRDefault="008E4962" w:rsidP="00F81EC4">
            <w:pPr>
              <w:rPr>
                <w:sz w:val="22"/>
                <w:szCs w:val="22"/>
              </w:rPr>
            </w:pPr>
            <w:r w:rsidRPr="006A7486">
              <w:rPr>
                <w:sz w:val="22"/>
                <w:szCs w:val="22"/>
              </w:rPr>
              <w:t>Low environmental pollution</w:t>
            </w:r>
          </w:p>
        </w:tc>
        <w:tc>
          <w:tcPr>
            <w:tcW w:w="3117" w:type="dxa"/>
          </w:tcPr>
          <w:p w14:paraId="4CD83F8D" w14:textId="195CDB07" w:rsidR="004A221B" w:rsidRPr="006A7486" w:rsidRDefault="008E4962" w:rsidP="00F81EC4">
            <w:pPr>
              <w:rPr>
                <w:sz w:val="22"/>
                <w:szCs w:val="22"/>
              </w:rPr>
            </w:pPr>
            <w:r w:rsidRPr="006A7486">
              <w:rPr>
                <w:sz w:val="22"/>
                <w:szCs w:val="22"/>
              </w:rPr>
              <w:t>High increase in noise</w:t>
            </w:r>
          </w:p>
        </w:tc>
      </w:tr>
    </w:tbl>
    <w:p w14:paraId="25CCAACC" w14:textId="27902B33" w:rsidR="009334FE" w:rsidRPr="006A7486" w:rsidRDefault="009334FE" w:rsidP="00F81EC4">
      <w:pPr>
        <w:spacing w:line="240" w:lineRule="auto"/>
        <w:rPr>
          <w:sz w:val="22"/>
          <w:szCs w:val="22"/>
        </w:rPr>
      </w:pPr>
      <w:r w:rsidRPr="006A7486">
        <w:rPr>
          <w:sz w:val="22"/>
          <w:szCs w:val="22"/>
        </w:rPr>
        <w:t xml:space="preserve"> </w:t>
      </w:r>
    </w:p>
    <w:p w14:paraId="02B5F44B" w14:textId="77777777" w:rsidR="008E4962" w:rsidRPr="006A7486" w:rsidRDefault="008E4962" w:rsidP="00F81EC4">
      <w:pPr>
        <w:spacing w:line="240" w:lineRule="auto"/>
        <w:rPr>
          <w:sz w:val="22"/>
          <w:szCs w:val="22"/>
        </w:rPr>
      </w:pPr>
    </w:p>
    <w:p w14:paraId="0192795C" w14:textId="3091FE28" w:rsidR="008E4962" w:rsidRPr="006A7486" w:rsidRDefault="008A0634" w:rsidP="00F81EC4">
      <w:pPr>
        <w:pStyle w:val="ListParagraph"/>
        <w:numPr>
          <w:ilvl w:val="0"/>
          <w:numId w:val="1"/>
        </w:numPr>
        <w:spacing w:line="240" w:lineRule="auto"/>
        <w:rPr>
          <w:sz w:val="22"/>
          <w:szCs w:val="22"/>
        </w:rPr>
      </w:pPr>
      <w:r w:rsidRPr="006A7486">
        <w:rPr>
          <w:sz w:val="22"/>
          <w:szCs w:val="22"/>
        </w:rPr>
        <w:t xml:space="preserve">If you had to choose between the two </w:t>
      </w:r>
      <w:r w:rsidR="0079104E" w:rsidRPr="006A7486">
        <w:rPr>
          <w:sz w:val="22"/>
          <w:szCs w:val="22"/>
        </w:rPr>
        <w:t>proposals</w:t>
      </w:r>
      <w:r w:rsidRPr="006A7486">
        <w:rPr>
          <w:sz w:val="22"/>
          <w:szCs w:val="22"/>
        </w:rPr>
        <w:t xml:space="preserve"> for strengthening NATO forces in Poland, which would you prefer?</w:t>
      </w:r>
    </w:p>
    <w:p w14:paraId="375FF73C" w14:textId="03CD61F6" w:rsidR="0079104E" w:rsidRPr="006A7486" w:rsidRDefault="008A0634" w:rsidP="00F81EC4">
      <w:pPr>
        <w:pStyle w:val="ListParagraph"/>
        <w:numPr>
          <w:ilvl w:val="0"/>
          <w:numId w:val="1"/>
        </w:numPr>
        <w:spacing w:line="240" w:lineRule="auto"/>
        <w:rPr>
          <w:sz w:val="22"/>
          <w:szCs w:val="22"/>
        </w:rPr>
      </w:pPr>
      <w:r w:rsidRPr="006A7486">
        <w:rPr>
          <w:sz w:val="22"/>
          <w:szCs w:val="22"/>
        </w:rPr>
        <w:t xml:space="preserve">On a scale of 1-7, where 1 indicates strong opposition to the proposed option and 7 indicates strong support for the proposed option, please rate </w:t>
      </w:r>
      <w:r w:rsidR="0079104E" w:rsidRPr="006A7486">
        <w:rPr>
          <w:sz w:val="22"/>
          <w:szCs w:val="22"/>
        </w:rPr>
        <w:t>Proposal #1.</w:t>
      </w:r>
    </w:p>
    <w:p w14:paraId="2D0C5170" w14:textId="5D69E709" w:rsidR="0079104E" w:rsidRPr="006A7486" w:rsidRDefault="0079104E" w:rsidP="00F81EC4">
      <w:pPr>
        <w:pStyle w:val="ListParagraph"/>
        <w:numPr>
          <w:ilvl w:val="0"/>
          <w:numId w:val="1"/>
        </w:numPr>
        <w:spacing w:line="240" w:lineRule="auto"/>
        <w:rPr>
          <w:sz w:val="22"/>
          <w:szCs w:val="22"/>
        </w:rPr>
      </w:pPr>
      <w:r w:rsidRPr="006A7486">
        <w:rPr>
          <w:sz w:val="22"/>
          <w:szCs w:val="22"/>
        </w:rPr>
        <w:t>Using the same scale, how would you rate Proposal #2?</w:t>
      </w:r>
    </w:p>
    <w:p w14:paraId="43CBC106" w14:textId="77777777" w:rsidR="00885FAC" w:rsidRPr="006A7486" w:rsidRDefault="00885FAC" w:rsidP="00F81EC4">
      <w:pPr>
        <w:spacing w:line="240" w:lineRule="auto"/>
        <w:rPr>
          <w:sz w:val="22"/>
          <w:szCs w:val="22"/>
        </w:rPr>
      </w:pPr>
    </w:p>
    <w:p w14:paraId="5EFF9E5A" w14:textId="7ACBE253" w:rsidR="00885FAC" w:rsidRPr="006A7486" w:rsidRDefault="00885FAC" w:rsidP="00F81EC4">
      <w:pPr>
        <w:spacing w:line="240" w:lineRule="auto"/>
        <w:rPr>
          <w:sz w:val="22"/>
          <w:szCs w:val="22"/>
        </w:rPr>
      </w:pPr>
      <w:r w:rsidRPr="006A7486">
        <w:rPr>
          <w:b/>
          <w:bCs/>
          <w:sz w:val="22"/>
          <w:szCs w:val="22"/>
        </w:rPr>
        <w:t>REPLICATE THESE PAIRED CHOICES FIVE TIMES PER RESPONDENT</w:t>
      </w:r>
    </w:p>
    <w:p w14:paraId="6662B0B8" w14:textId="77777777" w:rsidR="00CC3937" w:rsidRPr="006A7486" w:rsidRDefault="00CC3937" w:rsidP="00F81EC4">
      <w:pPr>
        <w:spacing w:line="240" w:lineRule="auto"/>
        <w:rPr>
          <w:sz w:val="22"/>
          <w:szCs w:val="22"/>
        </w:rPr>
      </w:pPr>
    </w:p>
    <w:p w14:paraId="091F2DAE" w14:textId="225BAD31" w:rsidR="00CC3937" w:rsidRPr="006A7486" w:rsidRDefault="00CC3937" w:rsidP="00F81EC4">
      <w:pPr>
        <w:spacing w:line="240" w:lineRule="auto"/>
        <w:rPr>
          <w:b/>
          <w:bCs/>
          <w:sz w:val="22"/>
          <w:szCs w:val="22"/>
        </w:rPr>
      </w:pPr>
      <w:r w:rsidRPr="006A7486">
        <w:rPr>
          <w:b/>
          <w:bCs/>
          <w:sz w:val="22"/>
          <w:szCs w:val="22"/>
        </w:rPr>
        <w:t>BLOCK 3: GENERAL QUESTIONS</w:t>
      </w:r>
    </w:p>
    <w:p w14:paraId="5D4F6CD6" w14:textId="77777777" w:rsidR="00785FD1" w:rsidRPr="006A7486" w:rsidRDefault="00785FD1" w:rsidP="00F81EC4">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In general, what is your opinion of relations between Poland and neighboring countries (not Russia)? Are relations…</w:t>
      </w:r>
    </w:p>
    <w:p w14:paraId="4B0F45DA" w14:textId="77777777" w:rsidR="00785FD1" w:rsidRPr="006A7486" w:rsidRDefault="00785FD1" w:rsidP="00F81EC4">
      <w:pPr>
        <w:pStyle w:val="ListParagraph"/>
        <w:tabs>
          <w:tab w:val="left" w:pos="270"/>
        </w:tabs>
        <w:spacing w:line="240" w:lineRule="auto"/>
        <w:ind w:left="144"/>
        <w:rPr>
          <w:rFonts w:cs="Times New Roman"/>
          <w:sz w:val="22"/>
          <w:szCs w:val="22"/>
        </w:rPr>
      </w:pPr>
      <w:r w:rsidRPr="006A7486">
        <w:rPr>
          <w:rFonts w:cs="Times New Roman"/>
          <w:sz w:val="22"/>
          <w:szCs w:val="22"/>
        </w:rPr>
        <w:t>Very peaceful</w:t>
      </w:r>
    </w:p>
    <w:p w14:paraId="23F79C8E" w14:textId="77777777" w:rsidR="00785FD1" w:rsidRPr="006A7486" w:rsidRDefault="00785FD1" w:rsidP="00F81EC4">
      <w:pPr>
        <w:pStyle w:val="ListParagraph"/>
        <w:tabs>
          <w:tab w:val="left" w:pos="270"/>
        </w:tabs>
        <w:spacing w:line="240" w:lineRule="auto"/>
        <w:ind w:left="144"/>
        <w:rPr>
          <w:rFonts w:cs="Times New Roman"/>
          <w:sz w:val="22"/>
          <w:szCs w:val="22"/>
        </w:rPr>
      </w:pPr>
      <w:r w:rsidRPr="006A7486">
        <w:rPr>
          <w:rFonts w:cs="Times New Roman"/>
          <w:sz w:val="22"/>
          <w:szCs w:val="22"/>
        </w:rPr>
        <w:t>Somewhat peaceful</w:t>
      </w:r>
    </w:p>
    <w:p w14:paraId="6D3DBDB0" w14:textId="77777777" w:rsidR="00785FD1" w:rsidRPr="006A7486" w:rsidRDefault="00785FD1" w:rsidP="00F81EC4">
      <w:pPr>
        <w:pStyle w:val="ListParagraph"/>
        <w:tabs>
          <w:tab w:val="left" w:pos="270"/>
        </w:tabs>
        <w:spacing w:line="240" w:lineRule="auto"/>
        <w:ind w:left="144"/>
        <w:rPr>
          <w:rFonts w:cs="Times New Roman"/>
          <w:sz w:val="22"/>
          <w:szCs w:val="22"/>
        </w:rPr>
      </w:pPr>
      <w:r w:rsidRPr="006A7486">
        <w:rPr>
          <w:rFonts w:cs="Times New Roman"/>
          <w:sz w:val="22"/>
          <w:szCs w:val="22"/>
        </w:rPr>
        <w:t>Neutral</w:t>
      </w:r>
    </w:p>
    <w:p w14:paraId="74A2FB6D" w14:textId="77777777" w:rsidR="00785FD1" w:rsidRPr="006A7486" w:rsidRDefault="00785FD1" w:rsidP="00F81EC4">
      <w:pPr>
        <w:pStyle w:val="ListParagraph"/>
        <w:tabs>
          <w:tab w:val="left" w:pos="270"/>
        </w:tabs>
        <w:spacing w:line="240" w:lineRule="auto"/>
        <w:ind w:left="144"/>
        <w:rPr>
          <w:rFonts w:cs="Times New Roman"/>
          <w:sz w:val="22"/>
          <w:szCs w:val="22"/>
        </w:rPr>
      </w:pPr>
      <w:r w:rsidRPr="006A7486">
        <w:rPr>
          <w:rFonts w:cs="Times New Roman"/>
          <w:sz w:val="22"/>
          <w:szCs w:val="22"/>
        </w:rPr>
        <w:t>Somewhat hostile</w:t>
      </w:r>
    </w:p>
    <w:p w14:paraId="2B94736B" w14:textId="77777777" w:rsidR="00785FD1" w:rsidRPr="006A7486" w:rsidRDefault="00785FD1" w:rsidP="00F81EC4">
      <w:pPr>
        <w:pStyle w:val="ListParagraph"/>
        <w:tabs>
          <w:tab w:val="left" w:pos="270"/>
        </w:tabs>
        <w:spacing w:line="240" w:lineRule="auto"/>
        <w:ind w:left="144"/>
        <w:rPr>
          <w:rFonts w:cs="Times New Roman"/>
          <w:sz w:val="22"/>
          <w:szCs w:val="22"/>
        </w:rPr>
      </w:pPr>
      <w:r w:rsidRPr="006A7486">
        <w:rPr>
          <w:rFonts w:cs="Times New Roman"/>
          <w:sz w:val="22"/>
          <w:szCs w:val="22"/>
        </w:rPr>
        <w:t>Very hostile</w:t>
      </w:r>
    </w:p>
    <w:p w14:paraId="791C9C38" w14:textId="77777777" w:rsidR="00785FD1" w:rsidRPr="006A7486" w:rsidRDefault="00785FD1" w:rsidP="00F81EC4">
      <w:pPr>
        <w:pStyle w:val="ListParagraph"/>
        <w:tabs>
          <w:tab w:val="left" w:pos="270"/>
        </w:tabs>
        <w:spacing w:line="240" w:lineRule="auto"/>
        <w:ind w:left="144"/>
        <w:rPr>
          <w:rFonts w:cs="Times New Roman"/>
          <w:sz w:val="22"/>
          <w:szCs w:val="22"/>
        </w:rPr>
      </w:pPr>
      <w:r w:rsidRPr="006A7486">
        <w:rPr>
          <w:rFonts w:cs="Times New Roman"/>
          <w:sz w:val="22"/>
          <w:szCs w:val="22"/>
        </w:rPr>
        <w:t>Don’t know/decline to answer</w:t>
      </w:r>
    </w:p>
    <w:p w14:paraId="59A21411" w14:textId="77777777" w:rsidR="00785FD1" w:rsidRPr="006A7486" w:rsidRDefault="00785FD1" w:rsidP="00F81EC4">
      <w:pPr>
        <w:pStyle w:val="ListParagraph"/>
        <w:tabs>
          <w:tab w:val="left" w:pos="270"/>
        </w:tabs>
        <w:spacing w:line="240" w:lineRule="auto"/>
        <w:ind w:left="144"/>
        <w:rPr>
          <w:rFonts w:cs="Times New Roman"/>
          <w:sz w:val="22"/>
          <w:szCs w:val="22"/>
        </w:rPr>
      </w:pPr>
    </w:p>
    <w:p w14:paraId="39E8B674" w14:textId="77777777" w:rsidR="00785FD1" w:rsidRPr="006A7486" w:rsidRDefault="00785FD1" w:rsidP="00F81EC4">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In general, what is your opinion of the United States government?</w:t>
      </w:r>
    </w:p>
    <w:p w14:paraId="2FAC57A8" w14:textId="77777777" w:rsidR="00785FD1" w:rsidRPr="006A7486" w:rsidRDefault="00785FD1" w:rsidP="00F81EC4">
      <w:pPr>
        <w:tabs>
          <w:tab w:val="left" w:pos="270"/>
        </w:tabs>
        <w:spacing w:line="240" w:lineRule="auto"/>
        <w:ind w:left="432" w:hanging="288"/>
        <w:rPr>
          <w:rFonts w:cs="Times New Roman"/>
          <w:sz w:val="22"/>
          <w:szCs w:val="22"/>
        </w:rPr>
      </w:pPr>
      <w:r w:rsidRPr="006A7486">
        <w:rPr>
          <w:rFonts w:cs="Times New Roman"/>
          <w:sz w:val="22"/>
          <w:szCs w:val="22"/>
        </w:rPr>
        <w:t>Very favorable</w:t>
      </w:r>
    </w:p>
    <w:p w14:paraId="01ABA7DE" w14:textId="77777777" w:rsidR="00785FD1" w:rsidRPr="006A7486" w:rsidRDefault="00785FD1" w:rsidP="00F81EC4">
      <w:pPr>
        <w:tabs>
          <w:tab w:val="left" w:pos="270"/>
        </w:tabs>
        <w:spacing w:line="240" w:lineRule="auto"/>
        <w:ind w:left="432" w:hanging="288"/>
        <w:rPr>
          <w:rFonts w:cs="Times New Roman"/>
          <w:sz w:val="22"/>
          <w:szCs w:val="22"/>
        </w:rPr>
      </w:pPr>
      <w:r w:rsidRPr="006A7486">
        <w:rPr>
          <w:rFonts w:cs="Times New Roman"/>
          <w:sz w:val="22"/>
          <w:szCs w:val="22"/>
        </w:rPr>
        <w:t>Somewhat favorable</w:t>
      </w:r>
    </w:p>
    <w:p w14:paraId="3153AF57" w14:textId="77777777" w:rsidR="00785FD1" w:rsidRPr="006A7486" w:rsidRDefault="00785FD1" w:rsidP="00F81EC4">
      <w:pPr>
        <w:tabs>
          <w:tab w:val="left" w:pos="270"/>
        </w:tabs>
        <w:spacing w:line="240" w:lineRule="auto"/>
        <w:ind w:left="432" w:hanging="288"/>
        <w:rPr>
          <w:rFonts w:cs="Times New Roman"/>
          <w:sz w:val="22"/>
          <w:szCs w:val="22"/>
        </w:rPr>
      </w:pPr>
      <w:r w:rsidRPr="006A7486">
        <w:rPr>
          <w:rFonts w:cs="Times New Roman"/>
          <w:sz w:val="22"/>
          <w:szCs w:val="22"/>
        </w:rPr>
        <w:t>Neutral</w:t>
      </w:r>
    </w:p>
    <w:p w14:paraId="727A5F37" w14:textId="77777777" w:rsidR="00785FD1" w:rsidRPr="006A7486" w:rsidRDefault="00785FD1" w:rsidP="00F81EC4">
      <w:pPr>
        <w:tabs>
          <w:tab w:val="left" w:pos="270"/>
        </w:tabs>
        <w:spacing w:line="240" w:lineRule="auto"/>
        <w:ind w:left="432" w:hanging="288"/>
        <w:rPr>
          <w:rFonts w:cs="Times New Roman"/>
          <w:sz w:val="22"/>
          <w:szCs w:val="22"/>
        </w:rPr>
      </w:pPr>
      <w:r w:rsidRPr="006A7486">
        <w:rPr>
          <w:rFonts w:cs="Times New Roman"/>
          <w:sz w:val="22"/>
          <w:szCs w:val="22"/>
        </w:rPr>
        <w:t>Somewhat unfavorable</w:t>
      </w:r>
    </w:p>
    <w:p w14:paraId="5BA3C42E" w14:textId="77777777" w:rsidR="00785FD1" w:rsidRPr="006A7486" w:rsidRDefault="00785FD1" w:rsidP="00F81EC4">
      <w:pPr>
        <w:tabs>
          <w:tab w:val="left" w:pos="270"/>
        </w:tabs>
        <w:spacing w:line="240" w:lineRule="auto"/>
        <w:ind w:left="432" w:hanging="288"/>
        <w:rPr>
          <w:rFonts w:cs="Times New Roman"/>
          <w:sz w:val="22"/>
          <w:szCs w:val="22"/>
        </w:rPr>
      </w:pPr>
      <w:r w:rsidRPr="006A7486">
        <w:rPr>
          <w:rFonts w:cs="Times New Roman"/>
          <w:sz w:val="22"/>
          <w:szCs w:val="22"/>
        </w:rPr>
        <w:t>Very unfavorable</w:t>
      </w:r>
    </w:p>
    <w:p w14:paraId="34A9F4A6" w14:textId="77777777" w:rsidR="00785FD1" w:rsidRPr="006A7486" w:rsidRDefault="00785FD1" w:rsidP="00F81EC4">
      <w:pPr>
        <w:tabs>
          <w:tab w:val="left" w:pos="270"/>
        </w:tabs>
        <w:spacing w:line="240" w:lineRule="auto"/>
        <w:ind w:left="432" w:hanging="288"/>
        <w:rPr>
          <w:rFonts w:cs="Times New Roman"/>
          <w:sz w:val="22"/>
          <w:szCs w:val="22"/>
        </w:rPr>
      </w:pPr>
      <w:r w:rsidRPr="006A7486">
        <w:rPr>
          <w:rFonts w:cs="Times New Roman"/>
          <w:sz w:val="22"/>
          <w:szCs w:val="22"/>
        </w:rPr>
        <w:t>Don’t know/decline to answer</w:t>
      </w:r>
    </w:p>
    <w:p w14:paraId="771B5945" w14:textId="77777777" w:rsidR="00785FD1" w:rsidRPr="006A7486" w:rsidRDefault="00785FD1" w:rsidP="00F81EC4">
      <w:pPr>
        <w:tabs>
          <w:tab w:val="left" w:pos="270"/>
        </w:tabs>
        <w:spacing w:line="240" w:lineRule="auto"/>
        <w:ind w:left="144" w:hanging="288"/>
        <w:rPr>
          <w:rFonts w:cs="Times New Roman"/>
          <w:sz w:val="22"/>
          <w:szCs w:val="22"/>
        </w:rPr>
      </w:pPr>
    </w:p>
    <w:p w14:paraId="6F3CAB84" w14:textId="77777777" w:rsidR="00785FD1" w:rsidRPr="006A7486" w:rsidRDefault="00785FD1" w:rsidP="00F81EC4">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In general, what is your opinion of the United States people?</w:t>
      </w:r>
    </w:p>
    <w:p w14:paraId="058CE61C" w14:textId="77777777" w:rsidR="00785FD1" w:rsidRPr="006A7486" w:rsidRDefault="00785FD1" w:rsidP="00F81EC4">
      <w:pPr>
        <w:tabs>
          <w:tab w:val="left" w:pos="270"/>
        </w:tabs>
        <w:spacing w:line="240" w:lineRule="auto"/>
        <w:ind w:left="432" w:hanging="288"/>
        <w:rPr>
          <w:rFonts w:cs="Times New Roman"/>
          <w:sz w:val="22"/>
          <w:szCs w:val="22"/>
        </w:rPr>
      </w:pPr>
      <w:r w:rsidRPr="006A7486">
        <w:rPr>
          <w:rFonts w:cs="Times New Roman"/>
          <w:sz w:val="22"/>
          <w:szCs w:val="22"/>
        </w:rPr>
        <w:t>Very favorable</w:t>
      </w:r>
    </w:p>
    <w:p w14:paraId="09647D18" w14:textId="77777777" w:rsidR="00785FD1" w:rsidRPr="006A7486" w:rsidRDefault="00785FD1" w:rsidP="00F81EC4">
      <w:pPr>
        <w:tabs>
          <w:tab w:val="left" w:pos="270"/>
        </w:tabs>
        <w:spacing w:line="240" w:lineRule="auto"/>
        <w:ind w:left="432" w:hanging="288"/>
        <w:rPr>
          <w:rFonts w:cs="Times New Roman"/>
          <w:sz w:val="22"/>
          <w:szCs w:val="22"/>
        </w:rPr>
      </w:pPr>
      <w:r w:rsidRPr="006A7486">
        <w:rPr>
          <w:rFonts w:cs="Times New Roman"/>
          <w:sz w:val="22"/>
          <w:szCs w:val="22"/>
        </w:rPr>
        <w:t>Somewhat favorable</w:t>
      </w:r>
    </w:p>
    <w:p w14:paraId="6F1FA8AE" w14:textId="77777777" w:rsidR="00785FD1" w:rsidRPr="006A7486" w:rsidRDefault="00785FD1" w:rsidP="00F81EC4">
      <w:pPr>
        <w:tabs>
          <w:tab w:val="left" w:pos="270"/>
        </w:tabs>
        <w:spacing w:line="240" w:lineRule="auto"/>
        <w:ind w:left="432" w:hanging="288"/>
        <w:rPr>
          <w:rFonts w:cs="Times New Roman"/>
          <w:sz w:val="22"/>
          <w:szCs w:val="22"/>
        </w:rPr>
      </w:pPr>
      <w:r w:rsidRPr="006A7486">
        <w:rPr>
          <w:rFonts w:cs="Times New Roman"/>
          <w:sz w:val="22"/>
          <w:szCs w:val="22"/>
        </w:rPr>
        <w:lastRenderedPageBreak/>
        <w:t>Neutral</w:t>
      </w:r>
    </w:p>
    <w:p w14:paraId="2C97066F" w14:textId="77777777" w:rsidR="00785FD1" w:rsidRPr="006A7486" w:rsidRDefault="00785FD1" w:rsidP="00F81EC4">
      <w:pPr>
        <w:tabs>
          <w:tab w:val="left" w:pos="270"/>
        </w:tabs>
        <w:spacing w:line="240" w:lineRule="auto"/>
        <w:ind w:left="432" w:hanging="288"/>
        <w:rPr>
          <w:rFonts w:cs="Times New Roman"/>
          <w:sz w:val="22"/>
          <w:szCs w:val="22"/>
        </w:rPr>
      </w:pPr>
      <w:r w:rsidRPr="006A7486">
        <w:rPr>
          <w:rFonts w:cs="Times New Roman"/>
          <w:sz w:val="22"/>
          <w:szCs w:val="22"/>
        </w:rPr>
        <w:t>Somewhat unfavorable</w:t>
      </w:r>
    </w:p>
    <w:p w14:paraId="38DEA777" w14:textId="77777777" w:rsidR="00785FD1" w:rsidRPr="006A7486" w:rsidRDefault="00785FD1" w:rsidP="00F81EC4">
      <w:pPr>
        <w:tabs>
          <w:tab w:val="left" w:pos="270"/>
        </w:tabs>
        <w:spacing w:line="240" w:lineRule="auto"/>
        <w:ind w:left="432" w:hanging="288"/>
        <w:rPr>
          <w:rFonts w:cs="Times New Roman"/>
          <w:sz w:val="22"/>
          <w:szCs w:val="22"/>
        </w:rPr>
      </w:pPr>
      <w:r w:rsidRPr="006A7486">
        <w:rPr>
          <w:rFonts w:cs="Times New Roman"/>
          <w:sz w:val="22"/>
          <w:szCs w:val="22"/>
        </w:rPr>
        <w:t>Very unfavorable</w:t>
      </w:r>
    </w:p>
    <w:p w14:paraId="50CB6396" w14:textId="77777777" w:rsidR="00785FD1" w:rsidRPr="006A7486" w:rsidRDefault="00785FD1" w:rsidP="00F81EC4">
      <w:pPr>
        <w:tabs>
          <w:tab w:val="left" w:pos="270"/>
        </w:tabs>
        <w:spacing w:line="240" w:lineRule="auto"/>
        <w:ind w:left="432" w:hanging="288"/>
        <w:rPr>
          <w:rFonts w:cs="Times New Roman"/>
          <w:sz w:val="22"/>
          <w:szCs w:val="22"/>
        </w:rPr>
      </w:pPr>
      <w:r w:rsidRPr="006A7486">
        <w:rPr>
          <w:rFonts w:cs="Times New Roman"/>
          <w:sz w:val="22"/>
          <w:szCs w:val="22"/>
        </w:rPr>
        <w:t>Don’t know/decline to answer</w:t>
      </w:r>
    </w:p>
    <w:p w14:paraId="25B845CA" w14:textId="77777777" w:rsidR="00785FD1" w:rsidRPr="006A7486" w:rsidRDefault="00785FD1" w:rsidP="00F81EC4">
      <w:pPr>
        <w:pStyle w:val="ListParagraph"/>
        <w:tabs>
          <w:tab w:val="left" w:pos="270"/>
        </w:tabs>
        <w:spacing w:line="240" w:lineRule="auto"/>
        <w:ind w:left="144" w:hanging="288"/>
        <w:rPr>
          <w:rFonts w:cs="Times New Roman"/>
          <w:sz w:val="22"/>
          <w:szCs w:val="22"/>
        </w:rPr>
      </w:pPr>
    </w:p>
    <w:p w14:paraId="295A171F" w14:textId="77777777" w:rsidR="00785FD1" w:rsidRPr="006A7486" w:rsidRDefault="00785FD1" w:rsidP="00F81EC4">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In your opinion, how much influence does the United States have in Poland?</w:t>
      </w:r>
    </w:p>
    <w:p w14:paraId="0035D7B5" w14:textId="77777777" w:rsidR="00785FD1" w:rsidRPr="006A7486" w:rsidRDefault="00785FD1" w:rsidP="00F81EC4">
      <w:pPr>
        <w:tabs>
          <w:tab w:val="left" w:pos="270"/>
        </w:tabs>
        <w:spacing w:line="240" w:lineRule="auto"/>
        <w:ind w:left="432" w:hanging="288"/>
        <w:rPr>
          <w:rFonts w:cs="Times New Roman"/>
          <w:sz w:val="22"/>
          <w:szCs w:val="22"/>
        </w:rPr>
      </w:pPr>
      <w:r w:rsidRPr="006A7486">
        <w:rPr>
          <w:rFonts w:cs="Times New Roman"/>
          <w:sz w:val="22"/>
          <w:szCs w:val="22"/>
        </w:rPr>
        <w:t>A lot</w:t>
      </w:r>
    </w:p>
    <w:p w14:paraId="2CA0ED42" w14:textId="77777777" w:rsidR="00785FD1" w:rsidRPr="006A7486" w:rsidRDefault="00785FD1" w:rsidP="00F81EC4">
      <w:pPr>
        <w:tabs>
          <w:tab w:val="left" w:pos="270"/>
        </w:tabs>
        <w:spacing w:line="240" w:lineRule="auto"/>
        <w:ind w:left="432" w:hanging="288"/>
        <w:rPr>
          <w:rFonts w:cs="Times New Roman"/>
          <w:sz w:val="22"/>
          <w:szCs w:val="22"/>
        </w:rPr>
      </w:pPr>
      <w:r w:rsidRPr="006A7486">
        <w:rPr>
          <w:rFonts w:cs="Times New Roman"/>
          <w:sz w:val="22"/>
          <w:szCs w:val="22"/>
        </w:rPr>
        <w:t>Some</w:t>
      </w:r>
    </w:p>
    <w:p w14:paraId="34BAC0CA" w14:textId="77777777" w:rsidR="00785FD1" w:rsidRPr="006A7486" w:rsidRDefault="00785FD1" w:rsidP="00F81EC4">
      <w:pPr>
        <w:tabs>
          <w:tab w:val="left" w:pos="270"/>
        </w:tabs>
        <w:spacing w:line="240" w:lineRule="auto"/>
        <w:ind w:left="432" w:hanging="288"/>
        <w:rPr>
          <w:rFonts w:cs="Times New Roman"/>
          <w:sz w:val="22"/>
          <w:szCs w:val="22"/>
        </w:rPr>
      </w:pPr>
      <w:r w:rsidRPr="006A7486">
        <w:rPr>
          <w:rFonts w:cs="Times New Roman"/>
          <w:sz w:val="22"/>
          <w:szCs w:val="22"/>
        </w:rPr>
        <w:t>A little</w:t>
      </w:r>
    </w:p>
    <w:p w14:paraId="7B82D601" w14:textId="77777777" w:rsidR="00785FD1" w:rsidRPr="006A7486" w:rsidRDefault="00785FD1" w:rsidP="00F81EC4">
      <w:pPr>
        <w:tabs>
          <w:tab w:val="left" w:pos="270"/>
        </w:tabs>
        <w:spacing w:line="240" w:lineRule="auto"/>
        <w:ind w:left="432" w:hanging="288"/>
        <w:rPr>
          <w:rFonts w:cs="Times New Roman"/>
          <w:sz w:val="22"/>
          <w:szCs w:val="22"/>
        </w:rPr>
      </w:pPr>
      <w:r w:rsidRPr="006A7486">
        <w:rPr>
          <w:rFonts w:cs="Times New Roman"/>
          <w:sz w:val="22"/>
          <w:szCs w:val="22"/>
        </w:rPr>
        <w:t>None</w:t>
      </w:r>
    </w:p>
    <w:p w14:paraId="6558CF49" w14:textId="77777777" w:rsidR="00785FD1" w:rsidRPr="006A7486" w:rsidRDefault="00785FD1" w:rsidP="00F81EC4">
      <w:pPr>
        <w:tabs>
          <w:tab w:val="left" w:pos="270"/>
        </w:tabs>
        <w:spacing w:line="240" w:lineRule="auto"/>
        <w:ind w:left="432" w:hanging="288"/>
        <w:rPr>
          <w:rFonts w:cs="Times New Roman"/>
          <w:sz w:val="22"/>
          <w:szCs w:val="22"/>
        </w:rPr>
      </w:pPr>
      <w:r w:rsidRPr="006A7486">
        <w:rPr>
          <w:rFonts w:cs="Times New Roman"/>
          <w:sz w:val="22"/>
          <w:szCs w:val="22"/>
        </w:rPr>
        <w:t>Don’t know/Decline to answer</w:t>
      </w:r>
    </w:p>
    <w:p w14:paraId="1B150527" w14:textId="77777777" w:rsidR="00785FD1" w:rsidRPr="006A7486" w:rsidRDefault="00785FD1" w:rsidP="00F81EC4">
      <w:pPr>
        <w:tabs>
          <w:tab w:val="left" w:pos="270"/>
        </w:tabs>
        <w:spacing w:line="240" w:lineRule="auto"/>
        <w:ind w:left="144" w:hanging="288"/>
        <w:rPr>
          <w:rFonts w:cs="Times New Roman"/>
          <w:sz w:val="22"/>
          <w:szCs w:val="22"/>
        </w:rPr>
      </w:pPr>
    </w:p>
    <w:p w14:paraId="107376A6" w14:textId="77777777" w:rsidR="00785FD1" w:rsidRPr="006A7486" w:rsidRDefault="00785FD1" w:rsidP="00F81EC4">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In your opinion, the influence that the United States has in Poland is…</w:t>
      </w:r>
    </w:p>
    <w:p w14:paraId="389B6ABD" w14:textId="77777777" w:rsidR="00785FD1" w:rsidRPr="006A7486" w:rsidRDefault="00785FD1" w:rsidP="00F81EC4">
      <w:pPr>
        <w:tabs>
          <w:tab w:val="left" w:pos="270"/>
        </w:tabs>
        <w:spacing w:line="240" w:lineRule="auto"/>
        <w:ind w:left="432" w:hanging="288"/>
        <w:rPr>
          <w:rFonts w:cs="Times New Roman"/>
          <w:sz w:val="22"/>
          <w:szCs w:val="22"/>
        </w:rPr>
      </w:pPr>
      <w:r w:rsidRPr="006A7486">
        <w:rPr>
          <w:rFonts w:cs="Times New Roman"/>
          <w:sz w:val="22"/>
          <w:szCs w:val="22"/>
        </w:rPr>
        <w:t>Very positive</w:t>
      </w:r>
    </w:p>
    <w:p w14:paraId="3D5AA37C" w14:textId="77777777" w:rsidR="00785FD1" w:rsidRPr="006A7486" w:rsidRDefault="00785FD1" w:rsidP="00F81EC4">
      <w:pPr>
        <w:tabs>
          <w:tab w:val="left" w:pos="270"/>
        </w:tabs>
        <w:spacing w:line="240" w:lineRule="auto"/>
        <w:ind w:left="432" w:hanging="288"/>
        <w:rPr>
          <w:rFonts w:cs="Times New Roman"/>
          <w:sz w:val="22"/>
          <w:szCs w:val="22"/>
        </w:rPr>
      </w:pPr>
      <w:r w:rsidRPr="006A7486">
        <w:rPr>
          <w:rFonts w:cs="Times New Roman"/>
          <w:sz w:val="22"/>
          <w:szCs w:val="22"/>
        </w:rPr>
        <w:t>Positive</w:t>
      </w:r>
    </w:p>
    <w:p w14:paraId="593EA92E" w14:textId="77777777" w:rsidR="00785FD1" w:rsidRPr="006A7486" w:rsidRDefault="00785FD1" w:rsidP="00F81EC4">
      <w:pPr>
        <w:tabs>
          <w:tab w:val="left" w:pos="270"/>
        </w:tabs>
        <w:spacing w:line="240" w:lineRule="auto"/>
        <w:ind w:left="432" w:hanging="288"/>
        <w:rPr>
          <w:rFonts w:cs="Times New Roman"/>
          <w:sz w:val="22"/>
          <w:szCs w:val="22"/>
        </w:rPr>
      </w:pPr>
      <w:r w:rsidRPr="006A7486">
        <w:rPr>
          <w:rFonts w:cs="Times New Roman"/>
          <w:sz w:val="22"/>
          <w:szCs w:val="22"/>
        </w:rPr>
        <w:t>Neither Positive nor Negative</w:t>
      </w:r>
    </w:p>
    <w:p w14:paraId="53ED4172" w14:textId="77777777" w:rsidR="00785FD1" w:rsidRPr="006A7486" w:rsidRDefault="00785FD1" w:rsidP="00F81EC4">
      <w:pPr>
        <w:tabs>
          <w:tab w:val="left" w:pos="270"/>
        </w:tabs>
        <w:spacing w:line="240" w:lineRule="auto"/>
        <w:ind w:left="432" w:hanging="288"/>
        <w:rPr>
          <w:rFonts w:cs="Times New Roman"/>
          <w:sz w:val="22"/>
          <w:szCs w:val="22"/>
        </w:rPr>
      </w:pPr>
      <w:r w:rsidRPr="006A7486">
        <w:rPr>
          <w:rFonts w:cs="Times New Roman"/>
          <w:sz w:val="22"/>
          <w:szCs w:val="22"/>
        </w:rPr>
        <w:t>Negative</w:t>
      </w:r>
    </w:p>
    <w:p w14:paraId="4FF4964B" w14:textId="77777777" w:rsidR="00785FD1" w:rsidRPr="006A7486" w:rsidRDefault="00785FD1" w:rsidP="00F81EC4">
      <w:pPr>
        <w:tabs>
          <w:tab w:val="left" w:pos="270"/>
        </w:tabs>
        <w:spacing w:line="240" w:lineRule="auto"/>
        <w:ind w:left="432" w:hanging="288"/>
        <w:rPr>
          <w:rFonts w:cs="Times New Roman"/>
          <w:sz w:val="22"/>
          <w:szCs w:val="22"/>
        </w:rPr>
      </w:pPr>
      <w:r w:rsidRPr="006A7486">
        <w:rPr>
          <w:rFonts w:cs="Times New Roman"/>
          <w:sz w:val="22"/>
          <w:szCs w:val="22"/>
        </w:rPr>
        <w:t>Very Negative</w:t>
      </w:r>
    </w:p>
    <w:p w14:paraId="0962148A" w14:textId="77777777" w:rsidR="00785FD1" w:rsidRPr="006A7486" w:rsidRDefault="00785FD1" w:rsidP="00F81EC4">
      <w:pPr>
        <w:spacing w:line="240" w:lineRule="auto"/>
        <w:ind w:firstLine="144"/>
        <w:rPr>
          <w:rFonts w:cs="Times New Roman"/>
          <w:sz w:val="22"/>
          <w:szCs w:val="22"/>
        </w:rPr>
      </w:pPr>
      <w:r w:rsidRPr="006A7486">
        <w:rPr>
          <w:rFonts w:cs="Times New Roman"/>
          <w:sz w:val="22"/>
          <w:szCs w:val="22"/>
        </w:rPr>
        <w:t>Don’t know/Decline to answer</w:t>
      </w:r>
    </w:p>
    <w:p w14:paraId="12BAAC81" w14:textId="77777777" w:rsidR="00785FD1" w:rsidRPr="006A7486" w:rsidRDefault="00785FD1" w:rsidP="00F81EC4">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In general, what is your opinion of the presence of United States military forces in Poland?</w:t>
      </w:r>
    </w:p>
    <w:p w14:paraId="1E789773" w14:textId="77777777" w:rsidR="00785FD1" w:rsidRPr="006A7486" w:rsidRDefault="00785FD1" w:rsidP="00F81EC4">
      <w:pPr>
        <w:tabs>
          <w:tab w:val="left" w:pos="270"/>
        </w:tabs>
        <w:spacing w:line="240" w:lineRule="auto"/>
        <w:ind w:left="558" w:hanging="288"/>
        <w:rPr>
          <w:rFonts w:cs="Times New Roman"/>
          <w:sz w:val="22"/>
          <w:szCs w:val="22"/>
        </w:rPr>
      </w:pPr>
      <w:r w:rsidRPr="006A7486">
        <w:rPr>
          <w:rFonts w:cs="Times New Roman"/>
          <w:sz w:val="22"/>
          <w:szCs w:val="22"/>
        </w:rPr>
        <w:t>Very favorable</w:t>
      </w:r>
    </w:p>
    <w:p w14:paraId="1356CE4D" w14:textId="77777777" w:rsidR="00785FD1" w:rsidRPr="006A7486" w:rsidRDefault="00785FD1" w:rsidP="00F81EC4">
      <w:pPr>
        <w:tabs>
          <w:tab w:val="left" w:pos="270"/>
        </w:tabs>
        <w:spacing w:line="240" w:lineRule="auto"/>
        <w:ind w:left="558" w:hanging="288"/>
        <w:rPr>
          <w:rFonts w:cs="Times New Roman"/>
          <w:sz w:val="22"/>
          <w:szCs w:val="22"/>
        </w:rPr>
      </w:pPr>
      <w:r w:rsidRPr="006A7486">
        <w:rPr>
          <w:rFonts w:cs="Times New Roman"/>
          <w:sz w:val="22"/>
          <w:szCs w:val="22"/>
        </w:rPr>
        <w:t>Somewhat favorable</w:t>
      </w:r>
    </w:p>
    <w:p w14:paraId="04352A4E" w14:textId="77777777" w:rsidR="00785FD1" w:rsidRPr="006A7486" w:rsidRDefault="00785FD1" w:rsidP="00F81EC4">
      <w:pPr>
        <w:tabs>
          <w:tab w:val="left" w:pos="270"/>
        </w:tabs>
        <w:spacing w:line="240" w:lineRule="auto"/>
        <w:ind w:left="558" w:hanging="288"/>
        <w:rPr>
          <w:rFonts w:cs="Times New Roman"/>
          <w:sz w:val="22"/>
          <w:szCs w:val="22"/>
        </w:rPr>
      </w:pPr>
      <w:r w:rsidRPr="006A7486">
        <w:rPr>
          <w:rFonts w:cs="Times New Roman"/>
          <w:sz w:val="22"/>
          <w:szCs w:val="22"/>
        </w:rPr>
        <w:t>Neutral</w:t>
      </w:r>
    </w:p>
    <w:p w14:paraId="06A4AD02" w14:textId="77777777" w:rsidR="00785FD1" w:rsidRPr="006A7486" w:rsidRDefault="00785FD1" w:rsidP="00F81EC4">
      <w:pPr>
        <w:tabs>
          <w:tab w:val="left" w:pos="270"/>
        </w:tabs>
        <w:spacing w:line="240" w:lineRule="auto"/>
        <w:ind w:left="558" w:hanging="288"/>
        <w:rPr>
          <w:rFonts w:cs="Times New Roman"/>
          <w:sz w:val="22"/>
          <w:szCs w:val="22"/>
        </w:rPr>
      </w:pPr>
      <w:r w:rsidRPr="006A7486">
        <w:rPr>
          <w:rFonts w:cs="Times New Roman"/>
          <w:sz w:val="22"/>
          <w:szCs w:val="22"/>
        </w:rPr>
        <w:t>Somewhat unfavorable</w:t>
      </w:r>
    </w:p>
    <w:p w14:paraId="768DE1D1" w14:textId="77777777" w:rsidR="00785FD1" w:rsidRPr="006A7486" w:rsidRDefault="00785FD1" w:rsidP="00F81EC4">
      <w:pPr>
        <w:tabs>
          <w:tab w:val="left" w:pos="270"/>
        </w:tabs>
        <w:spacing w:line="240" w:lineRule="auto"/>
        <w:ind w:left="558" w:hanging="288"/>
        <w:rPr>
          <w:rFonts w:cs="Times New Roman"/>
          <w:sz w:val="22"/>
          <w:szCs w:val="22"/>
        </w:rPr>
      </w:pPr>
      <w:r w:rsidRPr="006A7486">
        <w:rPr>
          <w:rFonts w:cs="Times New Roman"/>
          <w:sz w:val="22"/>
          <w:szCs w:val="22"/>
        </w:rPr>
        <w:t>Very unfavorable</w:t>
      </w:r>
    </w:p>
    <w:p w14:paraId="3C1D02B1" w14:textId="77777777" w:rsidR="00785FD1" w:rsidRPr="006A7486" w:rsidRDefault="00785FD1" w:rsidP="00F81EC4">
      <w:pPr>
        <w:tabs>
          <w:tab w:val="left" w:pos="270"/>
        </w:tabs>
        <w:spacing w:line="240" w:lineRule="auto"/>
        <w:ind w:left="558" w:hanging="288"/>
        <w:rPr>
          <w:rFonts w:cs="Times New Roman"/>
          <w:sz w:val="22"/>
          <w:szCs w:val="22"/>
        </w:rPr>
      </w:pPr>
      <w:r w:rsidRPr="006A7486">
        <w:rPr>
          <w:rFonts w:cs="Times New Roman"/>
          <w:sz w:val="22"/>
          <w:szCs w:val="22"/>
        </w:rPr>
        <w:t>Don’t know/Decline to answer</w:t>
      </w:r>
    </w:p>
    <w:p w14:paraId="3FFD0C34" w14:textId="77777777" w:rsidR="00785FD1" w:rsidRPr="006A7486" w:rsidRDefault="00785FD1" w:rsidP="00F81EC4">
      <w:pPr>
        <w:tabs>
          <w:tab w:val="left" w:pos="270"/>
        </w:tabs>
        <w:spacing w:line="240" w:lineRule="auto"/>
        <w:rPr>
          <w:rFonts w:cs="Times New Roman"/>
          <w:sz w:val="22"/>
          <w:szCs w:val="22"/>
        </w:rPr>
      </w:pPr>
    </w:p>
    <w:p w14:paraId="69CA00CD" w14:textId="77777777" w:rsidR="00785FD1" w:rsidRPr="006A7486" w:rsidRDefault="00785FD1" w:rsidP="00F81EC4">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In your opinion, what sort of influence does the presence of United States military forces have on the economy of Poland?</w:t>
      </w:r>
    </w:p>
    <w:p w14:paraId="058DB77B" w14:textId="77777777" w:rsidR="00785FD1" w:rsidRPr="006A7486" w:rsidRDefault="00785FD1" w:rsidP="00F81EC4">
      <w:pPr>
        <w:tabs>
          <w:tab w:val="left" w:pos="270"/>
        </w:tabs>
        <w:spacing w:line="240" w:lineRule="auto"/>
        <w:ind w:left="558" w:hanging="288"/>
        <w:rPr>
          <w:rFonts w:cs="Times New Roman"/>
          <w:sz w:val="22"/>
          <w:szCs w:val="22"/>
        </w:rPr>
      </w:pPr>
      <w:r w:rsidRPr="006A7486">
        <w:rPr>
          <w:rFonts w:cs="Times New Roman"/>
          <w:sz w:val="22"/>
          <w:szCs w:val="22"/>
        </w:rPr>
        <w:t>Very positive</w:t>
      </w:r>
    </w:p>
    <w:p w14:paraId="28C49897" w14:textId="77777777" w:rsidR="00785FD1" w:rsidRPr="006A7486" w:rsidRDefault="00785FD1" w:rsidP="00F81EC4">
      <w:pPr>
        <w:tabs>
          <w:tab w:val="left" w:pos="270"/>
        </w:tabs>
        <w:spacing w:line="240" w:lineRule="auto"/>
        <w:ind w:left="558" w:hanging="288"/>
        <w:rPr>
          <w:rFonts w:cs="Times New Roman"/>
          <w:sz w:val="22"/>
          <w:szCs w:val="22"/>
        </w:rPr>
      </w:pPr>
      <w:r w:rsidRPr="006A7486">
        <w:rPr>
          <w:rFonts w:cs="Times New Roman"/>
          <w:sz w:val="22"/>
          <w:szCs w:val="22"/>
        </w:rPr>
        <w:t>Somewhat positive</w:t>
      </w:r>
    </w:p>
    <w:p w14:paraId="191EA775" w14:textId="77777777" w:rsidR="00785FD1" w:rsidRPr="006A7486" w:rsidRDefault="00785FD1" w:rsidP="00F81EC4">
      <w:pPr>
        <w:tabs>
          <w:tab w:val="left" w:pos="270"/>
        </w:tabs>
        <w:spacing w:line="240" w:lineRule="auto"/>
        <w:ind w:left="558" w:hanging="288"/>
        <w:rPr>
          <w:rFonts w:cs="Times New Roman"/>
          <w:sz w:val="22"/>
          <w:szCs w:val="22"/>
        </w:rPr>
      </w:pPr>
      <w:r w:rsidRPr="006A7486">
        <w:rPr>
          <w:rFonts w:cs="Times New Roman"/>
          <w:sz w:val="22"/>
          <w:szCs w:val="22"/>
        </w:rPr>
        <w:t>Neutral</w:t>
      </w:r>
    </w:p>
    <w:p w14:paraId="480AFBBC" w14:textId="77777777" w:rsidR="00785FD1" w:rsidRPr="006A7486" w:rsidRDefault="00785FD1" w:rsidP="00F81EC4">
      <w:pPr>
        <w:tabs>
          <w:tab w:val="left" w:pos="270"/>
        </w:tabs>
        <w:spacing w:line="240" w:lineRule="auto"/>
        <w:ind w:left="558" w:hanging="288"/>
        <w:rPr>
          <w:rFonts w:cs="Times New Roman"/>
          <w:sz w:val="22"/>
          <w:szCs w:val="22"/>
        </w:rPr>
      </w:pPr>
      <w:r w:rsidRPr="006A7486">
        <w:rPr>
          <w:rFonts w:cs="Times New Roman"/>
          <w:sz w:val="22"/>
          <w:szCs w:val="22"/>
        </w:rPr>
        <w:lastRenderedPageBreak/>
        <w:t>Somewhat negative</w:t>
      </w:r>
    </w:p>
    <w:p w14:paraId="68683908" w14:textId="77777777" w:rsidR="00785FD1" w:rsidRPr="006A7486" w:rsidRDefault="00785FD1" w:rsidP="00F81EC4">
      <w:pPr>
        <w:tabs>
          <w:tab w:val="left" w:pos="270"/>
        </w:tabs>
        <w:spacing w:line="240" w:lineRule="auto"/>
        <w:ind w:left="558" w:hanging="288"/>
        <w:rPr>
          <w:rFonts w:cs="Times New Roman"/>
          <w:sz w:val="22"/>
          <w:szCs w:val="22"/>
        </w:rPr>
      </w:pPr>
      <w:r w:rsidRPr="006A7486">
        <w:rPr>
          <w:rFonts w:cs="Times New Roman"/>
          <w:sz w:val="22"/>
          <w:szCs w:val="22"/>
        </w:rPr>
        <w:t>Very negative</w:t>
      </w:r>
    </w:p>
    <w:p w14:paraId="0160CAAA" w14:textId="77777777" w:rsidR="00785FD1" w:rsidRPr="006A7486" w:rsidRDefault="00785FD1" w:rsidP="00F81EC4">
      <w:pPr>
        <w:tabs>
          <w:tab w:val="left" w:pos="270"/>
        </w:tabs>
        <w:spacing w:line="240" w:lineRule="auto"/>
        <w:ind w:left="558" w:hanging="288"/>
        <w:rPr>
          <w:rFonts w:cs="Times New Roman"/>
          <w:sz w:val="22"/>
          <w:szCs w:val="22"/>
        </w:rPr>
      </w:pPr>
      <w:r w:rsidRPr="006A7486">
        <w:rPr>
          <w:rFonts w:cs="Times New Roman"/>
          <w:sz w:val="22"/>
          <w:szCs w:val="22"/>
        </w:rPr>
        <w:t>Don’t know/Decline to answer</w:t>
      </w:r>
    </w:p>
    <w:p w14:paraId="794B9EAA" w14:textId="77777777" w:rsidR="00785FD1" w:rsidRPr="006A7486" w:rsidRDefault="00785FD1" w:rsidP="00F81EC4">
      <w:pPr>
        <w:tabs>
          <w:tab w:val="left" w:pos="270"/>
        </w:tabs>
        <w:spacing w:line="240" w:lineRule="auto"/>
        <w:rPr>
          <w:rFonts w:cs="Times New Roman"/>
          <w:sz w:val="22"/>
          <w:szCs w:val="22"/>
        </w:rPr>
      </w:pPr>
    </w:p>
    <w:p w14:paraId="6512E7D4" w14:textId="77777777" w:rsidR="00785FD1" w:rsidRPr="006A7486" w:rsidRDefault="00785FD1" w:rsidP="00F81EC4">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In your opinion, what sort of influence does the presence of United States military forces have on the economy of your local area?</w:t>
      </w:r>
    </w:p>
    <w:p w14:paraId="21549000" w14:textId="77777777" w:rsidR="00785FD1" w:rsidRPr="006A7486" w:rsidRDefault="00785FD1" w:rsidP="00F81EC4">
      <w:pPr>
        <w:tabs>
          <w:tab w:val="left" w:pos="270"/>
        </w:tabs>
        <w:spacing w:line="240" w:lineRule="auto"/>
        <w:ind w:left="558" w:hanging="288"/>
        <w:rPr>
          <w:rFonts w:cs="Times New Roman"/>
          <w:sz w:val="22"/>
          <w:szCs w:val="22"/>
        </w:rPr>
      </w:pPr>
      <w:r w:rsidRPr="006A7486">
        <w:rPr>
          <w:rFonts w:cs="Times New Roman"/>
          <w:sz w:val="22"/>
          <w:szCs w:val="22"/>
        </w:rPr>
        <w:t>Very positive</w:t>
      </w:r>
    </w:p>
    <w:p w14:paraId="44251DA0" w14:textId="77777777" w:rsidR="00785FD1" w:rsidRPr="006A7486" w:rsidRDefault="00785FD1" w:rsidP="00F81EC4">
      <w:pPr>
        <w:tabs>
          <w:tab w:val="left" w:pos="270"/>
        </w:tabs>
        <w:spacing w:line="240" w:lineRule="auto"/>
        <w:ind w:left="558" w:hanging="288"/>
        <w:rPr>
          <w:rFonts w:cs="Times New Roman"/>
          <w:sz w:val="22"/>
          <w:szCs w:val="22"/>
        </w:rPr>
      </w:pPr>
      <w:r w:rsidRPr="006A7486">
        <w:rPr>
          <w:rFonts w:cs="Times New Roman"/>
          <w:sz w:val="22"/>
          <w:szCs w:val="22"/>
        </w:rPr>
        <w:t>Somewhat positive</w:t>
      </w:r>
    </w:p>
    <w:p w14:paraId="5EEE63DB" w14:textId="77777777" w:rsidR="00785FD1" w:rsidRPr="006A7486" w:rsidRDefault="00785FD1" w:rsidP="00F81EC4">
      <w:pPr>
        <w:tabs>
          <w:tab w:val="left" w:pos="270"/>
        </w:tabs>
        <w:spacing w:line="240" w:lineRule="auto"/>
        <w:ind w:left="558" w:hanging="288"/>
        <w:rPr>
          <w:rFonts w:cs="Times New Roman"/>
          <w:sz w:val="22"/>
          <w:szCs w:val="22"/>
        </w:rPr>
      </w:pPr>
      <w:r w:rsidRPr="006A7486">
        <w:rPr>
          <w:rFonts w:cs="Times New Roman"/>
          <w:sz w:val="22"/>
          <w:szCs w:val="22"/>
        </w:rPr>
        <w:t>Neutral</w:t>
      </w:r>
    </w:p>
    <w:p w14:paraId="7A79B580" w14:textId="77777777" w:rsidR="00785FD1" w:rsidRPr="006A7486" w:rsidRDefault="00785FD1" w:rsidP="00F81EC4">
      <w:pPr>
        <w:tabs>
          <w:tab w:val="left" w:pos="270"/>
        </w:tabs>
        <w:spacing w:line="240" w:lineRule="auto"/>
        <w:ind w:left="558" w:hanging="288"/>
        <w:rPr>
          <w:rFonts w:cs="Times New Roman"/>
          <w:sz w:val="22"/>
          <w:szCs w:val="22"/>
        </w:rPr>
      </w:pPr>
      <w:r w:rsidRPr="006A7486">
        <w:rPr>
          <w:rFonts w:cs="Times New Roman"/>
          <w:sz w:val="22"/>
          <w:szCs w:val="22"/>
        </w:rPr>
        <w:t>Somewhat negative</w:t>
      </w:r>
    </w:p>
    <w:p w14:paraId="2A34F3C0" w14:textId="77777777" w:rsidR="00785FD1" w:rsidRPr="006A7486" w:rsidRDefault="00785FD1" w:rsidP="00F81EC4">
      <w:pPr>
        <w:tabs>
          <w:tab w:val="left" w:pos="270"/>
        </w:tabs>
        <w:spacing w:line="240" w:lineRule="auto"/>
        <w:ind w:left="558" w:hanging="288"/>
        <w:rPr>
          <w:rFonts w:cs="Times New Roman"/>
          <w:sz w:val="22"/>
          <w:szCs w:val="22"/>
        </w:rPr>
      </w:pPr>
      <w:r w:rsidRPr="006A7486">
        <w:rPr>
          <w:rFonts w:cs="Times New Roman"/>
          <w:sz w:val="22"/>
          <w:szCs w:val="22"/>
        </w:rPr>
        <w:t>Very negative</w:t>
      </w:r>
    </w:p>
    <w:p w14:paraId="4C77D727" w14:textId="77777777" w:rsidR="00785FD1" w:rsidRPr="006A7486" w:rsidRDefault="00785FD1" w:rsidP="00F81EC4">
      <w:pPr>
        <w:tabs>
          <w:tab w:val="left" w:pos="270"/>
        </w:tabs>
        <w:spacing w:line="240" w:lineRule="auto"/>
        <w:ind w:left="558" w:hanging="288"/>
        <w:rPr>
          <w:rFonts w:cs="Times New Roman"/>
          <w:sz w:val="22"/>
          <w:szCs w:val="22"/>
        </w:rPr>
      </w:pPr>
      <w:r w:rsidRPr="006A7486">
        <w:rPr>
          <w:rFonts w:cs="Times New Roman"/>
          <w:sz w:val="22"/>
          <w:szCs w:val="22"/>
        </w:rPr>
        <w:t>Don’t know/Decline to answer</w:t>
      </w:r>
      <w:r w:rsidRPr="006A7486">
        <w:rPr>
          <w:rFonts w:cs="Times New Roman"/>
          <w:sz w:val="22"/>
          <w:szCs w:val="22"/>
        </w:rPr>
        <w:br/>
      </w:r>
    </w:p>
    <w:p w14:paraId="2C85DB2C" w14:textId="77777777" w:rsidR="00785FD1" w:rsidRPr="006A7486" w:rsidRDefault="00785FD1" w:rsidP="00F81EC4">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In your opinion, how has the presence of United States military forces affected crime and public safety in Poland?</w:t>
      </w:r>
    </w:p>
    <w:p w14:paraId="2635DEF5" w14:textId="77777777" w:rsidR="00785FD1" w:rsidRPr="006A7486" w:rsidRDefault="00785FD1" w:rsidP="00F81EC4">
      <w:pPr>
        <w:tabs>
          <w:tab w:val="left" w:pos="270"/>
        </w:tabs>
        <w:spacing w:line="240" w:lineRule="auto"/>
        <w:ind w:left="558" w:hanging="288"/>
        <w:rPr>
          <w:rFonts w:cs="Times New Roman"/>
          <w:sz w:val="22"/>
          <w:szCs w:val="22"/>
        </w:rPr>
      </w:pPr>
      <w:r w:rsidRPr="006A7486">
        <w:rPr>
          <w:rFonts w:cs="Times New Roman"/>
          <w:sz w:val="22"/>
          <w:szCs w:val="22"/>
        </w:rPr>
        <w:t>Very positive</w:t>
      </w:r>
    </w:p>
    <w:p w14:paraId="7BB72AC7" w14:textId="77777777" w:rsidR="00785FD1" w:rsidRPr="006A7486" w:rsidRDefault="00785FD1" w:rsidP="00F81EC4">
      <w:pPr>
        <w:tabs>
          <w:tab w:val="left" w:pos="270"/>
        </w:tabs>
        <w:spacing w:line="240" w:lineRule="auto"/>
        <w:ind w:left="558" w:hanging="288"/>
        <w:rPr>
          <w:rFonts w:cs="Times New Roman"/>
          <w:sz w:val="22"/>
          <w:szCs w:val="22"/>
        </w:rPr>
      </w:pPr>
      <w:r w:rsidRPr="006A7486">
        <w:rPr>
          <w:rFonts w:cs="Times New Roman"/>
          <w:sz w:val="22"/>
          <w:szCs w:val="22"/>
        </w:rPr>
        <w:t>Somewhat positive</w:t>
      </w:r>
    </w:p>
    <w:p w14:paraId="3CF102F6" w14:textId="77777777" w:rsidR="00785FD1" w:rsidRPr="006A7486" w:rsidRDefault="00785FD1" w:rsidP="00F81EC4">
      <w:pPr>
        <w:tabs>
          <w:tab w:val="left" w:pos="270"/>
        </w:tabs>
        <w:spacing w:line="240" w:lineRule="auto"/>
        <w:ind w:left="558" w:hanging="288"/>
        <w:rPr>
          <w:rFonts w:cs="Times New Roman"/>
          <w:sz w:val="22"/>
          <w:szCs w:val="22"/>
        </w:rPr>
      </w:pPr>
      <w:r w:rsidRPr="006A7486">
        <w:rPr>
          <w:rFonts w:cs="Times New Roman"/>
          <w:sz w:val="22"/>
          <w:szCs w:val="22"/>
        </w:rPr>
        <w:t>Neutral</w:t>
      </w:r>
    </w:p>
    <w:p w14:paraId="050B7C26" w14:textId="77777777" w:rsidR="00785FD1" w:rsidRPr="006A7486" w:rsidRDefault="00785FD1" w:rsidP="00F81EC4">
      <w:pPr>
        <w:tabs>
          <w:tab w:val="left" w:pos="270"/>
        </w:tabs>
        <w:spacing w:line="240" w:lineRule="auto"/>
        <w:ind w:left="558" w:hanging="288"/>
        <w:rPr>
          <w:rFonts w:cs="Times New Roman"/>
          <w:sz w:val="22"/>
          <w:szCs w:val="22"/>
        </w:rPr>
      </w:pPr>
      <w:r w:rsidRPr="006A7486">
        <w:rPr>
          <w:rFonts w:cs="Times New Roman"/>
          <w:sz w:val="22"/>
          <w:szCs w:val="22"/>
        </w:rPr>
        <w:t>Somewhat negative</w:t>
      </w:r>
    </w:p>
    <w:p w14:paraId="24A67D0C" w14:textId="77777777" w:rsidR="00785FD1" w:rsidRPr="006A7486" w:rsidRDefault="00785FD1" w:rsidP="00F81EC4">
      <w:pPr>
        <w:tabs>
          <w:tab w:val="left" w:pos="270"/>
        </w:tabs>
        <w:spacing w:line="240" w:lineRule="auto"/>
        <w:ind w:left="558" w:hanging="288"/>
        <w:rPr>
          <w:rFonts w:cs="Times New Roman"/>
          <w:sz w:val="22"/>
          <w:szCs w:val="22"/>
        </w:rPr>
      </w:pPr>
      <w:r w:rsidRPr="006A7486">
        <w:rPr>
          <w:rFonts w:cs="Times New Roman"/>
          <w:sz w:val="22"/>
          <w:szCs w:val="22"/>
        </w:rPr>
        <w:t>Very negative</w:t>
      </w:r>
    </w:p>
    <w:p w14:paraId="2217F487" w14:textId="77777777" w:rsidR="00785FD1" w:rsidRPr="006A7486" w:rsidRDefault="00785FD1" w:rsidP="00F81EC4">
      <w:pPr>
        <w:tabs>
          <w:tab w:val="left" w:pos="270"/>
        </w:tabs>
        <w:spacing w:line="240" w:lineRule="auto"/>
        <w:ind w:left="558" w:hanging="288"/>
        <w:rPr>
          <w:rFonts w:cs="Times New Roman"/>
          <w:sz w:val="22"/>
          <w:szCs w:val="22"/>
        </w:rPr>
      </w:pPr>
      <w:r w:rsidRPr="006A7486">
        <w:rPr>
          <w:rFonts w:cs="Times New Roman"/>
          <w:sz w:val="22"/>
          <w:szCs w:val="22"/>
        </w:rPr>
        <w:t>Don’t know/Decline to answer</w:t>
      </w:r>
      <w:r w:rsidRPr="006A7486">
        <w:rPr>
          <w:rFonts w:cs="Times New Roman"/>
          <w:sz w:val="22"/>
          <w:szCs w:val="22"/>
        </w:rPr>
        <w:br/>
      </w:r>
    </w:p>
    <w:p w14:paraId="0C0C973E" w14:textId="77777777" w:rsidR="00785FD1" w:rsidRPr="006A7486" w:rsidRDefault="00785FD1" w:rsidP="00F81EC4">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In your opinion, how has the presence of United States military forces in Poland affected Poland’s security from foreign threats?</w:t>
      </w:r>
    </w:p>
    <w:p w14:paraId="5A12E1D7" w14:textId="77777777" w:rsidR="00785FD1" w:rsidRPr="006A7486" w:rsidRDefault="00785FD1" w:rsidP="00F81EC4">
      <w:pPr>
        <w:tabs>
          <w:tab w:val="left" w:pos="270"/>
        </w:tabs>
        <w:spacing w:line="240" w:lineRule="auto"/>
        <w:ind w:left="558" w:hanging="288"/>
        <w:rPr>
          <w:rFonts w:cs="Times New Roman"/>
          <w:sz w:val="22"/>
          <w:szCs w:val="22"/>
        </w:rPr>
      </w:pPr>
      <w:r w:rsidRPr="006A7486">
        <w:rPr>
          <w:rFonts w:cs="Times New Roman"/>
          <w:sz w:val="22"/>
          <w:szCs w:val="22"/>
        </w:rPr>
        <w:t>Very helpful</w:t>
      </w:r>
    </w:p>
    <w:p w14:paraId="216ED76A" w14:textId="77777777" w:rsidR="00785FD1" w:rsidRPr="006A7486" w:rsidRDefault="00785FD1" w:rsidP="00F81EC4">
      <w:pPr>
        <w:tabs>
          <w:tab w:val="left" w:pos="270"/>
        </w:tabs>
        <w:spacing w:line="240" w:lineRule="auto"/>
        <w:ind w:left="558" w:hanging="288"/>
        <w:rPr>
          <w:rFonts w:cs="Times New Roman"/>
          <w:sz w:val="22"/>
          <w:szCs w:val="22"/>
        </w:rPr>
      </w:pPr>
      <w:r w:rsidRPr="006A7486">
        <w:rPr>
          <w:rFonts w:cs="Times New Roman"/>
          <w:sz w:val="22"/>
          <w:szCs w:val="22"/>
        </w:rPr>
        <w:t>Somewhat helpful</w:t>
      </w:r>
    </w:p>
    <w:p w14:paraId="344ABCF9" w14:textId="77777777" w:rsidR="00785FD1" w:rsidRPr="006A7486" w:rsidRDefault="00785FD1" w:rsidP="00F81EC4">
      <w:pPr>
        <w:tabs>
          <w:tab w:val="left" w:pos="270"/>
        </w:tabs>
        <w:spacing w:line="240" w:lineRule="auto"/>
        <w:ind w:left="558" w:hanging="288"/>
        <w:rPr>
          <w:rFonts w:cs="Times New Roman"/>
          <w:sz w:val="22"/>
          <w:szCs w:val="22"/>
        </w:rPr>
      </w:pPr>
      <w:r w:rsidRPr="006A7486">
        <w:rPr>
          <w:rFonts w:cs="Times New Roman"/>
          <w:sz w:val="22"/>
          <w:szCs w:val="22"/>
        </w:rPr>
        <w:t>Neutral</w:t>
      </w:r>
    </w:p>
    <w:p w14:paraId="32407087" w14:textId="77777777" w:rsidR="00785FD1" w:rsidRPr="006A7486" w:rsidRDefault="00785FD1" w:rsidP="00F81EC4">
      <w:pPr>
        <w:tabs>
          <w:tab w:val="left" w:pos="270"/>
        </w:tabs>
        <w:spacing w:line="240" w:lineRule="auto"/>
        <w:ind w:left="558" w:hanging="288"/>
        <w:rPr>
          <w:rFonts w:cs="Times New Roman"/>
          <w:sz w:val="22"/>
          <w:szCs w:val="22"/>
        </w:rPr>
      </w:pPr>
      <w:r w:rsidRPr="006A7486">
        <w:rPr>
          <w:rFonts w:cs="Times New Roman"/>
          <w:sz w:val="22"/>
          <w:szCs w:val="22"/>
        </w:rPr>
        <w:t>Somewhat unhelpful</w:t>
      </w:r>
    </w:p>
    <w:p w14:paraId="6D29BD3D" w14:textId="77777777" w:rsidR="00785FD1" w:rsidRPr="006A7486" w:rsidRDefault="00785FD1" w:rsidP="00F81EC4">
      <w:pPr>
        <w:tabs>
          <w:tab w:val="left" w:pos="270"/>
        </w:tabs>
        <w:spacing w:line="240" w:lineRule="auto"/>
        <w:ind w:left="558" w:hanging="288"/>
        <w:rPr>
          <w:rFonts w:cs="Times New Roman"/>
          <w:sz w:val="22"/>
          <w:szCs w:val="22"/>
        </w:rPr>
      </w:pPr>
      <w:r w:rsidRPr="006A7486">
        <w:rPr>
          <w:rFonts w:cs="Times New Roman"/>
          <w:sz w:val="22"/>
          <w:szCs w:val="22"/>
        </w:rPr>
        <w:t>Very unhelpful</w:t>
      </w:r>
    </w:p>
    <w:p w14:paraId="536E6BEE" w14:textId="77777777" w:rsidR="001E4B0D" w:rsidRPr="006A7486" w:rsidRDefault="00785FD1" w:rsidP="00F81EC4">
      <w:pPr>
        <w:spacing w:line="240" w:lineRule="auto"/>
        <w:ind w:firstLine="270"/>
        <w:rPr>
          <w:rFonts w:cs="Times New Roman"/>
          <w:sz w:val="22"/>
          <w:szCs w:val="22"/>
        </w:rPr>
      </w:pPr>
      <w:r w:rsidRPr="006A7486">
        <w:rPr>
          <w:rFonts w:cs="Times New Roman"/>
          <w:sz w:val="22"/>
          <w:szCs w:val="22"/>
        </w:rPr>
        <w:t>Don’t know/Decline to answer</w:t>
      </w:r>
    </w:p>
    <w:p w14:paraId="5EA5108C" w14:textId="77777777" w:rsidR="001E4B0D" w:rsidRPr="006A7486" w:rsidRDefault="001E4B0D" w:rsidP="00F81EC4">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Have you personally had direct contact with a member of the United States military in Poland?</w:t>
      </w:r>
    </w:p>
    <w:p w14:paraId="7D78A6B8" w14:textId="77777777" w:rsidR="001E4B0D" w:rsidRPr="006A7486" w:rsidRDefault="001E4B0D" w:rsidP="00F81EC4">
      <w:pPr>
        <w:tabs>
          <w:tab w:val="left" w:pos="270"/>
        </w:tabs>
        <w:spacing w:line="240" w:lineRule="auto"/>
        <w:ind w:left="558" w:hanging="288"/>
        <w:rPr>
          <w:rFonts w:cs="Times New Roman"/>
          <w:sz w:val="22"/>
          <w:szCs w:val="22"/>
        </w:rPr>
      </w:pPr>
      <w:r w:rsidRPr="006A7486">
        <w:rPr>
          <w:rFonts w:cs="Times New Roman"/>
          <w:sz w:val="22"/>
          <w:szCs w:val="22"/>
        </w:rPr>
        <w:t>Yes</w:t>
      </w:r>
    </w:p>
    <w:p w14:paraId="18A0D536" w14:textId="77777777" w:rsidR="001E4B0D" w:rsidRPr="006A7486" w:rsidRDefault="001E4B0D" w:rsidP="00F81EC4">
      <w:pPr>
        <w:tabs>
          <w:tab w:val="left" w:pos="270"/>
        </w:tabs>
        <w:spacing w:line="240" w:lineRule="auto"/>
        <w:ind w:left="558" w:hanging="288"/>
        <w:rPr>
          <w:rFonts w:cs="Times New Roman"/>
          <w:sz w:val="22"/>
          <w:szCs w:val="22"/>
        </w:rPr>
      </w:pPr>
      <w:r w:rsidRPr="006A7486">
        <w:rPr>
          <w:rFonts w:cs="Times New Roman"/>
          <w:sz w:val="22"/>
          <w:szCs w:val="22"/>
        </w:rPr>
        <w:t>No</w:t>
      </w:r>
    </w:p>
    <w:p w14:paraId="6D202F8A" w14:textId="77777777" w:rsidR="001E4B0D" w:rsidRPr="006A7486" w:rsidRDefault="001E4B0D" w:rsidP="00F81EC4">
      <w:pPr>
        <w:tabs>
          <w:tab w:val="left" w:pos="270"/>
        </w:tabs>
        <w:spacing w:line="240" w:lineRule="auto"/>
        <w:ind w:left="558" w:hanging="288"/>
        <w:rPr>
          <w:rFonts w:cs="Times New Roman"/>
          <w:sz w:val="22"/>
          <w:szCs w:val="22"/>
        </w:rPr>
      </w:pPr>
      <w:r w:rsidRPr="006A7486">
        <w:rPr>
          <w:rFonts w:cs="Times New Roman"/>
          <w:sz w:val="22"/>
          <w:szCs w:val="22"/>
        </w:rPr>
        <w:lastRenderedPageBreak/>
        <w:t>Don’t know/Decline to answer</w:t>
      </w:r>
    </w:p>
    <w:p w14:paraId="06CCA072" w14:textId="77777777" w:rsidR="001E4B0D" w:rsidRPr="006A7486" w:rsidRDefault="001E4B0D" w:rsidP="00F81EC4">
      <w:pPr>
        <w:tabs>
          <w:tab w:val="left" w:pos="270"/>
        </w:tabs>
        <w:spacing w:line="240" w:lineRule="auto"/>
        <w:ind w:left="558" w:hanging="288"/>
        <w:rPr>
          <w:rFonts w:cs="Times New Roman"/>
          <w:sz w:val="22"/>
          <w:szCs w:val="22"/>
        </w:rPr>
      </w:pPr>
      <w:r w:rsidRPr="006A7486">
        <w:rPr>
          <w:rFonts w:cs="Times New Roman"/>
          <w:sz w:val="22"/>
          <w:szCs w:val="22"/>
        </w:rPr>
        <w:br/>
      </w:r>
    </w:p>
    <w:p w14:paraId="7333EAAF" w14:textId="6EB1D153" w:rsidR="001E4B0D" w:rsidRPr="006A7486" w:rsidRDefault="001E4B0D" w:rsidP="00F81EC4">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 xml:space="preserve">If YES to </w:t>
      </w:r>
      <w:r w:rsidR="00D84937">
        <w:rPr>
          <w:rFonts w:cs="Times New Roman"/>
          <w:sz w:val="22"/>
          <w:szCs w:val="22"/>
        </w:rPr>
        <w:t>20</w:t>
      </w:r>
      <w:r w:rsidRPr="006A7486">
        <w:rPr>
          <w:rFonts w:cs="Times New Roman"/>
          <w:sz w:val="22"/>
          <w:szCs w:val="22"/>
        </w:rPr>
        <w:t xml:space="preserve"> - What kind of contact was this? Select all that apply.</w:t>
      </w:r>
    </w:p>
    <w:p w14:paraId="29BF4166" w14:textId="77777777" w:rsidR="001E4B0D" w:rsidRPr="006A7486" w:rsidRDefault="001E4B0D" w:rsidP="00F81EC4">
      <w:pPr>
        <w:pStyle w:val="ListParagraph"/>
        <w:numPr>
          <w:ilvl w:val="0"/>
          <w:numId w:val="10"/>
        </w:numPr>
        <w:tabs>
          <w:tab w:val="left" w:pos="270"/>
        </w:tabs>
        <w:spacing w:after="0" w:line="240" w:lineRule="auto"/>
        <w:rPr>
          <w:rFonts w:cs="Times New Roman"/>
          <w:sz w:val="22"/>
          <w:szCs w:val="22"/>
        </w:rPr>
      </w:pPr>
      <w:r w:rsidRPr="006A7486">
        <w:rPr>
          <w:rFonts w:cs="Times New Roman"/>
          <w:sz w:val="22"/>
          <w:szCs w:val="22"/>
        </w:rPr>
        <w:t>Had a brief everyday interaction with a U.S. service member, such as conversing on public transport, or shopping at the same market.</w:t>
      </w:r>
    </w:p>
    <w:p w14:paraId="293CA944" w14:textId="77777777" w:rsidR="001E4B0D" w:rsidRPr="006A7486" w:rsidRDefault="001E4B0D" w:rsidP="00F81EC4">
      <w:pPr>
        <w:pStyle w:val="ListParagraph"/>
        <w:numPr>
          <w:ilvl w:val="0"/>
          <w:numId w:val="10"/>
        </w:numPr>
        <w:tabs>
          <w:tab w:val="left" w:pos="270"/>
        </w:tabs>
        <w:spacing w:after="0" w:line="240" w:lineRule="auto"/>
        <w:rPr>
          <w:rFonts w:cs="Times New Roman"/>
          <w:sz w:val="22"/>
          <w:szCs w:val="22"/>
        </w:rPr>
      </w:pPr>
      <w:r w:rsidRPr="006A7486">
        <w:rPr>
          <w:rFonts w:cs="Times New Roman"/>
          <w:sz w:val="22"/>
          <w:szCs w:val="22"/>
        </w:rPr>
        <w:t>Did business with a U.S. service member, such as selling them something or buying something from them</w:t>
      </w:r>
    </w:p>
    <w:p w14:paraId="17366CEC" w14:textId="77777777" w:rsidR="001E4B0D" w:rsidRPr="006A7486" w:rsidRDefault="001E4B0D" w:rsidP="00F81EC4">
      <w:pPr>
        <w:pStyle w:val="ListParagraph"/>
        <w:numPr>
          <w:ilvl w:val="0"/>
          <w:numId w:val="10"/>
        </w:numPr>
        <w:tabs>
          <w:tab w:val="left" w:pos="270"/>
        </w:tabs>
        <w:spacing w:after="0" w:line="240" w:lineRule="auto"/>
        <w:rPr>
          <w:rFonts w:cs="Times New Roman"/>
          <w:sz w:val="22"/>
          <w:szCs w:val="22"/>
        </w:rPr>
      </w:pPr>
      <w:r w:rsidRPr="006A7486">
        <w:rPr>
          <w:rFonts w:cs="Times New Roman"/>
          <w:sz w:val="22"/>
          <w:szCs w:val="22"/>
        </w:rPr>
        <w:t>Interacted with a U.S. service member in an individual social setting, such as a party, bar, festival, etc.</w:t>
      </w:r>
    </w:p>
    <w:p w14:paraId="1DFD5DB2" w14:textId="77777777" w:rsidR="001E4B0D" w:rsidRPr="006A7486" w:rsidRDefault="001E4B0D" w:rsidP="00F81EC4">
      <w:pPr>
        <w:pStyle w:val="ListParagraph"/>
        <w:numPr>
          <w:ilvl w:val="0"/>
          <w:numId w:val="10"/>
        </w:numPr>
        <w:tabs>
          <w:tab w:val="left" w:pos="270"/>
        </w:tabs>
        <w:spacing w:after="0" w:line="240" w:lineRule="auto"/>
        <w:rPr>
          <w:rFonts w:cs="Times New Roman"/>
          <w:sz w:val="22"/>
          <w:szCs w:val="22"/>
        </w:rPr>
      </w:pPr>
      <w:r w:rsidRPr="006A7486">
        <w:rPr>
          <w:rFonts w:cs="Times New Roman"/>
          <w:sz w:val="22"/>
          <w:szCs w:val="22"/>
        </w:rPr>
        <w:t>Interacted with a U.S. service member in a recurring social setting, such as a house of worship, sports club, school, etc.</w:t>
      </w:r>
    </w:p>
    <w:p w14:paraId="1C0045D7" w14:textId="77777777" w:rsidR="001E4B0D" w:rsidRPr="006A7486" w:rsidRDefault="001E4B0D" w:rsidP="00F81EC4">
      <w:pPr>
        <w:pStyle w:val="ListParagraph"/>
        <w:numPr>
          <w:ilvl w:val="0"/>
          <w:numId w:val="10"/>
        </w:numPr>
        <w:tabs>
          <w:tab w:val="left" w:pos="270"/>
        </w:tabs>
        <w:spacing w:after="0" w:line="240" w:lineRule="auto"/>
        <w:rPr>
          <w:rFonts w:cs="Times New Roman"/>
          <w:sz w:val="22"/>
          <w:szCs w:val="22"/>
        </w:rPr>
      </w:pPr>
      <w:r w:rsidRPr="006A7486">
        <w:rPr>
          <w:rFonts w:cs="Times New Roman"/>
          <w:sz w:val="22"/>
          <w:szCs w:val="22"/>
        </w:rPr>
        <w:t>Had a neighbor who was a U.S. servicemember</w:t>
      </w:r>
    </w:p>
    <w:p w14:paraId="51840A38" w14:textId="77777777" w:rsidR="001E4B0D" w:rsidRPr="006A7486" w:rsidRDefault="001E4B0D" w:rsidP="00F81EC4">
      <w:pPr>
        <w:pStyle w:val="ListParagraph"/>
        <w:numPr>
          <w:ilvl w:val="0"/>
          <w:numId w:val="10"/>
        </w:numPr>
        <w:tabs>
          <w:tab w:val="left" w:pos="270"/>
        </w:tabs>
        <w:spacing w:after="0" w:line="240" w:lineRule="auto"/>
        <w:rPr>
          <w:rFonts w:cs="Times New Roman"/>
          <w:sz w:val="22"/>
          <w:szCs w:val="22"/>
        </w:rPr>
      </w:pPr>
      <w:r w:rsidRPr="006A7486">
        <w:rPr>
          <w:rFonts w:cs="Times New Roman"/>
          <w:sz w:val="22"/>
          <w:szCs w:val="22"/>
        </w:rPr>
        <w:t>Had a co-worker who was a U.S. servicemember</w:t>
      </w:r>
    </w:p>
    <w:p w14:paraId="5188DA43" w14:textId="77777777" w:rsidR="001E4B0D" w:rsidRPr="006A7486" w:rsidRDefault="001E4B0D" w:rsidP="00F81EC4">
      <w:pPr>
        <w:pStyle w:val="ListParagraph"/>
        <w:numPr>
          <w:ilvl w:val="0"/>
          <w:numId w:val="10"/>
        </w:numPr>
        <w:tabs>
          <w:tab w:val="left" w:pos="270"/>
        </w:tabs>
        <w:spacing w:after="0" w:line="240" w:lineRule="auto"/>
        <w:rPr>
          <w:rFonts w:cs="Times New Roman"/>
          <w:sz w:val="22"/>
          <w:szCs w:val="22"/>
        </w:rPr>
      </w:pPr>
      <w:r w:rsidRPr="006A7486">
        <w:rPr>
          <w:rFonts w:cs="Times New Roman"/>
          <w:sz w:val="22"/>
          <w:szCs w:val="22"/>
        </w:rPr>
        <w:t>Been close friends with a U.S. service member</w:t>
      </w:r>
    </w:p>
    <w:p w14:paraId="0A2A26F7" w14:textId="77777777" w:rsidR="001E4B0D" w:rsidRPr="006A7486" w:rsidRDefault="001E4B0D" w:rsidP="00F81EC4">
      <w:pPr>
        <w:pStyle w:val="ListParagraph"/>
        <w:numPr>
          <w:ilvl w:val="0"/>
          <w:numId w:val="10"/>
        </w:numPr>
        <w:tabs>
          <w:tab w:val="left" w:pos="270"/>
        </w:tabs>
        <w:spacing w:after="0" w:line="240" w:lineRule="auto"/>
        <w:rPr>
          <w:rFonts w:cs="Times New Roman"/>
          <w:sz w:val="22"/>
          <w:szCs w:val="22"/>
        </w:rPr>
      </w:pPr>
      <w:r w:rsidRPr="006A7486">
        <w:rPr>
          <w:rFonts w:cs="Times New Roman"/>
          <w:sz w:val="22"/>
          <w:szCs w:val="22"/>
        </w:rPr>
        <w:t>Dated/were romantically involved with a U.S. service member</w:t>
      </w:r>
    </w:p>
    <w:p w14:paraId="0E25976B" w14:textId="77777777" w:rsidR="001E4B0D" w:rsidRPr="006A7486" w:rsidRDefault="001E4B0D" w:rsidP="00F81EC4">
      <w:pPr>
        <w:pStyle w:val="ListParagraph"/>
        <w:numPr>
          <w:ilvl w:val="0"/>
          <w:numId w:val="10"/>
        </w:numPr>
        <w:tabs>
          <w:tab w:val="left" w:pos="270"/>
        </w:tabs>
        <w:spacing w:after="0" w:line="240" w:lineRule="auto"/>
        <w:rPr>
          <w:rFonts w:cs="Times New Roman"/>
          <w:sz w:val="22"/>
          <w:szCs w:val="22"/>
        </w:rPr>
      </w:pPr>
      <w:r w:rsidRPr="006A7486">
        <w:rPr>
          <w:rFonts w:cs="Times New Roman"/>
          <w:sz w:val="22"/>
          <w:szCs w:val="22"/>
        </w:rPr>
        <w:t>Had a U.S. service member as a spouse or domestic partner</w:t>
      </w:r>
    </w:p>
    <w:p w14:paraId="532E9480" w14:textId="77777777" w:rsidR="001E4B0D" w:rsidRPr="006A7486" w:rsidRDefault="001E4B0D" w:rsidP="00F81EC4">
      <w:pPr>
        <w:pStyle w:val="ListParagraph"/>
        <w:numPr>
          <w:ilvl w:val="0"/>
          <w:numId w:val="10"/>
        </w:numPr>
        <w:tabs>
          <w:tab w:val="left" w:pos="270"/>
        </w:tabs>
        <w:spacing w:after="0" w:line="240" w:lineRule="auto"/>
        <w:rPr>
          <w:rFonts w:cs="Times New Roman"/>
          <w:sz w:val="22"/>
          <w:szCs w:val="22"/>
        </w:rPr>
      </w:pPr>
      <w:r w:rsidRPr="006A7486">
        <w:rPr>
          <w:rFonts w:cs="Times New Roman"/>
          <w:sz w:val="22"/>
          <w:szCs w:val="22"/>
        </w:rPr>
        <w:t>Had a U.S. service member as a family member (other than a spouse)</w:t>
      </w:r>
    </w:p>
    <w:p w14:paraId="3D03C7EB" w14:textId="77777777" w:rsidR="001E4B0D" w:rsidRPr="006A7486" w:rsidRDefault="001E4B0D" w:rsidP="00F81EC4">
      <w:pPr>
        <w:pStyle w:val="ListParagraph"/>
        <w:numPr>
          <w:ilvl w:val="0"/>
          <w:numId w:val="10"/>
        </w:numPr>
        <w:tabs>
          <w:tab w:val="left" w:pos="270"/>
        </w:tabs>
        <w:spacing w:after="0" w:line="240" w:lineRule="auto"/>
        <w:rPr>
          <w:rFonts w:cs="Times New Roman"/>
          <w:sz w:val="22"/>
          <w:szCs w:val="22"/>
        </w:rPr>
      </w:pPr>
      <w:r w:rsidRPr="006A7486">
        <w:rPr>
          <w:rFonts w:cs="Times New Roman"/>
          <w:sz w:val="22"/>
          <w:szCs w:val="22"/>
        </w:rPr>
        <w:t xml:space="preserve">Had a different interaction that does not fit into these categories (please list </w:t>
      </w:r>
      <w:proofErr w:type="gramStart"/>
      <w:r w:rsidRPr="006A7486">
        <w:rPr>
          <w:rFonts w:cs="Times New Roman"/>
          <w:sz w:val="22"/>
          <w:szCs w:val="22"/>
        </w:rPr>
        <w:t>here)_</w:t>
      </w:r>
      <w:proofErr w:type="gramEnd"/>
      <w:r w:rsidRPr="006A7486">
        <w:rPr>
          <w:rFonts w:cs="Times New Roman"/>
          <w:sz w:val="22"/>
          <w:szCs w:val="22"/>
        </w:rPr>
        <w:t>__________</w:t>
      </w:r>
    </w:p>
    <w:p w14:paraId="55195EE8" w14:textId="77777777" w:rsidR="001E4B0D" w:rsidRPr="006A7486" w:rsidRDefault="001E4B0D" w:rsidP="00F81EC4">
      <w:pPr>
        <w:pStyle w:val="ListParagraph"/>
        <w:tabs>
          <w:tab w:val="left" w:pos="270"/>
        </w:tabs>
        <w:spacing w:line="240" w:lineRule="auto"/>
        <w:ind w:left="144"/>
        <w:rPr>
          <w:rFonts w:cs="Times New Roman"/>
          <w:sz w:val="22"/>
          <w:szCs w:val="22"/>
        </w:rPr>
      </w:pPr>
    </w:p>
    <w:p w14:paraId="495AD0A2" w14:textId="77777777" w:rsidR="001E4B0D" w:rsidRPr="006A7486" w:rsidRDefault="001E4B0D" w:rsidP="00F81EC4">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Has a member of your family or close friend had direct contact with a member of the United States military stationed in Poland?</w:t>
      </w:r>
    </w:p>
    <w:p w14:paraId="3C02B556" w14:textId="77777777" w:rsidR="001E4B0D" w:rsidRPr="006A7486" w:rsidRDefault="001E4B0D" w:rsidP="00F81EC4">
      <w:pPr>
        <w:tabs>
          <w:tab w:val="left" w:pos="270"/>
        </w:tabs>
        <w:spacing w:line="240" w:lineRule="auto"/>
        <w:ind w:left="558" w:hanging="288"/>
        <w:rPr>
          <w:rFonts w:cs="Times New Roman"/>
          <w:sz w:val="22"/>
          <w:szCs w:val="22"/>
        </w:rPr>
      </w:pPr>
      <w:r w:rsidRPr="006A7486">
        <w:rPr>
          <w:rFonts w:cs="Times New Roman"/>
          <w:sz w:val="22"/>
          <w:szCs w:val="22"/>
        </w:rPr>
        <w:t>Yes</w:t>
      </w:r>
    </w:p>
    <w:p w14:paraId="4EF37FF4" w14:textId="77777777" w:rsidR="001E4B0D" w:rsidRPr="006A7486" w:rsidRDefault="001E4B0D" w:rsidP="00F81EC4">
      <w:pPr>
        <w:tabs>
          <w:tab w:val="left" w:pos="270"/>
        </w:tabs>
        <w:spacing w:line="240" w:lineRule="auto"/>
        <w:ind w:left="558" w:hanging="288"/>
        <w:rPr>
          <w:rFonts w:cs="Times New Roman"/>
          <w:sz w:val="22"/>
          <w:szCs w:val="22"/>
        </w:rPr>
      </w:pPr>
      <w:r w:rsidRPr="006A7486">
        <w:rPr>
          <w:rFonts w:cs="Times New Roman"/>
          <w:sz w:val="22"/>
          <w:szCs w:val="22"/>
        </w:rPr>
        <w:t>No</w:t>
      </w:r>
    </w:p>
    <w:p w14:paraId="6E809A11" w14:textId="77777777" w:rsidR="001E4B0D" w:rsidRPr="006A7486" w:rsidRDefault="001E4B0D" w:rsidP="00F81EC4">
      <w:pPr>
        <w:tabs>
          <w:tab w:val="left" w:pos="270"/>
        </w:tabs>
        <w:spacing w:line="240" w:lineRule="auto"/>
        <w:ind w:left="558" w:hanging="288"/>
        <w:rPr>
          <w:rFonts w:cs="Times New Roman"/>
          <w:sz w:val="22"/>
          <w:szCs w:val="22"/>
        </w:rPr>
      </w:pPr>
      <w:r w:rsidRPr="006A7486">
        <w:rPr>
          <w:rFonts w:cs="Times New Roman"/>
          <w:sz w:val="22"/>
          <w:szCs w:val="22"/>
        </w:rPr>
        <w:t>Don’t know/Decline to answer</w:t>
      </w:r>
      <w:r w:rsidRPr="006A7486">
        <w:rPr>
          <w:rFonts w:cs="Times New Roman"/>
          <w:sz w:val="22"/>
          <w:szCs w:val="22"/>
        </w:rPr>
        <w:br/>
      </w:r>
    </w:p>
    <w:p w14:paraId="56A363A1" w14:textId="70117B68" w:rsidR="001E4B0D" w:rsidRPr="006A7486" w:rsidRDefault="001E4B0D" w:rsidP="00F81EC4">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 xml:space="preserve">If YES to </w:t>
      </w:r>
      <w:r w:rsidR="00D84937">
        <w:rPr>
          <w:rFonts w:cs="Times New Roman"/>
          <w:sz w:val="22"/>
          <w:szCs w:val="22"/>
        </w:rPr>
        <w:t>22</w:t>
      </w:r>
      <w:r w:rsidRPr="006A7486">
        <w:rPr>
          <w:rFonts w:cs="Times New Roman"/>
          <w:sz w:val="22"/>
          <w:szCs w:val="22"/>
        </w:rPr>
        <w:t xml:space="preserve"> - What kind of contact was this? Select all that apply.</w:t>
      </w:r>
    </w:p>
    <w:p w14:paraId="5531EF14" w14:textId="77777777" w:rsidR="001E4B0D" w:rsidRPr="006A7486" w:rsidRDefault="001E4B0D" w:rsidP="00F81EC4">
      <w:pPr>
        <w:pStyle w:val="ListParagraph"/>
        <w:numPr>
          <w:ilvl w:val="0"/>
          <w:numId w:val="11"/>
        </w:numPr>
        <w:tabs>
          <w:tab w:val="left" w:pos="270"/>
        </w:tabs>
        <w:spacing w:after="0" w:line="240" w:lineRule="auto"/>
        <w:rPr>
          <w:rFonts w:cs="Times New Roman"/>
          <w:sz w:val="22"/>
          <w:szCs w:val="22"/>
        </w:rPr>
      </w:pPr>
      <w:r w:rsidRPr="006A7486">
        <w:rPr>
          <w:rFonts w:cs="Times New Roman"/>
          <w:sz w:val="22"/>
          <w:szCs w:val="22"/>
        </w:rPr>
        <w:t>Had a brief everyday interaction with a U.S. service member, such as conversing on public transport, or shopping at the same market.</w:t>
      </w:r>
    </w:p>
    <w:p w14:paraId="77ADB910" w14:textId="77777777" w:rsidR="001E4B0D" w:rsidRPr="006A7486" w:rsidRDefault="001E4B0D" w:rsidP="00F81EC4">
      <w:pPr>
        <w:pStyle w:val="ListParagraph"/>
        <w:numPr>
          <w:ilvl w:val="0"/>
          <w:numId w:val="11"/>
        </w:numPr>
        <w:tabs>
          <w:tab w:val="left" w:pos="270"/>
        </w:tabs>
        <w:spacing w:after="0" w:line="240" w:lineRule="auto"/>
        <w:rPr>
          <w:rFonts w:cs="Times New Roman"/>
          <w:sz w:val="22"/>
          <w:szCs w:val="22"/>
        </w:rPr>
      </w:pPr>
      <w:r w:rsidRPr="006A7486">
        <w:rPr>
          <w:rFonts w:cs="Times New Roman"/>
          <w:sz w:val="22"/>
          <w:szCs w:val="22"/>
        </w:rPr>
        <w:t>Did business with a U.S. service member, such as selling them something or buying something from them</w:t>
      </w:r>
    </w:p>
    <w:p w14:paraId="5EA1A31B" w14:textId="77777777" w:rsidR="001E4B0D" w:rsidRPr="006A7486" w:rsidRDefault="001E4B0D" w:rsidP="00F81EC4">
      <w:pPr>
        <w:pStyle w:val="ListParagraph"/>
        <w:numPr>
          <w:ilvl w:val="0"/>
          <w:numId w:val="11"/>
        </w:numPr>
        <w:tabs>
          <w:tab w:val="left" w:pos="270"/>
        </w:tabs>
        <w:spacing w:after="0" w:line="240" w:lineRule="auto"/>
        <w:rPr>
          <w:rFonts w:cs="Times New Roman"/>
          <w:sz w:val="22"/>
          <w:szCs w:val="22"/>
        </w:rPr>
      </w:pPr>
      <w:r w:rsidRPr="006A7486">
        <w:rPr>
          <w:rFonts w:cs="Times New Roman"/>
          <w:sz w:val="22"/>
          <w:szCs w:val="22"/>
        </w:rPr>
        <w:t>Interacted with a U.S. service member in an individual social setting, such as a party, bar, festival, etc.</w:t>
      </w:r>
    </w:p>
    <w:p w14:paraId="79FB2C3B" w14:textId="77777777" w:rsidR="001E4B0D" w:rsidRPr="006A7486" w:rsidRDefault="001E4B0D" w:rsidP="00F81EC4">
      <w:pPr>
        <w:pStyle w:val="ListParagraph"/>
        <w:numPr>
          <w:ilvl w:val="0"/>
          <w:numId w:val="11"/>
        </w:numPr>
        <w:tabs>
          <w:tab w:val="left" w:pos="270"/>
        </w:tabs>
        <w:spacing w:after="0" w:line="240" w:lineRule="auto"/>
        <w:rPr>
          <w:rFonts w:cs="Times New Roman"/>
          <w:sz w:val="22"/>
          <w:szCs w:val="22"/>
        </w:rPr>
      </w:pPr>
      <w:r w:rsidRPr="006A7486">
        <w:rPr>
          <w:rFonts w:cs="Times New Roman"/>
          <w:sz w:val="22"/>
          <w:szCs w:val="22"/>
        </w:rPr>
        <w:t>Interacted with a U.S. service member in a recurring social setting, such as a house of worship, sports club, school, etc.</w:t>
      </w:r>
    </w:p>
    <w:p w14:paraId="33DCC314" w14:textId="77777777" w:rsidR="001E4B0D" w:rsidRPr="006A7486" w:rsidRDefault="001E4B0D" w:rsidP="00F81EC4">
      <w:pPr>
        <w:pStyle w:val="ListParagraph"/>
        <w:numPr>
          <w:ilvl w:val="0"/>
          <w:numId w:val="11"/>
        </w:numPr>
        <w:tabs>
          <w:tab w:val="left" w:pos="270"/>
        </w:tabs>
        <w:spacing w:after="0" w:line="240" w:lineRule="auto"/>
        <w:rPr>
          <w:rFonts w:cs="Times New Roman"/>
          <w:sz w:val="22"/>
          <w:szCs w:val="22"/>
        </w:rPr>
      </w:pPr>
      <w:r w:rsidRPr="006A7486">
        <w:rPr>
          <w:rFonts w:cs="Times New Roman"/>
          <w:sz w:val="22"/>
          <w:szCs w:val="22"/>
        </w:rPr>
        <w:t>Had a neighbor who was a U.S. servicemember</w:t>
      </w:r>
    </w:p>
    <w:p w14:paraId="3734A278" w14:textId="77777777" w:rsidR="001E4B0D" w:rsidRPr="006A7486" w:rsidRDefault="001E4B0D" w:rsidP="00F81EC4">
      <w:pPr>
        <w:pStyle w:val="ListParagraph"/>
        <w:numPr>
          <w:ilvl w:val="0"/>
          <w:numId w:val="11"/>
        </w:numPr>
        <w:tabs>
          <w:tab w:val="left" w:pos="270"/>
        </w:tabs>
        <w:spacing w:after="0" w:line="240" w:lineRule="auto"/>
        <w:rPr>
          <w:rFonts w:cs="Times New Roman"/>
          <w:sz w:val="22"/>
          <w:szCs w:val="22"/>
        </w:rPr>
      </w:pPr>
      <w:r w:rsidRPr="006A7486">
        <w:rPr>
          <w:rFonts w:cs="Times New Roman"/>
          <w:sz w:val="22"/>
          <w:szCs w:val="22"/>
        </w:rPr>
        <w:t>Had a co-worker who was a U.S. servicemember</w:t>
      </w:r>
    </w:p>
    <w:p w14:paraId="7949A504" w14:textId="77777777" w:rsidR="001E4B0D" w:rsidRPr="006A7486" w:rsidRDefault="001E4B0D" w:rsidP="00F81EC4">
      <w:pPr>
        <w:pStyle w:val="ListParagraph"/>
        <w:numPr>
          <w:ilvl w:val="0"/>
          <w:numId w:val="11"/>
        </w:numPr>
        <w:tabs>
          <w:tab w:val="left" w:pos="270"/>
        </w:tabs>
        <w:spacing w:after="0" w:line="240" w:lineRule="auto"/>
        <w:rPr>
          <w:rFonts w:cs="Times New Roman"/>
          <w:sz w:val="22"/>
          <w:szCs w:val="22"/>
        </w:rPr>
      </w:pPr>
      <w:r w:rsidRPr="006A7486">
        <w:rPr>
          <w:rFonts w:cs="Times New Roman"/>
          <w:sz w:val="22"/>
          <w:szCs w:val="22"/>
        </w:rPr>
        <w:t>Been close friends with a U.S. service member</w:t>
      </w:r>
    </w:p>
    <w:p w14:paraId="194C78FA" w14:textId="77777777" w:rsidR="001E4B0D" w:rsidRPr="006A7486" w:rsidRDefault="001E4B0D" w:rsidP="00F81EC4">
      <w:pPr>
        <w:pStyle w:val="ListParagraph"/>
        <w:numPr>
          <w:ilvl w:val="0"/>
          <w:numId w:val="11"/>
        </w:numPr>
        <w:tabs>
          <w:tab w:val="left" w:pos="270"/>
        </w:tabs>
        <w:spacing w:after="0" w:line="240" w:lineRule="auto"/>
        <w:rPr>
          <w:rFonts w:cs="Times New Roman"/>
          <w:sz w:val="22"/>
          <w:szCs w:val="22"/>
        </w:rPr>
      </w:pPr>
      <w:r w:rsidRPr="006A7486">
        <w:rPr>
          <w:rFonts w:cs="Times New Roman"/>
          <w:sz w:val="22"/>
          <w:szCs w:val="22"/>
        </w:rPr>
        <w:t>Dated/were romantically involved with a U.S. service member</w:t>
      </w:r>
    </w:p>
    <w:p w14:paraId="25C9BF4D" w14:textId="77777777" w:rsidR="001E4B0D" w:rsidRPr="006A7486" w:rsidRDefault="001E4B0D" w:rsidP="00F81EC4">
      <w:pPr>
        <w:pStyle w:val="ListParagraph"/>
        <w:numPr>
          <w:ilvl w:val="0"/>
          <w:numId w:val="11"/>
        </w:numPr>
        <w:tabs>
          <w:tab w:val="left" w:pos="270"/>
        </w:tabs>
        <w:spacing w:after="0" w:line="240" w:lineRule="auto"/>
        <w:rPr>
          <w:rFonts w:cs="Times New Roman"/>
          <w:sz w:val="22"/>
          <w:szCs w:val="22"/>
        </w:rPr>
      </w:pPr>
      <w:r w:rsidRPr="006A7486">
        <w:rPr>
          <w:rFonts w:cs="Times New Roman"/>
          <w:sz w:val="22"/>
          <w:szCs w:val="22"/>
        </w:rPr>
        <w:t>Had a U.S. service member as a spouse or domestic partner</w:t>
      </w:r>
    </w:p>
    <w:p w14:paraId="47BCB474" w14:textId="77777777" w:rsidR="001E4B0D" w:rsidRPr="006A7486" w:rsidRDefault="001E4B0D" w:rsidP="00F81EC4">
      <w:pPr>
        <w:pStyle w:val="ListParagraph"/>
        <w:numPr>
          <w:ilvl w:val="0"/>
          <w:numId w:val="11"/>
        </w:numPr>
        <w:tabs>
          <w:tab w:val="left" w:pos="270"/>
        </w:tabs>
        <w:spacing w:after="0" w:line="240" w:lineRule="auto"/>
        <w:rPr>
          <w:rFonts w:cs="Times New Roman"/>
          <w:sz w:val="22"/>
          <w:szCs w:val="22"/>
        </w:rPr>
      </w:pPr>
      <w:r w:rsidRPr="006A7486">
        <w:rPr>
          <w:rFonts w:cs="Times New Roman"/>
          <w:sz w:val="22"/>
          <w:szCs w:val="22"/>
        </w:rPr>
        <w:t>Had a U.S. service member as a family member (other than a spouse)</w:t>
      </w:r>
    </w:p>
    <w:p w14:paraId="2D63AAEC" w14:textId="77777777" w:rsidR="001E4B0D" w:rsidRPr="006A7486" w:rsidRDefault="001E4B0D" w:rsidP="00F81EC4">
      <w:pPr>
        <w:pStyle w:val="ListParagraph"/>
        <w:numPr>
          <w:ilvl w:val="0"/>
          <w:numId w:val="11"/>
        </w:numPr>
        <w:tabs>
          <w:tab w:val="left" w:pos="270"/>
        </w:tabs>
        <w:spacing w:after="0" w:line="240" w:lineRule="auto"/>
        <w:rPr>
          <w:rFonts w:cs="Times New Roman"/>
          <w:sz w:val="22"/>
          <w:szCs w:val="22"/>
        </w:rPr>
      </w:pPr>
      <w:r w:rsidRPr="006A7486">
        <w:rPr>
          <w:rFonts w:cs="Times New Roman"/>
          <w:sz w:val="22"/>
          <w:szCs w:val="22"/>
        </w:rPr>
        <w:t xml:space="preserve">Had a different interaction that does not fit into these categories (please list </w:t>
      </w:r>
      <w:proofErr w:type="gramStart"/>
      <w:r w:rsidRPr="006A7486">
        <w:rPr>
          <w:rFonts w:cs="Times New Roman"/>
          <w:sz w:val="22"/>
          <w:szCs w:val="22"/>
        </w:rPr>
        <w:t>here)_</w:t>
      </w:r>
      <w:proofErr w:type="gramEnd"/>
      <w:r w:rsidRPr="006A7486">
        <w:rPr>
          <w:rFonts w:cs="Times New Roman"/>
          <w:sz w:val="22"/>
          <w:szCs w:val="22"/>
        </w:rPr>
        <w:t>__________</w:t>
      </w:r>
    </w:p>
    <w:p w14:paraId="63A0DEF9" w14:textId="77777777" w:rsidR="001E4B0D" w:rsidRPr="006A7486" w:rsidRDefault="001E4B0D" w:rsidP="00F81EC4">
      <w:pPr>
        <w:pStyle w:val="ListParagraph"/>
        <w:tabs>
          <w:tab w:val="left" w:pos="270"/>
        </w:tabs>
        <w:spacing w:line="240" w:lineRule="auto"/>
        <w:ind w:left="144"/>
        <w:rPr>
          <w:rFonts w:cs="Times New Roman"/>
          <w:sz w:val="22"/>
          <w:szCs w:val="22"/>
        </w:rPr>
      </w:pPr>
    </w:p>
    <w:p w14:paraId="2D96DBFC" w14:textId="77777777" w:rsidR="001E4B0D" w:rsidRPr="006A7486" w:rsidRDefault="001E4B0D" w:rsidP="00F81EC4">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Have you personally received a direct economic benefit from the United States military presence in Poland? Examples include employment by the US military, employment by a contractor that does business with the US military, or ownership/employment at a business that frequently serves US military personnel.</w:t>
      </w:r>
    </w:p>
    <w:p w14:paraId="0F82311C" w14:textId="77777777" w:rsidR="001E4B0D" w:rsidRPr="006A7486" w:rsidRDefault="001E4B0D" w:rsidP="00F81EC4">
      <w:pPr>
        <w:tabs>
          <w:tab w:val="left" w:pos="270"/>
        </w:tabs>
        <w:spacing w:line="240" w:lineRule="auto"/>
        <w:ind w:left="558" w:hanging="288"/>
        <w:rPr>
          <w:rFonts w:cs="Times New Roman"/>
          <w:sz w:val="22"/>
          <w:szCs w:val="22"/>
        </w:rPr>
      </w:pPr>
      <w:r w:rsidRPr="006A7486">
        <w:rPr>
          <w:rFonts w:cs="Times New Roman"/>
          <w:sz w:val="22"/>
          <w:szCs w:val="22"/>
        </w:rPr>
        <w:t>Yes</w:t>
      </w:r>
    </w:p>
    <w:p w14:paraId="10A2BB7E" w14:textId="77777777" w:rsidR="001E4B0D" w:rsidRPr="006A7486" w:rsidRDefault="001E4B0D" w:rsidP="00F81EC4">
      <w:pPr>
        <w:tabs>
          <w:tab w:val="left" w:pos="270"/>
        </w:tabs>
        <w:spacing w:line="240" w:lineRule="auto"/>
        <w:ind w:left="558" w:hanging="288"/>
        <w:rPr>
          <w:rFonts w:cs="Times New Roman"/>
          <w:sz w:val="22"/>
          <w:szCs w:val="22"/>
        </w:rPr>
      </w:pPr>
      <w:r w:rsidRPr="006A7486">
        <w:rPr>
          <w:rFonts w:cs="Times New Roman"/>
          <w:sz w:val="22"/>
          <w:szCs w:val="22"/>
        </w:rPr>
        <w:t>No</w:t>
      </w:r>
    </w:p>
    <w:p w14:paraId="4DFF8CB7" w14:textId="77777777" w:rsidR="001E4B0D" w:rsidRPr="006A7486" w:rsidRDefault="001E4B0D" w:rsidP="00F81EC4">
      <w:pPr>
        <w:tabs>
          <w:tab w:val="left" w:pos="270"/>
        </w:tabs>
        <w:spacing w:line="240" w:lineRule="auto"/>
        <w:ind w:left="558" w:hanging="288"/>
        <w:rPr>
          <w:rFonts w:cs="Times New Roman"/>
          <w:sz w:val="22"/>
          <w:szCs w:val="22"/>
        </w:rPr>
      </w:pPr>
      <w:r w:rsidRPr="006A7486">
        <w:rPr>
          <w:rFonts w:cs="Times New Roman"/>
          <w:sz w:val="22"/>
          <w:szCs w:val="22"/>
        </w:rPr>
        <w:t>Don’t know/Decline to answer</w:t>
      </w:r>
    </w:p>
    <w:p w14:paraId="5FC62E4E" w14:textId="77777777" w:rsidR="001E4B0D" w:rsidRPr="006A7486" w:rsidRDefault="001E4B0D" w:rsidP="00F81EC4">
      <w:pPr>
        <w:tabs>
          <w:tab w:val="left" w:pos="270"/>
        </w:tabs>
        <w:spacing w:line="240" w:lineRule="auto"/>
        <w:ind w:left="144" w:hanging="288"/>
        <w:rPr>
          <w:rFonts w:cs="Times New Roman"/>
          <w:sz w:val="22"/>
          <w:szCs w:val="22"/>
        </w:rPr>
      </w:pPr>
    </w:p>
    <w:p w14:paraId="50EB60C5" w14:textId="7D3A1418" w:rsidR="001E4B0D" w:rsidRPr="006A7486" w:rsidRDefault="001E4B0D" w:rsidP="00F81EC4">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 xml:space="preserve">If YES to </w:t>
      </w:r>
      <w:r w:rsidR="00D84937">
        <w:rPr>
          <w:rFonts w:cs="Times New Roman"/>
          <w:sz w:val="22"/>
          <w:szCs w:val="22"/>
        </w:rPr>
        <w:t>24</w:t>
      </w:r>
      <w:r w:rsidRPr="006A7486">
        <w:rPr>
          <w:rFonts w:cs="Times New Roman"/>
          <w:sz w:val="22"/>
          <w:szCs w:val="22"/>
        </w:rPr>
        <w:t xml:space="preserve"> – How reliant are you on these economic benefits?</w:t>
      </w:r>
    </w:p>
    <w:p w14:paraId="70EC37C3" w14:textId="77777777" w:rsidR="001E4B0D" w:rsidRPr="006A7486" w:rsidRDefault="001E4B0D" w:rsidP="00F81EC4">
      <w:pPr>
        <w:tabs>
          <w:tab w:val="left" w:pos="270"/>
        </w:tabs>
        <w:spacing w:line="240" w:lineRule="auto"/>
        <w:ind w:left="558" w:hanging="288"/>
        <w:rPr>
          <w:rFonts w:cs="Times New Roman"/>
          <w:sz w:val="22"/>
          <w:szCs w:val="22"/>
        </w:rPr>
      </w:pPr>
      <w:r w:rsidRPr="006A7486">
        <w:rPr>
          <w:rFonts w:cs="Times New Roman"/>
          <w:sz w:val="22"/>
          <w:szCs w:val="22"/>
        </w:rPr>
        <w:t>Very reliant</w:t>
      </w:r>
    </w:p>
    <w:p w14:paraId="312417A5" w14:textId="77777777" w:rsidR="001E4B0D" w:rsidRPr="006A7486" w:rsidRDefault="001E4B0D" w:rsidP="00F81EC4">
      <w:pPr>
        <w:tabs>
          <w:tab w:val="left" w:pos="270"/>
        </w:tabs>
        <w:spacing w:line="240" w:lineRule="auto"/>
        <w:ind w:left="558" w:hanging="288"/>
        <w:rPr>
          <w:rFonts w:cs="Times New Roman"/>
          <w:sz w:val="22"/>
          <w:szCs w:val="22"/>
        </w:rPr>
      </w:pPr>
      <w:r w:rsidRPr="006A7486">
        <w:rPr>
          <w:rFonts w:cs="Times New Roman"/>
          <w:sz w:val="22"/>
          <w:szCs w:val="22"/>
        </w:rPr>
        <w:t>Somewhat reliant</w:t>
      </w:r>
    </w:p>
    <w:p w14:paraId="50ABECAF" w14:textId="77777777" w:rsidR="001E4B0D" w:rsidRPr="006A7486" w:rsidRDefault="001E4B0D" w:rsidP="00F81EC4">
      <w:pPr>
        <w:tabs>
          <w:tab w:val="left" w:pos="270"/>
        </w:tabs>
        <w:spacing w:line="240" w:lineRule="auto"/>
        <w:ind w:left="558" w:hanging="288"/>
        <w:rPr>
          <w:rFonts w:cs="Times New Roman"/>
          <w:sz w:val="22"/>
          <w:szCs w:val="22"/>
        </w:rPr>
      </w:pPr>
      <w:r w:rsidRPr="006A7486">
        <w:rPr>
          <w:rFonts w:cs="Times New Roman"/>
          <w:sz w:val="22"/>
          <w:szCs w:val="22"/>
        </w:rPr>
        <w:t>Not reliant at all</w:t>
      </w:r>
    </w:p>
    <w:p w14:paraId="6EA3C3F2" w14:textId="77777777" w:rsidR="001E4B0D" w:rsidRPr="006A7486" w:rsidRDefault="001E4B0D" w:rsidP="00F81EC4">
      <w:pPr>
        <w:tabs>
          <w:tab w:val="left" w:pos="270"/>
        </w:tabs>
        <w:spacing w:line="240" w:lineRule="auto"/>
        <w:ind w:left="558" w:hanging="288"/>
        <w:rPr>
          <w:rFonts w:cs="Times New Roman"/>
          <w:sz w:val="22"/>
          <w:szCs w:val="22"/>
        </w:rPr>
      </w:pPr>
      <w:r w:rsidRPr="006A7486">
        <w:rPr>
          <w:rFonts w:cs="Times New Roman"/>
          <w:sz w:val="22"/>
          <w:szCs w:val="22"/>
        </w:rPr>
        <w:t>Don’t know/Decline to answer</w:t>
      </w:r>
      <w:r w:rsidRPr="006A7486">
        <w:rPr>
          <w:rFonts w:cs="Times New Roman"/>
          <w:sz w:val="22"/>
          <w:szCs w:val="22"/>
        </w:rPr>
        <w:br/>
      </w:r>
    </w:p>
    <w:p w14:paraId="1BA11AF8" w14:textId="77777777" w:rsidR="001E4B0D" w:rsidRPr="006A7486" w:rsidRDefault="001E4B0D" w:rsidP="00F81EC4">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Has a member of your family or close friend received a direct economic benefit from the United States military presence in Poland? Examples include employment by the US military, employment by a contractor that does business with the US military, or ownership/employment at a business that frequently serves US military personnel.</w:t>
      </w:r>
    </w:p>
    <w:p w14:paraId="0E945FE8" w14:textId="77777777" w:rsidR="001E4B0D" w:rsidRPr="006A7486" w:rsidRDefault="001E4B0D" w:rsidP="00F81EC4">
      <w:pPr>
        <w:tabs>
          <w:tab w:val="left" w:pos="270"/>
        </w:tabs>
        <w:spacing w:line="240" w:lineRule="auto"/>
        <w:ind w:left="558" w:hanging="288"/>
        <w:rPr>
          <w:rFonts w:cs="Times New Roman"/>
          <w:sz w:val="22"/>
          <w:szCs w:val="22"/>
        </w:rPr>
      </w:pPr>
      <w:r w:rsidRPr="006A7486">
        <w:rPr>
          <w:rFonts w:cs="Times New Roman"/>
          <w:sz w:val="22"/>
          <w:szCs w:val="22"/>
        </w:rPr>
        <w:t>Yes</w:t>
      </w:r>
    </w:p>
    <w:p w14:paraId="6D300984" w14:textId="77777777" w:rsidR="001E4B0D" w:rsidRPr="006A7486" w:rsidRDefault="001E4B0D" w:rsidP="00F81EC4">
      <w:pPr>
        <w:tabs>
          <w:tab w:val="left" w:pos="270"/>
        </w:tabs>
        <w:spacing w:line="240" w:lineRule="auto"/>
        <w:ind w:left="558" w:hanging="288"/>
        <w:rPr>
          <w:rFonts w:cs="Times New Roman"/>
          <w:sz w:val="22"/>
          <w:szCs w:val="22"/>
        </w:rPr>
      </w:pPr>
      <w:r w:rsidRPr="006A7486">
        <w:rPr>
          <w:rFonts w:cs="Times New Roman"/>
          <w:sz w:val="22"/>
          <w:szCs w:val="22"/>
        </w:rPr>
        <w:t>No</w:t>
      </w:r>
    </w:p>
    <w:p w14:paraId="66E9FCAB" w14:textId="77777777" w:rsidR="001E4B0D" w:rsidRPr="006A7486" w:rsidRDefault="001E4B0D" w:rsidP="00F81EC4">
      <w:pPr>
        <w:tabs>
          <w:tab w:val="left" w:pos="270"/>
        </w:tabs>
        <w:spacing w:line="240" w:lineRule="auto"/>
        <w:ind w:left="558" w:hanging="288"/>
        <w:rPr>
          <w:rFonts w:cs="Times New Roman"/>
          <w:sz w:val="22"/>
          <w:szCs w:val="22"/>
        </w:rPr>
      </w:pPr>
      <w:r w:rsidRPr="006A7486">
        <w:rPr>
          <w:rFonts w:cs="Times New Roman"/>
          <w:sz w:val="22"/>
          <w:szCs w:val="22"/>
        </w:rPr>
        <w:t>Don’t know/Decline to answer</w:t>
      </w:r>
    </w:p>
    <w:p w14:paraId="398F25BB" w14:textId="77777777" w:rsidR="001E4B0D" w:rsidRPr="006A7486" w:rsidRDefault="001E4B0D" w:rsidP="00F81EC4">
      <w:pPr>
        <w:tabs>
          <w:tab w:val="left" w:pos="270"/>
        </w:tabs>
        <w:spacing w:line="240" w:lineRule="auto"/>
        <w:ind w:left="144" w:hanging="288"/>
        <w:rPr>
          <w:rFonts w:cs="Times New Roman"/>
          <w:sz w:val="22"/>
          <w:szCs w:val="22"/>
        </w:rPr>
      </w:pPr>
    </w:p>
    <w:p w14:paraId="43A74934" w14:textId="444055E8" w:rsidR="001E4B0D" w:rsidRPr="006A7486" w:rsidRDefault="001E4B0D" w:rsidP="00F81EC4">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If YES to 26 – How reliant are they on these economic benefits?</w:t>
      </w:r>
    </w:p>
    <w:p w14:paraId="03B03AAB" w14:textId="77777777" w:rsidR="001E4B0D" w:rsidRPr="006A7486" w:rsidRDefault="001E4B0D" w:rsidP="00F81EC4">
      <w:pPr>
        <w:tabs>
          <w:tab w:val="left" w:pos="270"/>
        </w:tabs>
        <w:spacing w:line="240" w:lineRule="auto"/>
        <w:ind w:left="558" w:hanging="288"/>
        <w:rPr>
          <w:rFonts w:cs="Times New Roman"/>
          <w:sz w:val="22"/>
          <w:szCs w:val="22"/>
        </w:rPr>
      </w:pPr>
      <w:r w:rsidRPr="006A7486">
        <w:rPr>
          <w:rFonts w:cs="Times New Roman"/>
          <w:sz w:val="22"/>
          <w:szCs w:val="22"/>
        </w:rPr>
        <w:t>Very reliant</w:t>
      </w:r>
    </w:p>
    <w:p w14:paraId="1AC75F61" w14:textId="77777777" w:rsidR="001E4B0D" w:rsidRPr="006A7486" w:rsidRDefault="001E4B0D" w:rsidP="00F81EC4">
      <w:pPr>
        <w:tabs>
          <w:tab w:val="left" w:pos="270"/>
        </w:tabs>
        <w:spacing w:line="240" w:lineRule="auto"/>
        <w:ind w:left="558" w:hanging="288"/>
        <w:rPr>
          <w:rFonts w:cs="Times New Roman"/>
          <w:sz w:val="22"/>
          <w:szCs w:val="22"/>
        </w:rPr>
      </w:pPr>
      <w:r w:rsidRPr="006A7486">
        <w:rPr>
          <w:rFonts w:cs="Times New Roman"/>
          <w:sz w:val="22"/>
          <w:szCs w:val="22"/>
        </w:rPr>
        <w:t>Somewhat reliant</w:t>
      </w:r>
    </w:p>
    <w:p w14:paraId="6DA2DAFC" w14:textId="77777777" w:rsidR="001E4B0D" w:rsidRPr="006A7486" w:rsidRDefault="001E4B0D" w:rsidP="00F81EC4">
      <w:pPr>
        <w:tabs>
          <w:tab w:val="left" w:pos="270"/>
        </w:tabs>
        <w:spacing w:line="240" w:lineRule="auto"/>
        <w:ind w:left="558" w:hanging="288"/>
        <w:rPr>
          <w:rFonts w:cs="Times New Roman"/>
          <w:sz w:val="22"/>
          <w:szCs w:val="22"/>
        </w:rPr>
      </w:pPr>
      <w:r w:rsidRPr="006A7486">
        <w:rPr>
          <w:rFonts w:cs="Times New Roman"/>
          <w:sz w:val="22"/>
          <w:szCs w:val="22"/>
        </w:rPr>
        <w:t>Not reliant at all</w:t>
      </w:r>
    </w:p>
    <w:p w14:paraId="1BB7F215" w14:textId="77777777" w:rsidR="001E4B0D" w:rsidRPr="006A7486" w:rsidRDefault="001E4B0D" w:rsidP="00F81EC4">
      <w:pPr>
        <w:tabs>
          <w:tab w:val="left" w:pos="270"/>
        </w:tabs>
        <w:spacing w:line="240" w:lineRule="auto"/>
        <w:ind w:left="144" w:hanging="288"/>
        <w:rPr>
          <w:rFonts w:cs="Times New Roman"/>
          <w:sz w:val="22"/>
          <w:szCs w:val="22"/>
        </w:rPr>
      </w:pPr>
      <w:r w:rsidRPr="006A7486">
        <w:rPr>
          <w:rFonts w:cs="Times New Roman"/>
          <w:sz w:val="22"/>
          <w:szCs w:val="22"/>
        </w:rPr>
        <w:tab/>
        <w:t xml:space="preserve">  Don’t know/Decline to answer</w:t>
      </w:r>
    </w:p>
    <w:p w14:paraId="7ACEBEC1" w14:textId="77777777" w:rsidR="001E4B0D" w:rsidRPr="006A7486" w:rsidRDefault="001E4B0D" w:rsidP="00F81EC4">
      <w:pPr>
        <w:tabs>
          <w:tab w:val="left" w:pos="270"/>
        </w:tabs>
        <w:spacing w:line="240" w:lineRule="auto"/>
        <w:ind w:left="144" w:hanging="288"/>
        <w:rPr>
          <w:rFonts w:cs="Times New Roman"/>
          <w:sz w:val="22"/>
          <w:szCs w:val="22"/>
        </w:rPr>
      </w:pPr>
    </w:p>
    <w:p w14:paraId="6878FBFB" w14:textId="77777777" w:rsidR="001E4B0D" w:rsidRPr="006A7486" w:rsidRDefault="001E4B0D" w:rsidP="00F81EC4">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Do you feel safer in your daily life because of the presence of US military personnel?</w:t>
      </w:r>
    </w:p>
    <w:p w14:paraId="0467AE6B" w14:textId="77777777" w:rsidR="001E4B0D" w:rsidRPr="006A7486" w:rsidRDefault="001E4B0D" w:rsidP="00F81EC4">
      <w:pPr>
        <w:tabs>
          <w:tab w:val="left" w:pos="270"/>
        </w:tabs>
        <w:spacing w:line="240" w:lineRule="auto"/>
        <w:ind w:left="558" w:hanging="288"/>
        <w:rPr>
          <w:rFonts w:cs="Times New Roman"/>
          <w:sz w:val="22"/>
          <w:szCs w:val="22"/>
        </w:rPr>
      </w:pPr>
      <w:r w:rsidRPr="006A7486">
        <w:rPr>
          <w:rFonts w:cs="Times New Roman"/>
          <w:sz w:val="22"/>
          <w:szCs w:val="22"/>
        </w:rPr>
        <w:t>Yes</w:t>
      </w:r>
    </w:p>
    <w:p w14:paraId="189AF75F" w14:textId="77777777" w:rsidR="001E4B0D" w:rsidRPr="006A7486" w:rsidRDefault="001E4B0D" w:rsidP="00F81EC4">
      <w:pPr>
        <w:tabs>
          <w:tab w:val="left" w:pos="270"/>
        </w:tabs>
        <w:spacing w:line="240" w:lineRule="auto"/>
        <w:ind w:left="558" w:hanging="288"/>
        <w:rPr>
          <w:rFonts w:cs="Times New Roman"/>
          <w:sz w:val="22"/>
          <w:szCs w:val="22"/>
        </w:rPr>
      </w:pPr>
      <w:r w:rsidRPr="006A7486">
        <w:rPr>
          <w:rFonts w:cs="Times New Roman"/>
          <w:sz w:val="22"/>
          <w:szCs w:val="22"/>
        </w:rPr>
        <w:t>No</w:t>
      </w:r>
    </w:p>
    <w:p w14:paraId="5F775D9D" w14:textId="77777777" w:rsidR="006A7486" w:rsidRPr="006A7486" w:rsidRDefault="001E4B0D" w:rsidP="00F81EC4">
      <w:pPr>
        <w:spacing w:line="240" w:lineRule="auto"/>
        <w:ind w:firstLine="270"/>
        <w:rPr>
          <w:rFonts w:cs="Times New Roman"/>
          <w:sz w:val="22"/>
          <w:szCs w:val="22"/>
        </w:rPr>
      </w:pPr>
      <w:r w:rsidRPr="006A7486">
        <w:rPr>
          <w:rFonts w:cs="Times New Roman"/>
          <w:sz w:val="22"/>
          <w:szCs w:val="22"/>
        </w:rPr>
        <w:t>Don’t know/Decline to answer</w:t>
      </w:r>
      <w:r w:rsidR="00785FD1" w:rsidRPr="006A7486">
        <w:rPr>
          <w:rFonts w:cs="Times New Roman"/>
          <w:sz w:val="22"/>
          <w:szCs w:val="22"/>
        </w:rPr>
        <w:br/>
      </w:r>
    </w:p>
    <w:p w14:paraId="014F26A8" w14:textId="77777777" w:rsidR="006A7486" w:rsidRPr="006A7486" w:rsidRDefault="006A7486" w:rsidP="00F81EC4">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Have you ever attended a protest event against a US military base?</w:t>
      </w:r>
    </w:p>
    <w:p w14:paraId="548AB912" w14:textId="77777777" w:rsidR="006A7486" w:rsidRPr="006A7486" w:rsidRDefault="006A7486" w:rsidP="00F81EC4">
      <w:pPr>
        <w:tabs>
          <w:tab w:val="left" w:pos="270"/>
        </w:tabs>
        <w:spacing w:line="240" w:lineRule="auto"/>
        <w:ind w:left="558" w:hanging="288"/>
        <w:rPr>
          <w:rFonts w:cs="Times New Roman"/>
          <w:sz w:val="22"/>
          <w:szCs w:val="22"/>
        </w:rPr>
      </w:pPr>
      <w:r w:rsidRPr="006A7486">
        <w:rPr>
          <w:rFonts w:cs="Times New Roman"/>
          <w:sz w:val="22"/>
          <w:szCs w:val="22"/>
        </w:rPr>
        <w:t>Never</w:t>
      </w:r>
    </w:p>
    <w:p w14:paraId="68EAD0AA" w14:textId="77777777" w:rsidR="006A7486" w:rsidRPr="006A7486" w:rsidRDefault="006A7486" w:rsidP="00F81EC4">
      <w:pPr>
        <w:tabs>
          <w:tab w:val="left" w:pos="270"/>
        </w:tabs>
        <w:spacing w:line="240" w:lineRule="auto"/>
        <w:ind w:left="558" w:hanging="288"/>
        <w:rPr>
          <w:rFonts w:cs="Times New Roman"/>
          <w:sz w:val="22"/>
          <w:szCs w:val="22"/>
        </w:rPr>
      </w:pPr>
      <w:r w:rsidRPr="006A7486">
        <w:rPr>
          <w:rFonts w:cs="Times New Roman"/>
          <w:sz w:val="22"/>
          <w:szCs w:val="22"/>
        </w:rPr>
        <w:lastRenderedPageBreak/>
        <w:t>One time</w:t>
      </w:r>
    </w:p>
    <w:p w14:paraId="1353E8FF" w14:textId="77777777" w:rsidR="006A7486" w:rsidRPr="006A7486" w:rsidRDefault="006A7486" w:rsidP="00F81EC4">
      <w:pPr>
        <w:tabs>
          <w:tab w:val="left" w:pos="270"/>
        </w:tabs>
        <w:spacing w:line="240" w:lineRule="auto"/>
        <w:ind w:left="558" w:hanging="288"/>
        <w:rPr>
          <w:rFonts w:cs="Times New Roman"/>
          <w:sz w:val="22"/>
          <w:szCs w:val="22"/>
        </w:rPr>
      </w:pPr>
      <w:r w:rsidRPr="006A7486">
        <w:rPr>
          <w:rFonts w:cs="Times New Roman"/>
          <w:sz w:val="22"/>
          <w:szCs w:val="22"/>
        </w:rPr>
        <w:t>Two times</w:t>
      </w:r>
    </w:p>
    <w:p w14:paraId="151E2CF2" w14:textId="77777777" w:rsidR="006A7486" w:rsidRPr="006A7486" w:rsidRDefault="006A7486" w:rsidP="00F81EC4">
      <w:pPr>
        <w:tabs>
          <w:tab w:val="left" w:pos="270"/>
        </w:tabs>
        <w:spacing w:line="240" w:lineRule="auto"/>
        <w:ind w:left="558" w:hanging="288"/>
        <w:rPr>
          <w:rFonts w:cs="Times New Roman"/>
          <w:sz w:val="22"/>
          <w:szCs w:val="22"/>
        </w:rPr>
      </w:pPr>
      <w:r w:rsidRPr="006A7486">
        <w:rPr>
          <w:rFonts w:cs="Times New Roman"/>
          <w:sz w:val="22"/>
          <w:szCs w:val="22"/>
        </w:rPr>
        <w:t>Three times</w:t>
      </w:r>
    </w:p>
    <w:p w14:paraId="41AEFD21" w14:textId="77777777" w:rsidR="006A7486" w:rsidRPr="006A7486" w:rsidRDefault="006A7486" w:rsidP="00F81EC4">
      <w:pPr>
        <w:tabs>
          <w:tab w:val="left" w:pos="270"/>
        </w:tabs>
        <w:spacing w:line="240" w:lineRule="auto"/>
        <w:ind w:left="558" w:hanging="288"/>
        <w:rPr>
          <w:rFonts w:cs="Times New Roman"/>
          <w:sz w:val="22"/>
          <w:szCs w:val="22"/>
        </w:rPr>
      </w:pPr>
      <w:r w:rsidRPr="006A7486">
        <w:rPr>
          <w:rFonts w:cs="Times New Roman"/>
          <w:sz w:val="22"/>
          <w:szCs w:val="22"/>
        </w:rPr>
        <w:t>More than three times</w:t>
      </w:r>
    </w:p>
    <w:p w14:paraId="7131C42F" w14:textId="77777777" w:rsidR="006A7486" w:rsidRPr="006A7486" w:rsidRDefault="006A7486" w:rsidP="00F81EC4">
      <w:pPr>
        <w:tabs>
          <w:tab w:val="left" w:pos="270"/>
        </w:tabs>
        <w:spacing w:line="240" w:lineRule="auto"/>
        <w:ind w:left="558" w:hanging="288"/>
        <w:rPr>
          <w:rFonts w:cs="Times New Roman"/>
          <w:sz w:val="22"/>
          <w:szCs w:val="22"/>
        </w:rPr>
      </w:pPr>
      <w:r w:rsidRPr="006A7486">
        <w:rPr>
          <w:rFonts w:cs="Times New Roman"/>
          <w:sz w:val="22"/>
          <w:szCs w:val="22"/>
        </w:rPr>
        <w:t>Don’t know/Decline to answer</w:t>
      </w:r>
    </w:p>
    <w:p w14:paraId="1D40402E" w14:textId="77777777" w:rsidR="006A7486" w:rsidRPr="006A7486" w:rsidRDefault="006A7486" w:rsidP="00F81EC4">
      <w:pPr>
        <w:tabs>
          <w:tab w:val="left" w:pos="270"/>
        </w:tabs>
        <w:spacing w:line="240" w:lineRule="auto"/>
        <w:ind w:left="558" w:hanging="288"/>
        <w:rPr>
          <w:rFonts w:cs="Times New Roman"/>
          <w:sz w:val="22"/>
          <w:szCs w:val="22"/>
        </w:rPr>
      </w:pPr>
    </w:p>
    <w:p w14:paraId="44EAD6FD" w14:textId="77777777" w:rsidR="006A7486" w:rsidRPr="006A7486" w:rsidRDefault="006A7486" w:rsidP="00F81EC4">
      <w:pPr>
        <w:pStyle w:val="ListParagraph"/>
        <w:numPr>
          <w:ilvl w:val="0"/>
          <w:numId w:val="9"/>
        </w:numPr>
        <w:tabs>
          <w:tab w:val="left" w:pos="270"/>
        </w:tabs>
        <w:spacing w:after="0" w:line="240" w:lineRule="auto"/>
        <w:ind w:left="270"/>
        <w:rPr>
          <w:rFonts w:cs="Times New Roman"/>
          <w:sz w:val="22"/>
          <w:szCs w:val="22"/>
        </w:rPr>
      </w:pPr>
      <w:r w:rsidRPr="006A7486">
        <w:rPr>
          <w:rFonts w:cs="Times New Roman"/>
          <w:sz w:val="22"/>
          <w:szCs w:val="22"/>
        </w:rPr>
        <w:t>If there were a protest against the US military presence planned in your community within the next month, would you attend?</w:t>
      </w:r>
    </w:p>
    <w:p w14:paraId="00467D2F" w14:textId="77777777" w:rsidR="006A7486" w:rsidRPr="006A7486" w:rsidRDefault="006A7486" w:rsidP="00F81EC4">
      <w:pPr>
        <w:pStyle w:val="ListParagraph"/>
        <w:tabs>
          <w:tab w:val="left" w:pos="270"/>
        </w:tabs>
        <w:spacing w:line="240" w:lineRule="auto"/>
        <w:ind w:left="270"/>
        <w:rPr>
          <w:rFonts w:cs="Times New Roman"/>
          <w:sz w:val="22"/>
          <w:szCs w:val="22"/>
        </w:rPr>
      </w:pPr>
      <w:r w:rsidRPr="006A7486">
        <w:rPr>
          <w:rFonts w:cs="Times New Roman"/>
          <w:sz w:val="22"/>
          <w:szCs w:val="22"/>
        </w:rPr>
        <w:t>Yes</w:t>
      </w:r>
    </w:p>
    <w:p w14:paraId="2B3D1C50" w14:textId="77777777" w:rsidR="006A7486" w:rsidRPr="006A7486" w:rsidRDefault="006A7486" w:rsidP="00F81EC4">
      <w:pPr>
        <w:pStyle w:val="ListParagraph"/>
        <w:tabs>
          <w:tab w:val="left" w:pos="270"/>
        </w:tabs>
        <w:spacing w:line="240" w:lineRule="auto"/>
        <w:ind w:left="270"/>
        <w:rPr>
          <w:rFonts w:cs="Times New Roman"/>
          <w:sz w:val="22"/>
          <w:szCs w:val="22"/>
        </w:rPr>
      </w:pPr>
      <w:r w:rsidRPr="006A7486">
        <w:rPr>
          <w:rFonts w:cs="Times New Roman"/>
          <w:sz w:val="22"/>
          <w:szCs w:val="22"/>
        </w:rPr>
        <w:t>Maybe</w:t>
      </w:r>
    </w:p>
    <w:p w14:paraId="6273F14B" w14:textId="77777777" w:rsidR="006A7486" w:rsidRPr="006A7486" w:rsidRDefault="006A7486" w:rsidP="00F81EC4">
      <w:pPr>
        <w:pStyle w:val="ListParagraph"/>
        <w:tabs>
          <w:tab w:val="left" w:pos="270"/>
        </w:tabs>
        <w:spacing w:line="240" w:lineRule="auto"/>
        <w:ind w:left="270"/>
        <w:rPr>
          <w:rFonts w:cs="Times New Roman"/>
          <w:sz w:val="22"/>
          <w:szCs w:val="22"/>
        </w:rPr>
      </w:pPr>
      <w:r w:rsidRPr="006A7486">
        <w:rPr>
          <w:rFonts w:cs="Times New Roman"/>
          <w:sz w:val="22"/>
          <w:szCs w:val="22"/>
        </w:rPr>
        <w:t>No</w:t>
      </w:r>
    </w:p>
    <w:p w14:paraId="14FCB65F" w14:textId="77777777" w:rsidR="006A7486" w:rsidRPr="006A7486" w:rsidRDefault="006A7486" w:rsidP="00F81EC4">
      <w:pPr>
        <w:pStyle w:val="ListParagraph"/>
        <w:tabs>
          <w:tab w:val="left" w:pos="270"/>
        </w:tabs>
        <w:spacing w:line="240" w:lineRule="auto"/>
        <w:ind w:left="270"/>
        <w:rPr>
          <w:rFonts w:cs="Times New Roman"/>
          <w:sz w:val="22"/>
          <w:szCs w:val="22"/>
        </w:rPr>
      </w:pPr>
      <w:r w:rsidRPr="006A7486">
        <w:rPr>
          <w:rFonts w:cs="Times New Roman"/>
          <w:sz w:val="22"/>
          <w:szCs w:val="22"/>
        </w:rPr>
        <w:t>Don’t know/Decline to answer</w:t>
      </w:r>
    </w:p>
    <w:p w14:paraId="2BD6EE5D" w14:textId="0188281C" w:rsidR="00CC3937" w:rsidRPr="006A7486" w:rsidRDefault="00785FD1" w:rsidP="00F81EC4">
      <w:pPr>
        <w:spacing w:line="240" w:lineRule="auto"/>
        <w:ind w:firstLine="270"/>
        <w:rPr>
          <w:rFonts w:cs="Times New Roman"/>
          <w:sz w:val="22"/>
          <w:szCs w:val="22"/>
        </w:rPr>
      </w:pPr>
      <w:r w:rsidRPr="006A7486">
        <w:rPr>
          <w:rFonts w:cs="Times New Roman"/>
          <w:sz w:val="22"/>
          <w:szCs w:val="22"/>
        </w:rPr>
        <w:br/>
      </w:r>
    </w:p>
    <w:sectPr w:rsidR="00CC3937" w:rsidRPr="006A748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Carla Martinez" w:date="2023-01-09T15:18:00Z" w:initials="CM">
    <w:p w14:paraId="3562E2AA" w14:textId="6B62D291" w:rsidR="00885FAC" w:rsidRDefault="00885FAC" w:rsidP="00885FAC">
      <w:pPr>
        <w:pStyle w:val="CommentText"/>
      </w:pPr>
      <w:r>
        <w:rPr>
          <w:rStyle w:val="CommentReference"/>
        </w:rPr>
        <w:annotationRef/>
      </w:r>
      <w:r>
        <w:t>Need to fix some of the non-English characters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562E2A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66AED4" w16cex:dateUtc="2023-01-09T20: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562E2AA" w16cid:durableId="2766AED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405E"/>
    <w:multiLevelType w:val="hybridMultilevel"/>
    <w:tmpl w:val="54722A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0B467E"/>
    <w:multiLevelType w:val="hybridMultilevel"/>
    <w:tmpl w:val="34B08B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B42186"/>
    <w:multiLevelType w:val="hybridMultilevel"/>
    <w:tmpl w:val="63368A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BE5815"/>
    <w:multiLevelType w:val="hybridMultilevel"/>
    <w:tmpl w:val="39E221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15572D"/>
    <w:multiLevelType w:val="hybridMultilevel"/>
    <w:tmpl w:val="694AD4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0CB177F"/>
    <w:multiLevelType w:val="hybridMultilevel"/>
    <w:tmpl w:val="C0B6AF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B886472"/>
    <w:multiLevelType w:val="hybridMultilevel"/>
    <w:tmpl w:val="612AE568"/>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7" w15:restartNumberingAfterBreak="0">
    <w:nsid w:val="5437146A"/>
    <w:multiLevelType w:val="hybridMultilevel"/>
    <w:tmpl w:val="8BC23966"/>
    <w:lvl w:ilvl="0" w:tplc="C9F089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4F16D8B"/>
    <w:multiLevelType w:val="hybridMultilevel"/>
    <w:tmpl w:val="AE6CE5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94D2671"/>
    <w:multiLevelType w:val="hybridMultilevel"/>
    <w:tmpl w:val="B262D634"/>
    <w:lvl w:ilvl="0" w:tplc="0409000F">
      <w:start w:val="1"/>
      <w:numFmt w:val="decimal"/>
      <w:lvlText w:val="%1."/>
      <w:lvlJc w:val="left"/>
      <w:pPr>
        <w:ind w:left="45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9552825"/>
    <w:multiLevelType w:val="hybridMultilevel"/>
    <w:tmpl w:val="7CDEC6C2"/>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1" w15:restartNumberingAfterBreak="0">
    <w:nsid w:val="708D171D"/>
    <w:multiLevelType w:val="hybridMultilevel"/>
    <w:tmpl w:val="56927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33A539C"/>
    <w:multiLevelType w:val="hybridMultilevel"/>
    <w:tmpl w:val="9266F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E293A21"/>
    <w:multiLevelType w:val="hybridMultilevel"/>
    <w:tmpl w:val="9EEC70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60585607">
    <w:abstractNumId w:val="1"/>
  </w:num>
  <w:num w:numId="2" w16cid:durableId="1023635352">
    <w:abstractNumId w:val="7"/>
  </w:num>
  <w:num w:numId="3" w16cid:durableId="2067213562">
    <w:abstractNumId w:val="4"/>
  </w:num>
  <w:num w:numId="4" w16cid:durableId="1845046970">
    <w:abstractNumId w:val="13"/>
  </w:num>
  <w:num w:numId="5" w16cid:durableId="2048601929">
    <w:abstractNumId w:val="12"/>
  </w:num>
  <w:num w:numId="6" w16cid:durableId="183636530">
    <w:abstractNumId w:val="0"/>
  </w:num>
  <w:num w:numId="7" w16cid:durableId="984627464">
    <w:abstractNumId w:val="11"/>
  </w:num>
  <w:num w:numId="8" w16cid:durableId="586424881">
    <w:abstractNumId w:val="5"/>
  </w:num>
  <w:num w:numId="9" w16cid:durableId="2047831066">
    <w:abstractNumId w:val="9"/>
  </w:num>
  <w:num w:numId="10" w16cid:durableId="658507240">
    <w:abstractNumId w:val="10"/>
  </w:num>
  <w:num w:numId="11" w16cid:durableId="1501894357">
    <w:abstractNumId w:val="6"/>
  </w:num>
  <w:num w:numId="12" w16cid:durableId="357512667">
    <w:abstractNumId w:val="8"/>
  </w:num>
  <w:num w:numId="13" w16cid:durableId="1301113099">
    <w:abstractNumId w:val="3"/>
  </w:num>
  <w:num w:numId="14" w16cid:durableId="72588149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rla Martinez Machain">
    <w15:presenceInfo w15:providerId="AD" w15:userId="S::carlamm@buffalo.edu::7a0cb86b-b30b-41c0-aa0c-df093c39f162"/>
  </w15:person>
  <w15:person w15:author="Carla Martinez">
    <w15:presenceInfo w15:providerId="Windows Live" w15:userId="01c7d8a0437a12a7"/>
  </w15:person>
  <w15:person w15:author="Michael Flynn">
    <w15:presenceInfo w15:providerId="AD" w15:userId="S::meflynn@ksu.edu::3c24559e-a7de-40f4-8136-c653471014c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hideSpellingErrors/>
  <w:hideGrammaticalErrors/>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E1NDIwMzMyNzcxMDBT0lEKTi0uzszPAykwqgUAnojxYywAAAA="/>
  </w:docVars>
  <w:rsids>
    <w:rsidRoot w:val="009334FE"/>
    <w:rsid w:val="000021EC"/>
    <w:rsid w:val="000D1AFF"/>
    <w:rsid w:val="00134C60"/>
    <w:rsid w:val="00145C03"/>
    <w:rsid w:val="001832A3"/>
    <w:rsid w:val="00191210"/>
    <w:rsid w:val="001E4B0D"/>
    <w:rsid w:val="00225104"/>
    <w:rsid w:val="002A30AA"/>
    <w:rsid w:val="002D1B91"/>
    <w:rsid w:val="00317A90"/>
    <w:rsid w:val="003B1B85"/>
    <w:rsid w:val="003F3BD1"/>
    <w:rsid w:val="00431E9C"/>
    <w:rsid w:val="0043498F"/>
    <w:rsid w:val="00490C07"/>
    <w:rsid w:val="004A221B"/>
    <w:rsid w:val="00501717"/>
    <w:rsid w:val="005A11F5"/>
    <w:rsid w:val="005C26A2"/>
    <w:rsid w:val="006123E1"/>
    <w:rsid w:val="00693DE5"/>
    <w:rsid w:val="006A7486"/>
    <w:rsid w:val="006B2ED5"/>
    <w:rsid w:val="006D698F"/>
    <w:rsid w:val="006F6519"/>
    <w:rsid w:val="0071538E"/>
    <w:rsid w:val="00716411"/>
    <w:rsid w:val="00785FD1"/>
    <w:rsid w:val="0079104E"/>
    <w:rsid w:val="00812117"/>
    <w:rsid w:val="00885FAC"/>
    <w:rsid w:val="008A0634"/>
    <w:rsid w:val="008E4962"/>
    <w:rsid w:val="009334FE"/>
    <w:rsid w:val="00946394"/>
    <w:rsid w:val="00981749"/>
    <w:rsid w:val="009A1ED5"/>
    <w:rsid w:val="009F71E3"/>
    <w:rsid w:val="00A42EE5"/>
    <w:rsid w:val="00AF5ADB"/>
    <w:rsid w:val="00B144A5"/>
    <w:rsid w:val="00B73635"/>
    <w:rsid w:val="00BA29A0"/>
    <w:rsid w:val="00C9602F"/>
    <w:rsid w:val="00CB0458"/>
    <w:rsid w:val="00CC3937"/>
    <w:rsid w:val="00CE4B10"/>
    <w:rsid w:val="00D31ED0"/>
    <w:rsid w:val="00D51D3C"/>
    <w:rsid w:val="00D8346D"/>
    <w:rsid w:val="00D84937"/>
    <w:rsid w:val="00D94E8C"/>
    <w:rsid w:val="00DB0620"/>
    <w:rsid w:val="00E12138"/>
    <w:rsid w:val="00E767C7"/>
    <w:rsid w:val="00F81EC4"/>
    <w:rsid w:val="00FE6F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30DBA7"/>
  <w15:chartTrackingRefBased/>
  <w15:docId w15:val="{1EAB4866-B30E-B242-AC04-4D6148AA3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34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34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34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34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34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34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34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34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34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34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34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34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34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34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34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34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34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34FE"/>
    <w:rPr>
      <w:rFonts w:eastAsiaTheme="majorEastAsia" w:cstheme="majorBidi"/>
      <w:color w:val="272727" w:themeColor="text1" w:themeTint="D8"/>
    </w:rPr>
  </w:style>
  <w:style w:type="paragraph" w:styleId="Title">
    <w:name w:val="Title"/>
    <w:basedOn w:val="Normal"/>
    <w:next w:val="Normal"/>
    <w:link w:val="TitleChar"/>
    <w:uiPriority w:val="10"/>
    <w:qFormat/>
    <w:rsid w:val="009334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34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34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34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34FE"/>
    <w:pPr>
      <w:spacing w:before="160"/>
      <w:jc w:val="center"/>
    </w:pPr>
    <w:rPr>
      <w:i/>
      <w:iCs/>
      <w:color w:val="404040" w:themeColor="text1" w:themeTint="BF"/>
    </w:rPr>
  </w:style>
  <w:style w:type="character" w:customStyle="1" w:styleId="QuoteChar">
    <w:name w:val="Quote Char"/>
    <w:basedOn w:val="DefaultParagraphFont"/>
    <w:link w:val="Quote"/>
    <w:uiPriority w:val="29"/>
    <w:rsid w:val="009334FE"/>
    <w:rPr>
      <w:i/>
      <w:iCs/>
      <w:color w:val="404040" w:themeColor="text1" w:themeTint="BF"/>
    </w:rPr>
  </w:style>
  <w:style w:type="paragraph" w:styleId="ListParagraph">
    <w:name w:val="List Paragraph"/>
    <w:basedOn w:val="Normal"/>
    <w:uiPriority w:val="34"/>
    <w:qFormat/>
    <w:rsid w:val="009334FE"/>
    <w:pPr>
      <w:ind w:left="720"/>
      <w:contextualSpacing/>
    </w:pPr>
  </w:style>
  <w:style w:type="character" w:styleId="IntenseEmphasis">
    <w:name w:val="Intense Emphasis"/>
    <w:basedOn w:val="DefaultParagraphFont"/>
    <w:uiPriority w:val="21"/>
    <w:qFormat/>
    <w:rsid w:val="009334FE"/>
    <w:rPr>
      <w:i/>
      <w:iCs/>
      <w:color w:val="0F4761" w:themeColor="accent1" w:themeShade="BF"/>
    </w:rPr>
  </w:style>
  <w:style w:type="paragraph" w:styleId="IntenseQuote">
    <w:name w:val="Intense Quote"/>
    <w:basedOn w:val="Normal"/>
    <w:next w:val="Normal"/>
    <w:link w:val="IntenseQuoteChar"/>
    <w:uiPriority w:val="30"/>
    <w:qFormat/>
    <w:rsid w:val="009334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34FE"/>
    <w:rPr>
      <w:i/>
      <w:iCs/>
      <w:color w:val="0F4761" w:themeColor="accent1" w:themeShade="BF"/>
    </w:rPr>
  </w:style>
  <w:style w:type="character" w:styleId="IntenseReference">
    <w:name w:val="Intense Reference"/>
    <w:basedOn w:val="DefaultParagraphFont"/>
    <w:uiPriority w:val="32"/>
    <w:qFormat/>
    <w:rsid w:val="009334FE"/>
    <w:rPr>
      <w:b/>
      <w:bCs/>
      <w:smallCaps/>
      <w:color w:val="0F4761" w:themeColor="accent1" w:themeShade="BF"/>
      <w:spacing w:val="5"/>
    </w:rPr>
  </w:style>
  <w:style w:type="table" w:styleId="TableGrid">
    <w:name w:val="Table Grid"/>
    <w:basedOn w:val="TableNormal"/>
    <w:uiPriority w:val="39"/>
    <w:rsid w:val="009334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85FAC"/>
    <w:rPr>
      <w:sz w:val="16"/>
      <w:szCs w:val="16"/>
    </w:rPr>
  </w:style>
  <w:style w:type="paragraph" w:styleId="CommentText">
    <w:name w:val="annotation text"/>
    <w:basedOn w:val="Normal"/>
    <w:link w:val="CommentTextChar"/>
    <w:uiPriority w:val="99"/>
    <w:unhideWhenUsed/>
    <w:rsid w:val="00885FAC"/>
    <w:pPr>
      <w:spacing w:after="0" w:line="240" w:lineRule="auto"/>
    </w:pPr>
    <w:rPr>
      <w:rFonts w:eastAsiaTheme="minorEastAsia"/>
      <w:kern w:val="0"/>
      <w:sz w:val="20"/>
      <w:szCs w:val="20"/>
      <w14:ligatures w14:val="none"/>
    </w:rPr>
  </w:style>
  <w:style w:type="character" w:customStyle="1" w:styleId="CommentTextChar">
    <w:name w:val="Comment Text Char"/>
    <w:basedOn w:val="DefaultParagraphFont"/>
    <w:link w:val="CommentText"/>
    <w:uiPriority w:val="99"/>
    <w:rsid w:val="00885FAC"/>
    <w:rPr>
      <w:rFonts w:eastAsiaTheme="minorEastAsia"/>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812117"/>
    <w:pPr>
      <w:spacing w:after="160"/>
    </w:pPr>
    <w:rPr>
      <w:rFonts w:eastAsiaTheme="minorHAnsi"/>
      <w:b/>
      <w:bCs/>
      <w:kern w:val="2"/>
      <w14:ligatures w14:val="standardContextual"/>
    </w:rPr>
  </w:style>
  <w:style w:type="character" w:customStyle="1" w:styleId="CommentSubjectChar">
    <w:name w:val="Comment Subject Char"/>
    <w:basedOn w:val="CommentTextChar"/>
    <w:link w:val="CommentSubject"/>
    <w:uiPriority w:val="99"/>
    <w:semiHidden/>
    <w:rsid w:val="00812117"/>
    <w:rPr>
      <w:rFonts w:eastAsiaTheme="minorEastAsia"/>
      <w:b/>
      <w:bCs/>
      <w:kern w:val="0"/>
      <w:sz w:val="20"/>
      <w:szCs w:val="20"/>
      <w14:ligatures w14:val="none"/>
    </w:rPr>
  </w:style>
  <w:style w:type="paragraph" w:styleId="Revision">
    <w:name w:val="Revision"/>
    <w:hidden/>
    <w:uiPriority w:val="99"/>
    <w:semiHidden/>
    <w:rsid w:val="000021E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278</TotalTime>
  <Pages>23</Pages>
  <Words>2898</Words>
  <Characters>16521</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Flynn</dc:creator>
  <cp:keywords/>
  <dc:description/>
  <cp:lastModifiedBy>Michael Flynn</cp:lastModifiedBy>
  <cp:revision>45</cp:revision>
  <dcterms:created xsi:type="dcterms:W3CDTF">2025-09-18T14:58:00Z</dcterms:created>
  <dcterms:modified xsi:type="dcterms:W3CDTF">2025-10-09T20:18:00Z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13e4ff20-5aa5-4505-bf5d-8749fd9d63f2</vt:lpwstr>
  </property>
</Properties>
</file>