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BD84" w14:textId="77777777" w:rsidR="00E65D9E" w:rsidRDefault="006F7AD2" w:rsidP="00E65D9E">
      <w:pPr>
        <w:pStyle w:val="NormalWeb"/>
        <w:shd w:val="clear" w:color="auto" w:fill="FFFFFF"/>
        <w:spacing w:before="0" w:beforeAutospacing="0" w:after="0" w:afterAutospacing="0"/>
        <w:jc w:val="center"/>
        <w:rPr>
          <w:rStyle w:val="Strong"/>
          <w:rFonts w:asciiTheme="minorHAnsi" w:eastAsiaTheme="majorEastAsia" w:hAnsiTheme="minorHAnsi" w:cs="Helvetica"/>
          <w:color w:val="32363A"/>
          <w:sz w:val="22"/>
          <w:szCs w:val="22"/>
        </w:rPr>
      </w:pPr>
      <w:r w:rsidRPr="003A6037">
        <w:rPr>
          <w:rStyle w:val="Strong"/>
          <w:rFonts w:asciiTheme="minorHAnsi" w:eastAsiaTheme="majorEastAsia" w:hAnsiTheme="minorHAnsi" w:cs="Helvetica"/>
          <w:color w:val="32363A"/>
          <w:sz w:val="22"/>
          <w:szCs w:val="22"/>
        </w:rPr>
        <w:t>Understanding how US Military Deployments Affect Attitudes in Poland</w:t>
      </w:r>
    </w:p>
    <w:p w14:paraId="6B0446FE" w14:textId="753043E9"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br/>
        <w:t>Michael Allen, professor at Boise State University, Michael Flynn, professor at Kansas State University, Carla Martinez Machain, professor at the State University of New York at Buffalo, and Grzegorz Smułek</w:t>
      </w:r>
      <w:r>
        <w:rPr>
          <w:rFonts w:asciiTheme="minorHAnsi" w:hAnsiTheme="minorHAnsi" w:cs="Helvetica"/>
          <w:color w:val="32363A"/>
          <w:sz w:val="22"/>
          <w:szCs w:val="22"/>
        </w:rPr>
        <w:t xml:space="preserve"> PhD</w:t>
      </w:r>
      <w:r w:rsidRPr="003A6037">
        <w:rPr>
          <w:rFonts w:asciiTheme="minorHAnsi" w:hAnsiTheme="minorHAnsi" w:cs="Helvetica"/>
          <w:color w:val="32363A"/>
          <w:sz w:val="22"/>
          <w:szCs w:val="22"/>
        </w:rPr>
        <w:t xml:space="preserve">, </w:t>
      </w:r>
      <w:r>
        <w:rPr>
          <w:rFonts w:asciiTheme="minorHAnsi" w:hAnsiTheme="minorHAnsi" w:cs="Helvetica"/>
          <w:color w:val="32363A"/>
          <w:sz w:val="22"/>
          <w:szCs w:val="22"/>
        </w:rPr>
        <w:t>researcher at the Jagiellonian University in Kraków</w:t>
      </w:r>
      <w:r w:rsidRPr="003A6037">
        <w:rPr>
          <w:rFonts w:asciiTheme="minorHAnsi" w:hAnsiTheme="minorHAnsi" w:cs="Helvetica"/>
          <w:color w:val="32363A"/>
          <w:sz w:val="22"/>
          <w:szCs w:val="22"/>
        </w:rPr>
        <w:t xml:space="preserve">, are conducting a research study to evaluate the perceived costs and benefits of US military deployments in other countries. </w:t>
      </w:r>
      <w:r w:rsidR="004E4E42">
        <w:rPr>
          <w:rFonts w:asciiTheme="minorHAnsi" w:hAnsiTheme="minorHAnsi" w:cs="Helvetica"/>
          <w:color w:val="32363A"/>
          <w:sz w:val="22"/>
          <w:szCs w:val="22"/>
        </w:rPr>
        <w:br/>
      </w:r>
      <w:r w:rsidRPr="003A6037">
        <w:rPr>
          <w:rFonts w:asciiTheme="minorHAnsi" w:hAnsiTheme="minorHAnsi" w:cs="Helvetica"/>
          <w:color w:val="32363A"/>
          <w:sz w:val="22"/>
          <w:szCs w:val="22"/>
        </w:rPr>
        <w:t>As a resident of your country, we are asking you to complete this survey.</w:t>
      </w:r>
    </w:p>
    <w:p w14:paraId="37DA6FB1"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 xml:space="preserve">Participation is voluntary. The survey will take approximately 10-15 minutes or less to complete. </w:t>
      </w:r>
    </w:p>
    <w:p w14:paraId="75CAA608" w14:textId="69608BA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You must be at least 18 years old to take this survey. </w:t>
      </w:r>
    </w:p>
    <w:p w14:paraId="2A40631A" w14:textId="0066CECA"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This study involves no foreseeable serious risks.  We ask that you try to answer all questions; however, if there are any items that make you uncomfortable or that you would prefer to skip, please leave the answer blank or select the appropriate item.  Any responses to open-ended questions will be used in our research and made available in our anonymous data set. Your responses are anonymous.</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 xml:space="preserve">If you have any questions or concerns, feel free to contact </w:t>
      </w:r>
      <w:r w:rsidRPr="006F7895">
        <w:rPr>
          <w:rFonts w:asciiTheme="minorHAnsi" w:hAnsiTheme="minorHAnsi" w:cs="Helvetica"/>
          <w:color w:val="32363A"/>
          <w:sz w:val="22"/>
          <w:szCs w:val="22"/>
          <w:highlight w:val="yellow"/>
          <w:rPrChange w:id="0" w:author="Michael Flynn" w:date="2025-11-04T10:33:00Z" w16du:dateUtc="2025-11-04T16:33:00Z">
            <w:rPr>
              <w:rFonts w:asciiTheme="minorHAnsi" w:hAnsiTheme="minorHAnsi" w:cs="Helvetica"/>
              <w:color w:val="32363A"/>
              <w:sz w:val="22"/>
              <w:szCs w:val="22"/>
            </w:rPr>
          </w:rPrChange>
        </w:rPr>
        <w:t>Michael</w:t>
      </w:r>
      <w:ins w:id="1" w:author="Michael Flynn" w:date="2025-11-04T10:33:00Z" w16du:dateUtc="2025-11-04T16:33:00Z">
        <w:r w:rsidR="006F7895" w:rsidRPr="006F7895">
          <w:rPr>
            <w:rFonts w:asciiTheme="minorHAnsi" w:hAnsiTheme="minorHAnsi" w:cs="Helvetica"/>
            <w:color w:val="32363A"/>
            <w:sz w:val="22"/>
            <w:szCs w:val="22"/>
            <w:highlight w:val="yellow"/>
            <w:rPrChange w:id="2" w:author="Michael Flynn" w:date="2025-11-04T10:33:00Z" w16du:dateUtc="2025-11-04T16:33:00Z">
              <w:rPr>
                <w:rFonts w:asciiTheme="minorHAnsi" w:hAnsiTheme="minorHAnsi" w:cs="Helvetica"/>
                <w:color w:val="32363A"/>
                <w:sz w:val="22"/>
                <w:szCs w:val="22"/>
              </w:rPr>
            </w:rPrChange>
          </w:rPr>
          <w:t xml:space="preserve"> Allen</w:t>
        </w:r>
      </w:ins>
      <w:r w:rsidRPr="003A6037">
        <w:rPr>
          <w:rFonts w:asciiTheme="minorHAnsi" w:hAnsiTheme="minorHAnsi" w:cs="Helvetica"/>
          <w:color w:val="32363A"/>
          <w:sz w:val="22"/>
          <w:szCs w:val="22"/>
        </w:rPr>
        <w:t>:</w:t>
      </w:r>
    </w:p>
    <w:p w14:paraId="57CA8768" w14:textId="0326952C"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r>
      <w:r w:rsidRPr="00E65D9E">
        <w:rPr>
          <w:rFonts w:asciiTheme="minorHAnsi" w:hAnsiTheme="minorHAnsi" w:cs="Helvetica"/>
          <w:b/>
          <w:bCs/>
          <w:color w:val="32363A"/>
          <w:sz w:val="22"/>
          <w:szCs w:val="22"/>
        </w:rPr>
        <w:t>Michael A. Allen</w:t>
      </w:r>
    </w:p>
    <w:p w14:paraId="69033215"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Department of Political Science</w:t>
      </w:r>
    </w:p>
    <w:p w14:paraId="6FA60FEE"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Boise State University</w:t>
      </w:r>
    </w:p>
    <w:p w14:paraId="79F96402"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E65D9E">
        <w:rPr>
          <w:rFonts w:asciiTheme="minorHAnsi" w:hAnsiTheme="minorHAnsi" w:cs="Helvetica"/>
          <w:b/>
          <w:bCs/>
          <w:color w:val="32363A"/>
          <w:sz w:val="22"/>
          <w:szCs w:val="22"/>
        </w:rPr>
        <w:t>1-208-426-2518</w:t>
      </w:r>
      <w:r w:rsidRPr="00E65D9E">
        <w:rPr>
          <w:rFonts w:asciiTheme="minorHAnsi" w:hAnsiTheme="minorHAnsi" w:cs="Helvetica"/>
          <w:b/>
          <w:bCs/>
          <w:color w:val="32363A"/>
          <w:sz w:val="22"/>
          <w:szCs w:val="22"/>
        </w:rPr>
        <w:br/>
        <w:t>Michaelaallen@boisestate.edu</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p>
    <w:p w14:paraId="6292AA3E" w14:textId="6F7EAA84"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If you would prefer not to participate, please do not fill out a survey.</w:t>
      </w:r>
    </w:p>
    <w:p w14:paraId="211CCC9D" w14:textId="7777777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If you consent to participate, please complete the survey.</w:t>
      </w:r>
    </w:p>
    <w:p w14:paraId="50928411" w14:textId="68E26199" w:rsidR="006F7AD2" w:rsidRPr="003A6037" w:rsidRDefault="006F7AD2" w:rsidP="00E65D9E">
      <w:pPr>
        <w:pStyle w:val="NormalWeb"/>
        <w:shd w:val="clear" w:color="auto" w:fill="FFFFFF"/>
        <w:spacing w:before="0" w:beforeAutospacing="0" w:after="0" w:afterAutospacing="0"/>
        <w:jc w:val="both"/>
        <w:rPr>
          <w:rFonts w:ascii="Helvetica" w:hAnsi="Helvetica" w:cs="Helvetica"/>
          <w:color w:val="32363A"/>
          <w:sz w:val="27"/>
          <w:szCs w:val="27"/>
        </w:rPr>
      </w:pPr>
      <w:r>
        <w:rPr>
          <w:rFonts w:ascii="Helvetica" w:hAnsi="Helvetica" w:cs="Helvetica"/>
          <w:color w:val="32363A"/>
          <w:sz w:val="27"/>
          <w:szCs w:val="27"/>
        </w:rPr>
        <w:t> </w:t>
      </w:r>
      <w:r>
        <w:rPr>
          <w:b/>
          <w:sz w:val="22"/>
          <w:szCs w:val="22"/>
        </w:rPr>
        <w:br w:type="page"/>
      </w:r>
    </w:p>
    <w:p w14:paraId="1FE167E1" w14:textId="4E6B0ABB"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lastRenderedPageBreak/>
        <w:t>BLOCK 1</w:t>
      </w:r>
    </w:p>
    <w:p w14:paraId="255AE534" w14:textId="77777777"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t>PROMPT: “First, we’d like to ask you a few basic questions about yourself."</w:t>
      </w:r>
    </w:p>
    <w:p w14:paraId="47591331"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gender?</w:t>
      </w:r>
    </w:p>
    <w:p w14:paraId="3F420B3A"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 xml:space="preserve">Man </w:t>
      </w:r>
    </w:p>
    <w:p w14:paraId="63B59466"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Woman</w:t>
      </w:r>
    </w:p>
    <w:p w14:paraId="480AEF3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Non-binary</w:t>
      </w:r>
    </w:p>
    <w:p w14:paraId="6687C282"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Other</w:t>
      </w:r>
    </w:p>
    <w:p w14:paraId="013DD18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B9C6C95"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identify as a racial, ethnic, or religious minority?</w:t>
      </w:r>
    </w:p>
    <w:p w14:paraId="7AFE54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A00F117"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w:t>
      </w:r>
    </w:p>
    <w:p w14:paraId="612DC21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37CCCAB" w14:textId="77777777" w:rsidR="006F7AD2" w:rsidRPr="006A7486" w:rsidRDefault="006F7AD2" w:rsidP="00EA5556">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What is your highest education level?</w:t>
      </w:r>
      <w:r w:rsidRPr="006A7486">
        <w:rPr>
          <w:rFonts w:cs="Times New Roman"/>
          <w:sz w:val="22"/>
          <w:szCs w:val="22"/>
        </w:rPr>
        <w:br/>
        <w:t>Primary Education</w:t>
      </w:r>
      <w:r w:rsidRPr="006A7486">
        <w:rPr>
          <w:rFonts w:cs="Times New Roman"/>
          <w:sz w:val="22"/>
          <w:szCs w:val="22"/>
        </w:rPr>
        <w:br/>
        <w:t>Secondary Education</w:t>
      </w:r>
      <w:r w:rsidRPr="006A7486">
        <w:rPr>
          <w:rFonts w:cs="Times New Roman"/>
          <w:sz w:val="22"/>
          <w:szCs w:val="22"/>
        </w:rPr>
        <w:br/>
        <w:t>Vocational School</w:t>
      </w:r>
      <w:r w:rsidRPr="006A7486">
        <w:rPr>
          <w:rFonts w:cs="Times New Roman"/>
          <w:sz w:val="22"/>
          <w:szCs w:val="22"/>
        </w:rPr>
        <w:br/>
        <w:t>Higher Education (Bachelor/Engineer)</w:t>
      </w:r>
      <w:r w:rsidRPr="006A7486">
        <w:rPr>
          <w:rFonts w:cs="Times New Roman"/>
          <w:sz w:val="22"/>
          <w:szCs w:val="22"/>
        </w:rPr>
        <w:br/>
        <w:t>Higher Education (Master’s degree or higher)</w:t>
      </w:r>
      <w:r w:rsidRPr="006A7486">
        <w:rPr>
          <w:rFonts w:cs="Times New Roman"/>
          <w:sz w:val="22"/>
          <w:szCs w:val="22"/>
        </w:rPr>
        <w:br/>
      </w:r>
    </w:p>
    <w:p w14:paraId="55C498CE"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age?</w:t>
      </w:r>
    </w:p>
    <w:p w14:paraId="72270B1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18 to 24 years</w:t>
      </w:r>
    </w:p>
    <w:p w14:paraId="5EE2A0D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25 to 34 years </w:t>
      </w:r>
    </w:p>
    <w:p w14:paraId="37424130"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35 to 44 years</w:t>
      </w:r>
    </w:p>
    <w:p w14:paraId="03CB8E6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45 to 54 years</w:t>
      </w:r>
    </w:p>
    <w:p w14:paraId="3323CA15"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55 to 64 years</w:t>
      </w:r>
    </w:p>
    <w:p w14:paraId="7F0C635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Age 65 or older</w:t>
      </w:r>
    </w:p>
    <w:p w14:paraId="194BE709"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0FEB0370" w14:textId="77777777" w:rsidR="006F7AD2" w:rsidRPr="006A7486" w:rsidRDefault="006F7AD2" w:rsidP="00EA5556">
      <w:pPr>
        <w:pStyle w:val="ListParagraph"/>
        <w:numPr>
          <w:ilvl w:val="0"/>
          <w:numId w:val="9"/>
        </w:numPr>
        <w:tabs>
          <w:tab w:val="left" w:pos="270"/>
        </w:tabs>
        <w:spacing w:after="0" w:line="240" w:lineRule="auto"/>
        <w:ind w:left="180"/>
        <w:rPr>
          <w:rFonts w:cs="Times New Roman"/>
          <w:sz w:val="22"/>
          <w:szCs w:val="22"/>
        </w:rPr>
      </w:pPr>
      <w:r w:rsidRPr="006A7486">
        <w:rPr>
          <w:rFonts w:cs="Times New Roman"/>
          <w:sz w:val="22"/>
          <w:szCs w:val="22"/>
        </w:rPr>
        <w:t xml:space="preserve">Please select your voivodeship and powiat of residence: </w:t>
      </w:r>
    </w:p>
    <w:p w14:paraId="45EF97E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Bolesławiec</w:t>
      </w:r>
    </w:p>
    <w:p w14:paraId="13A29B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Dzierżoniów</w:t>
      </w:r>
    </w:p>
    <w:p w14:paraId="603F2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Głogów</w:t>
      </w:r>
    </w:p>
    <w:p w14:paraId="7239A83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Góra</w:t>
      </w:r>
    </w:p>
    <w:p w14:paraId="28F65A3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Jawor</w:t>
      </w:r>
    </w:p>
    <w:p w14:paraId="0DF082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w:t>
      </w:r>
    </w:p>
    <w:p w14:paraId="5EBD90D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 (City)</w:t>
      </w:r>
    </w:p>
    <w:p w14:paraId="296997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Kamienna Góra</w:t>
      </w:r>
    </w:p>
    <w:p w14:paraId="52F0EF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Kłodzko</w:t>
      </w:r>
    </w:p>
    <w:p w14:paraId="002120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w:t>
      </w:r>
    </w:p>
    <w:p w14:paraId="11F6F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 (City)</w:t>
      </w:r>
    </w:p>
    <w:p w14:paraId="49B8D9B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Lubań</w:t>
      </w:r>
    </w:p>
    <w:p w14:paraId="538546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Lubiń</w:t>
      </w:r>
    </w:p>
    <w:p w14:paraId="3AFB476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Lwówek Śląski</w:t>
      </w:r>
    </w:p>
    <w:p w14:paraId="54EDFA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Milicz</w:t>
      </w:r>
    </w:p>
    <w:p w14:paraId="48A5606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Oława</w:t>
      </w:r>
    </w:p>
    <w:p w14:paraId="0B714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Dolnośląskie</w:t>
      </w:r>
      <w:r w:rsidRPr="003A6037">
        <w:rPr>
          <w:rFonts w:cs="Times New Roman"/>
          <w:sz w:val="22"/>
          <w:szCs w:val="22"/>
          <w:lang w:val="pl-PL"/>
        </w:rPr>
        <w:tab/>
        <w:t>Oleśnica</w:t>
      </w:r>
    </w:p>
    <w:p w14:paraId="1306F5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Polkowice</w:t>
      </w:r>
    </w:p>
    <w:p w14:paraId="0D0BCD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Środa Śląska</w:t>
      </w:r>
    </w:p>
    <w:p w14:paraId="18DE7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Strzelin</w:t>
      </w:r>
    </w:p>
    <w:p w14:paraId="28D25D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Świdnica</w:t>
      </w:r>
    </w:p>
    <w:p w14:paraId="2952B2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Trzebnica</w:t>
      </w:r>
    </w:p>
    <w:p w14:paraId="648D72E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Wałbrzych</w:t>
      </w:r>
    </w:p>
    <w:p w14:paraId="217DFB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Wołów</w:t>
      </w:r>
    </w:p>
    <w:p w14:paraId="792494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w:t>
      </w:r>
    </w:p>
    <w:p w14:paraId="0B6CE8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 (City)</w:t>
      </w:r>
    </w:p>
    <w:p w14:paraId="6C27A9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Ząbkowice Śląskie</w:t>
      </w:r>
    </w:p>
    <w:p w14:paraId="48AF3B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Zgorzelec</w:t>
      </w:r>
    </w:p>
    <w:p w14:paraId="059012A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Złotoryja</w:t>
      </w:r>
    </w:p>
    <w:p w14:paraId="0328E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Aleksandrów</w:t>
      </w:r>
    </w:p>
    <w:p w14:paraId="537C1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Brodnica</w:t>
      </w:r>
    </w:p>
    <w:p w14:paraId="5A33F4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w:t>
      </w:r>
    </w:p>
    <w:p w14:paraId="16377D3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 (City)</w:t>
      </w:r>
    </w:p>
    <w:p w14:paraId="69CB48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Chełmno</w:t>
      </w:r>
    </w:p>
    <w:p w14:paraId="36ADEAF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Golub-Dobrzyń</w:t>
      </w:r>
    </w:p>
    <w:p w14:paraId="491B81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w:t>
      </w:r>
    </w:p>
    <w:p w14:paraId="3F4DD7A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 (City)</w:t>
      </w:r>
    </w:p>
    <w:p w14:paraId="285601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Inowrocław</w:t>
      </w:r>
    </w:p>
    <w:p w14:paraId="06806B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Lipno</w:t>
      </w:r>
    </w:p>
    <w:p w14:paraId="07AC4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Mogilno</w:t>
      </w:r>
    </w:p>
    <w:p w14:paraId="7775F0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Nakło</w:t>
      </w:r>
    </w:p>
    <w:p w14:paraId="0290BC2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Radziejów</w:t>
      </w:r>
    </w:p>
    <w:p w14:paraId="058DDEB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Rypin</w:t>
      </w:r>
    </w:p>
    <w:p w14:paraId="2EA694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Sępólno</w:t>
      </w:r>
    </w:p>
    <w:p w14:paraId="4791AC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Świecie</w:t>
      </w:r>
    </w:p>
    <w:p w14:paraId="3A98B4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w:t>
      </w:r>
    </w:p>
    <w:p w14:paraId="0F538A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 (City)</w:t>
      </w:r>
    </w:p>
    <w:p w14:paraId="12FE8F1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Tuchola</w:t>
      </w:r>
    </w:p>
    <w:p w14:paraId="4AC426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Wąbrzeźno</w:t>
      </w:r>
    </w:p>
    <w:p w14:paraId="620D3D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w:t>
      </w:r>
    </w:p>
    <w:p w14:paraId="30EED2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 (City)</w:t>
      </w:r>
    </w:p>
    <w:p w14:paraId="551D154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Żnin</w:t>
      </w:r>
    </w:p>
    <w:p w14:paraId="57C5E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Bełchatów</w:t>
      </w:r>
    </w:p>
    <w:p w14:paraId="5ECFB7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Brzeziny</w:t>
      </w:r>
    </w:p>
    <w:p w14:paraId="61CE6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Kutno</w:t>
      </w:r>
    </w:p>
    <w:p w14:paraId="4583E8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Łask</w:t>
      </w:r>
    </w:p>
    <w:p w14:paraId="70812A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Łęczyca</w:t>
      </w:r>
    </w:p>
    <w:p w14:paraId="265AB0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Łódź</w:t>
      </w:r>
    </w:p>
    <w:p w14:paraId="0036F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Łódzki Wschodni</w:t>
      </w:r>
    </w:p>
    <w:p w14:paraId="5857CC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Łowicz</w:t>
      </w:r>
    </w:p>
    <w:p w14:paraId="3B54DB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Opoczno</w:t>
      </w:r>
    </w:p>
    <w:p w14:paraId="4184EB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Pabianice</w:t>
      </w:r>
    </w:p>
    <w:p w14:paraId="2359209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Pajęczno</w:t>
      </w:r>
    </w:p>
    <w:p w14:paraId="2D4396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Piotrków</w:t>
      </w:r>
    </w:p>
    <w:p w14:paraId="14EF749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Łódzkie</w:t>
      </w:r>
      <w:r w:rsidRPr="003A6037">
        <w:rPr>
          <w:rFonts w:cs="Times New Roman"/>
          <w:sz w:val="22"/>
          <w:szCs w:val="22"/>
          <w:lang w:val="pl-PL"/>
        </w:rPr>
        <w:tab/>
        <w:t>Piotrków Trybunalski</w:t>
      </w:r>
    </w:p>
    <w:p w14:paraId="4158DB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Poddębice</w:t>
      </w:r>
    </w:p>
    <w:p w14:paraId="08EDDB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Radomsko</w:t>
      </w:r>
    </w:p>
    <w:p w14:paraId="27FED9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Rawa</w:t>
      </w:r>
    </w:p>
    <w:p w14:paraId="76F419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Sieradz</w:t>
      </w:r>
    </w:p>
    <w:p w14:paraId="0D9373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w:t>
      </w:r>
    </w:p>
    <w:p w14:paraId="6CB012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 (City)</w:t>
      </w:r>
    </w:p>
    <w:p w14:paraId="39CB653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Tomaszów Mazowiecki</w:t>
      </w:r>
    </w:p>
    <w:p w14:paraId="4AF64A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Wieluń</w:t>
      </w:r>
    </w:p>
    <w:p w14:paraId="659A4B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Wieruszów</w:t>
      </w:r>
    </w:p>
    <w:p w14:paraId="6B58B3E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Zduńska Wola</w:t>
      </w:r>
    </w:p>
    <w:p w14:paraId="44F9A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Zgierz</w:t>
      </w:r>
    </w:p>
    <w:p w14:paraId="37D206C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w:t>
      </w:r>
    </w:p>
    <w:p w14:paraId="0F59F8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 (City)</w:t>
      </w:r>
    </w:p>
    <w:p w14:paraId="09B140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Biłgoraj</w:t>
      </w:r>
    </w:p>
    <w:p w14:paraId="7009F2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w:t>
      </w:r>
    </w:p>
    <w:p w14:paraId="489A9C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 (City)</w:t>
      </w:r>
    </w:p>
    <w:p w14:paraId="6E840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Hrubieszów</w:t>
      </w:r>
    </w:p>
    <w:p w14:paraId="596860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Janów Lubelski</w:t>
      </w:r>
    </w:p>
    <w:p w14:paraId="144ACF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Kraśnik</w:t>
      </w:r>
    </w:p>
    <w:p w14:paraId="1505CE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Krasnystaw</w:t>
      </w:r>
    </w:p>
    <w:p w14:paraId="1AC4E0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Łęczna</w:t>
      </w:r>
    </w:p>
    <w:p w14:paraId="0DE4B9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Lubartów</w:t>
      </w:r>
    </w:p>
    <w:p w14:paraId="1ABFB03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w:t>
      </w:r>
    </w:p>
    <w:p w14:paraId="46D82C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 (City)</w:t>
      </w:r>
    </w:p>
    <w:p w14:paraId="6E3435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Łuków</w:t>
      </w:r>
    </w:p>
    <w:p w14:paraId="63F3D31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Opole Lubelskie</w:t>
      </w:r>
    </w:p>
    <w:p w14:paraId="1BF546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Parczew</w:t>
      </w:r>
    </w:p>
    <w:p w14:paraId="2B9541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Puławy</w:t>
      </w:r>
    </w:p>
    <w:p w14:paraId="17F7BD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Radzyń Podlaski</w:t>
      </w:r>
    </w:p>
    <w:p w14:paraId="162CF7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Ryki</w:t>
      </w:r>
    </w:p>
    <w:p w14:paraId="562348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Świdnik</w:t>
      </w:r>
    </w:p>
    <w:p w14:paraId="22AF9E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Tomaszów Lubelski</w:t>
      </w:r>
    </w:p>
    <w:p w14:paraId="465603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Włodawa</w:t>
      </w:r>
    </w:p>
    <w:p w14:paraId="6CD68B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w:t>
      </w:r>
    </w:p>
    <w:p w14:paraId="7DC521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 (City)</w:t>
      </w:r>
    </w:p>
    <w:p w14:paraId="0EA24A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w:t>
      </w:r>
    </w:p>
    <w:p w14:paraId="0320EE1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 Wielkopolski</w:t>
      </w:r>
    </w:p>
    <w:p w14:paraId="215BB9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Krosno Odrzańskie</w:t>
      </w:r>
    </w:p>
    <w:p w14:paraId="56D83FB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Międzyrzecz</w:t>
      </w:r>
    </w:p>
    <w:p w14:paraId="4110F4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Nowa Sól</w:t>
      </w:r>
    </w:p>
    <w:p w14:paraId="428EDA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Słubice</w:t>
      </w:r>
    </w:p>
    <w:p w14:paraId="7D73FC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Strzelce-Drezdenko</w:t>
      </w:r>
    </w:p>
    <w:p w14:paraId="65B5CC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Sulęcin</w:t>
      </w:r>
    </w:p>
    <w:p w14:paraId="0A6A22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Świebodzin</w:t>
      </w:r>
    </w:p>
    <w:p w14:paraId="24B47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Wschowa</w:t>
      </w:r>
    </w:p>
    <w:p w14:paraId="3AEF45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Żagań</w:t>
      </w:r>
    </w:p>
    <w:p w14:paraId="083C08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Żary</w:t>
      </w:r>
    </w:p>
    <w:p w14:paraId="0230968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lastRenderedPageBreak/>
        <w:t>Lubuskie</w:t>
      </w:r>
      <w:r w:rsidRPr="006A7486">
        <w:rPr>
          <w:rFonts w:cs="Times New Roman"/>
          <w:sz w:val="22"/>
          <w:szCs w:val="22"/>
          <w:lang w:val="es-MX"/>
        </w:rPr>
        <w:tab/>
        <w:t>Zielona Góra</w:t>
      </w:r>
    </w:p>
    <w:p w14:paraId="1D0B14EE"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Lubuskie</w:t>
      </w:r>
      <w:r w:rsidRPr="006A7486">
        <w:rPr>
          <w:rFonts w:cs="Times New Roman"/>
          <w:sz w:val="22"/>
          <w:szCs w:val="22"/>
          <w:lang w:val="es-MX"/>
        </w:rPr>
        <w:tab/>
        <w:t>Zielona Góra (City)</w:t>
      </w:r>
    </w:p>
    <w:p w14:paraId="4D2EB32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Bochnia</w:t>
      </w:r>
    </w:p>
    <w:p w14:paraId="139C7F1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Brzesko</w:t>
      </w:r>
    </w:p>
    <w:p w14:paraId="75C57D7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Chrzanów</w:t>
      </w:r>
    </w:p>
    <w:p w14:paraId="346AF05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Dąbrowa</w:t>
      </w:r>
    </w:p>
    <w:p w14:paraId="0593C0D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Gorlice</w:t>
      </w:r>
    </w:p>
    <w:p w14:paraId="105962D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w:t>
      </w:r>
    </w:p>
    <w:p w14:paraId="5031226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 (City)</w:t>
      </w:r>
    </w:p>
    <w:p w14:paraId="0800A208"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Limanowa</w:t>
      </w:r>
    </w:p>
    <w:p w14:paraId="1B54C8A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Miechów</w:t>
      </w:r>
    </w:p>
    <w:p w14:paraId="1EA1730D"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Myślenice</w:t>
      </w:r>
    </w:p>
    <w:p w14:paraId="32C773C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w:t>
      </w:r>
    </w:p>
    <w:p w14:paraId="28B203D2"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 (City)</w:t>
      </w:r>
    </w:p>
    <w:p w14:paraId="5049574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Targ</w:t>
      </w:r>
    </w:p>
    <w:p w14:paraId="28A6C77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Olkusz</w:t>
      </w:r>
    </w:p>
    <w:p w14:paraId="213E02C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Oświęcim</w:t>
      </w:r>
    </w:p>
    <w:p w14:paraId="62FE80F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Proszowice</w:t>
      </w:r>
    </w:p>
    <w:p w14:paraId="58A72FD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Sucha</w:t>
      </w:r>
    </w:p>
    <w:p w14:paraId="20E250D3"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w:t>
      </w:r>
    </w:p>
    <w:p w14:paraId="254377B6"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 (City)</w:t>
      </w:r>
    </w:p>
    <w:p w14:paraId="2854386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Tatra</w:t>
      </w:r>
    </w:p>
    <w:p w14:paraId="4205164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Wadowice</w:t>
      </w:r>
    </w:p>
    <w:p w14:paraId="583528A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Wieliczka</w:t>
      </w:r>
    </w:p>
    <w:p w14:paraId="0A64FCEA"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Białobrzegi</w:t>
      </w:r>
    </w:p>
    <w:p w14:paraId="5F474E9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Ciechanów</w:t>
      </w:r>
    </w:p>
    <w:p w14:paraId="4D9F99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Garwolin</w:t>
      </w:r>
    </w:p>
    <w:p w14:paraId="7EE1F2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Gostynin</w:t>
      </w:r>
    </w:p>
    <w:p w14:paraId="3D32D8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Grodzisk Mazowiecki</w:t>
      </w:r>
    </w:p>
    <w:p w14:paraId="62B9DFC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Grójec</w:t>
      </w:r>
    </w:p>
    <w:p w14:paraId="0FCADF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Kozienice</w:t>
      </w:r>
    </w:p>
    <w:p w14:paraId="74DA4A6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Legionowo</w:t>
      </w:r>
    </w:p>
    <w:p w14:paraId="756478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Lipsko</w:t>
      </w:r>
    </w:p>
    <w:p w14:paraId="2A7768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Łosice</w:t>
      </w:r>
    </w:p>
    <w:p w14:paraId="41FD8C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Maków</w:t>
      </w:r>
    </w:p>
    <w:p w14:paraId="36FCF09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Mińsk</w:t>
      </w:r>
    </w:p>
    <w:p w14:paraId="20A5CF2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Mława</w:t>
      </w:r>
    </w:p>
    <w:p w14:paraId="1408FB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Nowy Dwór Mazowiecki</w:t>
      </w:r>
    </w:p>
    <w:p w14:paraId="379C08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w:t>
      </w:r>
    </w:p>
    <w:p w14:paraId="7811AEF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 (City)</w:t>
      </w:r>
    </w:p>
    <w:p w14:paraId="597250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Ostrów Mazowiecka</w:t>
      </w:r>
    </w:p>
    <w:p w14:paraId="1194F0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Otwock</w:t>
      </w:r>
    </w:p>
    <w:p w14:paraId="19C7EEF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Piaseczno</w:t>
      </w:r>
    </w:p>
    <w:p w14:paraId="26265D3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w:t>
      </w:r>
    </w:p>
    <w:p w14:paraId="28D282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 (City)</w:t>
      </w:r>
    </w:p>
    <w:p w14:paraId="2EF5EC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Płońsk</w:t>
      </w:r>
    </w:p>
    <w:p w14:paraId="2B6BD2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Pruszków</w:t>
      </w:r>
    </w:p>
    <w:p w14:paraId="628121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Przasnysz</w:t>
      </w:r>
    </w:p>
    <w:p w14:paraId="0EF436C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Mazowieckie</w:t>
      </w:r>
      <w:r w:rsidRPr="003A6037">
        <w:rPr>
          <w:rFonts w:cs="Times New Roman"/>
          <w:sz w:val="22"/>
          <w:szCs w:val="22"/>
          <w:lang w:val="pl-PL"/>
        </w:rPr>
        <w:tab/>
        <w:t>Przysucha</w:t>
      </w:r>
    </w:p>
    <w:p w14:paraId="49E6D5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Pułtusk</w:t>
      </w:r>
    </w:p>
    <w:p w14:paraId="379F1B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w:t>
      </w:r>
    </w:p>
    <w:p w14:paraId="6DE40BF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 (City)</w:t>
      </w:r>
    </w:p>
    <w:p w14:paraId="60AC97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w:t>
      </w:r>
    </w:p>
    <w:p w14:paraId="5848FBA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 (City)</w:t>
      </w:r>
    </w:p>
    <w:p w14:paraId="02EBF2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Sierpc</w:t>
      </w:r>
    </w:p>
    <w:p w14:paraId="30B058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Sochaczew</w:t>
      </w:r>
    </w:p>
    <w:p w14:paraId="78511F6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Sokołów</w:t>
      </w:r>
    </w:p>
    <w:p w14:paraId="5B2F451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Szydłowiec</w:t>
      </w:r>
    </w:p>
    <w:p w14:paraId="3F7AF2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 Zachodni</w:t>
      </w:r>
    </w:p>
    <w:p w14:paraId="6ABF96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Warszawa</w:t>
      </w:r>
    </w:p>
    <w:p w14:paraId="530540E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Węgrów</w:t>
      </w:r>
    </w:p>
    <w:p w14:paraId="0B9772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Wołomin</w:t>
      </w:r>
    </w:p>
    <w:p w14:paraId="4C08B70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Wyszków</w:t>
      </w:r>
    </w:p>
    <w:p w14:paraId="05629D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Żuromin</w:t>
      </w:r>
    </w:p>
    <w:p w14:paraId="3342F66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Zwoleń</w:t>
      </w:r>
    </w:p>
    <w:p w14:paraId="2AF4830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Żyrardów</w:t>
      </w:r>
    </w:p>
    <w:p w14:paraId="0153455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Brzeg</w:t>
      </w:r>
    </w:p>
    <w:p w14:paraId="7297CB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Głubczyce</w:t>
      </w:r>
    </w:p>
    <w:p w14:paraId="4453F2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Kędzierzyn-Koźle</w:t>
      </w:r>
    </w:p>
    <w:p w14:paraId="638EF27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Kluczbork</w:t>
      </w:r>
    </w:p>
    <w:p w14:paraId="7DF85D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Krapkowice</w:t>
      </w:r>
    </w:p>
    <w:p w14:paraId="3C2D9F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Namysłów</w:t>
      </w:r>
    </w:p>
    <w:p w14:paraId="3D5702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Nysa</w:t>
      </w:r>
    </w:p>
    <w:p w14:paraId="4E12B8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Olesno</w:t>
      </w:r>
    </w:p>
    <w:p w14:paraId="3F2ACA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w:t>
      </w:r>
    </w:p>
    <w:p w14:paraId="67ADF21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 (City)</w:t>
      </w:r>
    </w:p>
    <w:p w14:paraId="172C37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Prudnik</w:t>
      </w:r>
    </w:p>
    <w:p w14:paraId="1668E4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Strzelce</w:t>
      </w:r>
    </w:p>
    <w:p w14:paraId="511D23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Bieszczady</w:t>
      </w:r>
    </w:p>
    <w:p w14:paraId="65DD0A6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Brzozów</w:t>
      </w:r>
    </w:p>
    <w:p w14:paraId="6BE459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Dębica</w:t>
      </w:r>
    </w:p>
    <w:p w14:paraId="323CD0D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Jarosław</w:t>
      </w:r>
    </w:p>
    <w:p w14:paraId="622466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Jasło</w:t>
      </w:r>
    </w:p>
    <w:p w14:paraId="298C78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Kolbuszowa</w:t>
      </w:r>
    </w:p>
    <w:p w14:paraId="0CF76C0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w:t>
      </w:r>
    </w:p>
    <w:p w14:paraId="0AF895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 (City)</w:t>
      </w:r>
    </w:p>
    <w:p w14:paraId="7D8DF4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Łańcut</w:t>
      </w:r>
    </w:p>
    <w:p w14:paraId="49E9A7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Lesko</w:t>
      </w:r>
    </w:p>
    <w:p w14:paraId="23D5F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Leżajsk</w:t>
      </w:r>
    </w:p>
    <w:p w14:paraId="63B09C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Lubaczów</w:t>
      </w:r>
    </w:p>
    <w:p w14:paraId="097448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Mielec</w:t>
      </w:r>
    </w:p>
    <w:p w14:paraId="4D165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Nisko</w:t>
      </w:r>
    </w:p>
    <w:p w14:paraId="6C4622F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w:t>
      </w:r>
    </w:p>
    <w:p w14:paraId="59B949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 (City)</w:t>
      </w:r>
    </w:p>
    <w:p w14:paraId="343775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Przeworsk</w:t>
      </w:r>
    </w:p>
    <w:p w14:paraId="4EAAE7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Ropczyce-Sędziszów</w:t>
      </w:r>
    </w:p>
    <w:p w14:paraId="0D6F098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Podkarpackie</w:t>
      </w:r>
      <w:r w:rsidRPr="003A6037">
        <w:rPr>
          <w:rFonts w:cs="Times New Roman"/>
          <w:sz w:val="22"/>
          <w:szCs w:val="22"/>
          <w:lang w:val="pl-PL"/>
        </w:rPr>
        <w:tab/>
        <w:t>Rzeszów</w:t>
      </w:r>
    </w:p>
    <w:p w14:paraId="77CD93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Rzeszów (City)</w:t>
      </w:r>
    </w:p>
    <w:p w14:paraId="24A081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Sanok</w:t>
      </w:r>
    </w:p>
    <w:p w14:paraId="3C8E0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Stalowa Wola</w:t>
      </w:r>
    </w:p>
    <w:p w14:paraId="30EE58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Strzyżów</w:t>
      </w:r>
    </w:p>
    <w:p w14:paraId="42D1F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w:t>
      </w:r>
    </w:p>
    <w:p w14:paraId="0C916E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 (City)</w:t>
      </w:r>
    </w:p>
    <w:p w14:paraId="42487D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Augustów</w:t>
      </w:r>
    </w:p>
    <w:p w14:paraId="7201FF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w:t>
      </w:r>
    </w:p>
    <w:p w14:paraId="51BC06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 (City)</w:t>
      </w:r>
    </w:p>
    <w:p w14:paraId="35484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Bielsk</w:t>
      </w:r>
    </w:p>
    <w:p w14:paraId="31FCD1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Grajewo</w:t>
      </w:r>
    </w:p>
    <w:p w14:paraId="4B0E325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Hajnówka</w:t>
      </w:r>
    </w:p>
    <w:p w14:paraId="7AAED5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Kolno</w:t>
      </w:r>
    </w:p>
    <w:p w14:paraId="2038E72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w:t>
      </w:r>
    </w:p>
    <w:p w14:paraId="42096F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 (City)</w:t>
      </w:r>
    </w:p>
    <w:p w14:paraId="7F14FB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Mońki</w:t>
      </w:r>
    </w:p>
    <w:p w14:paraId="630045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Sejny</w:t>
      </w:r>
    </w:p>
    <w:p w14:paraId="1C817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Siemiatycze</w:t>
      </w:r>
    </w:p>
    <w:p w14:paraId="2DCA8B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Sokółka</w:t>
      </w:r>
    </w:p>
    <w:p w14:paraId="4E58A47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w:t>
      </w:r>
    </w:p>
    <w:p w14:paraId="39AA804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 (City)</w:t>
      </w:r>
    </w:p>
    <w:p w14:paraId="5D0851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Wysokie Mazowieckie</w:t>
      </w:r>
    </w:p>
    <w:p w14:paraId="232D70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Zambrów</w:t>
      </w:r>
    </w:p>
    <w:p w14:paraId="21489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Bytów</w:t>
      </w:r>
    </w:p>
    <w:p w14:paraId="77E0A2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Chojnice</w:t>
      </w:r>
    </w:p>
    <w:p w14:paraId="7FD4CB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Człuchów</w:t>
      </w:r>
    </w:p>
    <w:p w14:paraId="218573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w:t>
      </w:r>
    </w:p>
    <w:p w14:paraId="17A3FA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 (City)</w:t>
      </w:r>
    </w:p>
    <w:p w14:paraId="08BACD5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Gdynia</w:t>
      </w:r>
    </w:p>
    <w:p w14:paraId="01640EF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Kartuzy</w:t>
      </w:r>
    </w:p>
    <w:p w14:paraId="769F18C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Kościerzyna</w:t>
      </w:r>
    </w:p>
    <w:p w14:paraId="5087997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Kwidzyn</w:t>
      </w:r>
    </w:p>
    <w:p w14:paraId="7D1633C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Lębork</w:t>
      </w:r>
    </w:p>
    <w:p w14:paraId="57CD4E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Malbork</w:t>
      </w:r>
    </w:p>
    <w:p w14:paraId="7A3D22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Nowy Dwór Gdański</w:t>
      </w:r>
    </w:p>
    <w:p w14:paraId="165B1F1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Puck</w:t>
      </w:r>
    </w:p>
    <w:p w14:paraId="40C4E4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w:t>
      </w:r>
    </w:p>
    <w:p w14:paraId="5C832F6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 (City)</w:t>
      </w:r>
    </w:p>
    <w:p w14:paraId="2FBE707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Sopot</w:t>
      </w:r>
    </w:p>
    <w:p w14:paraId="37EE3E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Starogard</w:t>
      </w:r>
    </w:p>
    <w:p w14:paraId="49E965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Sztum</w:t>
      </w:r>
    </w:p>
    <w:p w14:paraId="19DB2F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Tczew</w:t>
      </w:r>
    </w:p>
    <w:p w14:paraId="08BF54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Wejherowo</w:t>
      </w:r>
    </w:p>
    <w:p w14:paraId="2F0E66D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Będzin</w:t>
      </w:r>
    </w:p>
    <w:p w14:paraId="568C54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w:t>
      </w:r>
    </w:p>
    <w:p w14:paraId="608E7E0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Bielsko-Biała</w:t>
      </w:r>
    </w:p>
    <w:p w14:paraId="5586D75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Bieruń-Lędziny</w:t>
      </w:r>
    </w:p>
    <w:p w14:paraId="310039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Śląskie</w:t>
      </w:r>
      <w:r w:rsidRPr="003A6037">
        <w:rPr>
          <w:rFonts w:cs="Times New Roman"/>
          <w:sz w:val="22"/>
          <w:szCs w:val="22"/>
          <w:lang w:val="pl-PL"/>
        </w:rPr>
        <w:tab/>
        <w:t>Bytom</w:t>
      </w:r>
    </w:p>
    <w:p w14:paraId="70A1A7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Chorzów</w:t>
      </w:r>
    </w:p>
    <w:p w14:paraId="04A632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Cieszyn</w:t>
      </w:r>
    </w:p>
    <w:p w14:paraId="76EE33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w:t>
      </w:r>
    </w:p>
    <w:p w14:paraId="2B2D10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 (CIty)</w:t>
      </w:r>
    </w:p>
    <w:p w14:paraId="7AD23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Dąbrowa Górnicza</w:t>
      </w:r>
    </w:p>
    <w:p w14:paraId="6E091A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w:t>
      </w:r>
    </w:p>
    <w:p w14:paraId="6E54FE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 (City)</w:t>
      </w:r>
    </w:p>
    <w:p w14:paraId="4DA387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Jastrzębie-Zdrój</w:t>
      </w:r>
    </w:p>
    <w:p w14:paraId="159026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Jaworzno</w:t>
      </w:r>
    </w:p>
    <w:p w14:paraId="561A95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Katowice</w:t>
      </w:r>
    </w:p>
    <w:p w14:paraId="54DC3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Kłobuck</w:t>
      </w:r>
    </w:p>
    <w:p w14:paraId="205B1E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Lubliniec</w:t>
      </w:r>
    </w:p>
    <w:p w14:paraId="629E71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Mikołów</w:t>
      </w:r>
    </w:p>
    <w:p w14:paraId="737E0C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Mysłowice</w:t>
      </w:r>
    </w:p>
    <w:p w14:paraId="45A5A3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Myszków</w:t>
      </w:r>
    </w:p>
    <w:p w14:paraId="7E7AF2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Piekary Śląskie</w:t>
      </w:r>
    </w:p>
    <w:p w14:paraId="4DB9B04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Pszczyna</w:t>
      </w:r>
    </w:p>
    <w:p w14:paraId="67AD2FD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Racibórz</w:t>
      </w:r>
    </w:p>
    <w:p w14:paraId="7A11624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Ruda Śląska</w:t>
      </w:r>
    </w:p>
    <w:p w14:paraId="07F55F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w:t>
      </w:r>
    </w:p>
    <w:p w14:paraId="6B63FD6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 (City)</w:t>
      </w:r>
    </w:p>
    <w:p w14:paraId="75FD7A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Siemianowice Śląskie</w:t>
      </w:r>
    </w:p>
    <w:p w14:paraId="1848435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Sosnowiec</w:t>
      </w:r>
    </w:p>
    <w:p w14:paraId="274D3D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Świętochłowice</w:t>
      </w:r>
    </w:p>
    <w:p w14:paraId="5944B9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Tarnowskie Góry</w:t>
      </w:r>
    </w:p>
    <w:p w14:paraId="3C91C8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Tychy</w:t>
      </w:r>
    </w:p>
    <w:p w14:paraId="3FB56D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Wodzisław</w:t>
      </w:r>
    </w:p>
    <w:p w14:paraId="2E32BC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Zabrze</w:t>
      </w:r>
    </w:p>
    <w:p w14:paraId="6B7610D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Zawiercie</w:t>
      </w:r>
    </w:p>
    <w:p w14:paraId="2B7073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Żory</w:t>
      </w:r>
    </w:p>
    <w:p w14:paraId="141750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Żywiec</w:t>
      </w:r>
    </w:p>
    <w:p w14:paraId="5D8272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Busko</w:t>
      </w:r>
    </w:p>
    <w:p w14:paraId="706E952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Jędrzejów</w:t>
      </w:r>
    </w:p>
    <w:p w14:paraId="5D5CC30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Kazimierza</w:t>
      </w:r>
    </w:p>
    <w:p w14:paraId="4AB3811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w:t>
      </w:r>
    </w:p>
    <w:p w14:paraId="636C58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 (City)</w:t>
      </w:r>
    </w:p>
    <w:p w14:paraId="4E8B03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Końskie</w:t>
      </w:r>
    </w:p>
    <w:p w14:paraId="4607D02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Opatów</w:t>
      </w:r>
    </w:p>
    <w:p w14:paraId="34C8C98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Ostrowiec</w:t>
      </w:r>
    </w:p>
    <w:p w14:paraId="15E7E85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Pińczów</w:t>
      </w:r>
    </w:p>
    <w:p w14:paraId="7CC9BA4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Sandomierz</w:t>
      </w:r>
    </w:p>
    <w:p w14:paraId="61FB4F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Skarżysko</w:t>
      </w:r>
    </w:p>
    <w:p w14:paraId="012936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Starachowice</w:t>
      </w:r>
    </w:p>
    <w:p w14:paraId="252F4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Staszów</w:t>
      </w:r>
    </w:p>
    <w:p w14:paraId="21CF22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Włoszczowa</w:t>
      </w:r>
    </w:p>
    <w:p w14:paraId="225B14B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Bartoszyce</w:t>
      </w:r>
    </w:p>
    <w:p w14:paraId="1B36C8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Braniewo</w:t>
      </w:r>
    </w:p>
    <w:p w14:paraId="1FC6E16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Warmińsko-Mazurskie</w:t>
      </w:r>
      <w:r w:rsidRPr="003A6037">
        <w:rPr>
          <w:rFonts w:cs="Times New Roman"/>
          <w:sz w:val="22"/>
          <w:szCs w:val="22"/>
          <w:lang w:val="pl-PL"/>
        </w:rPr>
        <w:tab/>
        <w:t>Działdowo</w:t>
      </w:r>
    </w:p>
    <w:p w14:paraId="2BC248E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w:t>
      </w:r>
    </w:p>
    <w:p w14:paraId="5773C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 (City)</w:t>
      </w:r>
    </w:p>
    <w:p w14:paraId="0EB11E7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Ełk</w:t>
      </w:r>
    </w:p>
    <w:p w14:paraId="3BE997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Giżycko</w:t>
      </w:r>
    </w:p>
    <w:p w14:paraId="0B5DBB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Gołdap</w:t>
      </w:r>
    </w:p>
    <w:p w14:paraId="25E4E6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Iława</w:t>
      </w:r>
    </w:p>
    <w:p w14:paraId="596516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Kętrzyn</w:t>
      </w:r>
    </w:p>
    <w:p w14:paraId="1610D1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Lidzbark</w:t>
      </w:r>
    </w:p>
    <w:p w14:paraId="1E45FA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Mrągowo</w:t>
      </w:r>
    </w:p>
    <w:p w14:paraId="7DA9EB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Nidzica</w:t>
      </w:r>
    </w:p>
    <w:p w14:paraId="7ACA1B5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Nowe Miasto</w:t>
      </w:r>
    </w:p>
    <w:p w14:paraId="36875F9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Olecko</w:t>
      </w:r>
    </w:p>
    <w:p w14:paraId="026A60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w:t>
      </w:r>
    </w:p>
    <w:p w14:paraId="45F937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 (City)</w:t>
      </w:r>
    </w:p>
    <w:p w14:paraId="04C6B1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Ostróda</w:t>
      </w:r>
    </w:p>
    <w:p w14:paraId="5592CCD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Pisz</w:t>
      </w:r>
    </w:p>
    <w:p w14:paraId="7BCA21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Szczytno</w:t>
      </w:r>
    </w:p>
    <w:p w14:paraId="147B29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Węgorzewo</w:t>
      </w:r>
    </w:p>
    <w:p w14:paraId="5402D8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Chodzież</w:t>
      </w:r>
    </w:p>
    <w:p w14:paraId="0C3034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Czarnków-Trzcianka</w:t>
      </w:r>
    </w:p>
    <w:p w14:paraId="30664C8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Gniezno</w:t>
      </w:r>
    </w:p>
    <w:p w14:paraId="5F91B4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Gostyń</w:t>
      </w:r>
    </w:p>
    <w:p w14:paraId="73D5B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Grodzisk Wielkopolski</w:t>
      </w:r>
    </w:p>
    <w:p w14:paraId="68353A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Jarocin</w:t>
      </w:r>
    </w:p>
    <w:p w14:paraId="5CFFA64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w:t>
      </w:r>
    </w:p>
    <w:p w14:paraId="569A270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 (City)</w:t>
      </w:r>
    </w:p>
    <w:p w14:paraId="72D793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Kępno</w:t>
      </w:r>
    </w:p>
    <w:p w14:paraId="534847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Koło</w:t>
      </w:r>
    </w:p>
    <w:p w14:paraId="16E378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w:t>
      </w:r>
    </w:p>
    <w:p w14:paraId="2F8A6E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 (City)</w:t>
      </w:r>
    </w:p>
    <w:p w14:paraId="6CB5408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Kościan</w:t>
      </w:r>
    </w:p>
    <w:p w14:paraId="00797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Krotoszyn</w:t>
      </w:r>
    </w:p>
    <w:p w14:paraId="4EF2D7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w:t>
      </w:r>
    </w:p>
    <w:p w14:paraId="554763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 (City)</w:t>
      </w:r>
    </w:p>
    <w:p w14:paraId="2EC02D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Międzychód</w:t>
      </w:r>
    </w:p>
    <w:p w14:paraId="1DA8880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Nowy Tomyśl</w:t>
      </w:r>
    </w:p>
    <w:p w14:paraId="657652F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Oborniki</w:t>
      </w:r>
    </w:p>
    <w:p w14:paraId="075AE9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Ostrów Wielkopolski</w:t>
      </w:r>
    </w:p>
    <w:p w14:paraId="45AFB2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Ostrzeszów</w:t>
      </w:r>
    </w:p>
    <w:p w14:paraId="00653B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Piła</w:t>
      </w:r>
    </w:p>
    <w:p w14:paraId="469E3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Pleszew</w:t>
      </w:r>
    </w:p>
    <w:p w14:paraId="3ECCA6A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w:t>
      </w:r>
    </w:p>
    <w:p w14:paraId="4C2118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 (City)</w:t>
      </w:r>
    </w:p>
    <w:p w14:paraId="2CA283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Rawicz</w:t>
      </w:r>
    </w:p>
    <w:p w14:paraId="719F8F5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Słupca</w:t>
      </w:r>
    </w:p>
    <w:p w14:paraId="114B32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Śrem</w:t>
      </w:r>
    </w:p>
    <w:p w14:paraId="0CDB86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Środa Wielkopolska</w:t>
      </w:r>
    </w:p>
    <w:p w14:paraId="5CBDE7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Wielkopolskie</w:t>
      </w:r>
      <w:r w:rsidRPr="003A6037">
        <w:rPr>
          <w:rFonts w:cs="Times New Roman"/>
          <w:sz w:val="22"/>
          <w:szCs w:val="22"/>
          <w:lang w:val="pl-PL"/>
        </w:rPr>
        <w:tab/>
        <w:t>Szamotuły</w:t>
      </w:r>
    </w:p>
    <w:p w14:paraId="7C799EB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Turek</w:t>
      </w:r>
    </w:p>
    <w:p w14:paraId="60CAA9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Wągrowiec</w:t>
      </w:r>
    </w:p>
    <w:p w14:paraId="59C5FD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Wolsztyn</w:t>
      </w:r>
    </w:p>
    <w:p w14:paraId="1B889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Września</w:t>
      </w:r>
    </w:p>
    <w:p w14:paraId="6287307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Złotów</w:t>
      </w:r>
    </w:p>
    <w:p w14:paraId="775BCE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Białogard</w:t>
      </w:r>
    </w:p>
    <w:p w14:paraId="181877F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Choszczno</w:t>
      </w:r>
    </w:p>
    <w:p w14:paraId="7DBE35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Drawsko</w:t>
      </w:r>
    </w:p>
    <w:p w14:paraId="051E72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Goleniów</w:t>
      </w:r>
    </w:p>
    <w:p w14:paraId="7C142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Gryfice</w:t>
      </w:r>
    </w:p>
    <w:p w14:paraId="2BD1E0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Gryfino</w:t>
      </w:r>
    </w:p>
    <w:p w14:paraId="2D9386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Kamień</w:t>
      </w:r>
    </w:p>
    <w:p w14:paraId="0F9BEB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Kołobrzeg</w:t>
      </w:r>
    </w:p>
    <w:p w14:paraId="6BAABD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w:t>
      </w:r>
    </w:p>
    <w:p w14:paraId="102E0A7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 (City)</w:t>
      </w:r>
    </w:p>
    <w:p w14:paraId="515383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Łobez</w:t>
      </w:r>
    </w:p>
    <w:p w14:paraId="0BE754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Myślibórz</w:t>
      </w:r>
    </w:p>
    <w:p w14:paraId="44917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Police</w:t>
      </w:r>
    </w:p>
    <w:p w14:paraId="1C0334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Pyrzyce</w:t>
      </w:r>
    </w:p>
    <w:p w14:paraId="42043F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Sławno</w:t>
      </w:r>
    </w:p>
    <w:p w14:paraId="381313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Stargard</w:t>
      </w:r>
    </w:p>
    <w:p w14:paraId="4EDBEB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Świdwin</w:t>
      </w:r>
    </w:p>
    <w:p w14:paraId="65D9DC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Świnoujście</w:t>
      </w:r>
    </w:p>
    <w:p w14:paraId="71FBCB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w:t>
      </w:r>
    </w:p>
    <w:p w14:paraId="63BAE1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Szczecinek</w:t>
      </w:r>
    </w:p>
    <w:p w14:paraId="137A988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Wałcz</w:t>
      </w:r>
    </w:p>
    <w:p w14:paraId="6139E21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Zalew Szczeciński</w:t>
      </w:r>
    </w:p>
    <w:p w14:paraId="04A42411"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28085620"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62DCDB12"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Pr>
          <w:rFonts w:cs="Times New Roman"/>
          <w:sz w:val="22"/>
          <w:szCs w:val="22"/>
        </w:rPr>
        <w:t>In a given month, what is your total individual income</w:t>
      </w:r>
      <w:r w:rsidRPr="006A7486">
        <w:rPr>
          <w:rFonts w:cs="Times New Roman"/>
          <w:sz w:val="22"/>
          <w:szCs w:val="22"/>
        </w:rPr>
        <w:t xml:space="preserve"> (in Polish</w:t>
      </w:r>
      <w:r w:rsidRPr="006A7486">
        <w:rPr>
          <w:sz w:val="22"/>
          <w:szCs w:val="22"/>
        </w:rPr>
        <w:t xml:space="preserve"> </w:t>
      </w:r>
      <w:r w:rsidRPr="006A7486">
        <w:rPr>
          <w:rFonts w:cs="Times New Roman"/>
          <w:sz w:val="22"/>
          <w:szCs w:val="22"/>
        </w:rPr>
        <w:t xml:space="preserve">złoty) ? </w:t>
      </w:r>
    </w:p>
    <w:p w14:paraId="4DCD2C63" w14:textId="77777777" w:rsidR="006F7AD2" w:rsidRDefault="006F7AD2" w:rsidP="00EA5556">
      <w:pPr>
        <w:tabs>
          <w:tab w:val="left" w:pos="270"/>
        </w:tabs>
        <w:spacing w:after="0" w:line="240" w:lineRule="auto"/>
        <w:ind w:left="270"/>
        <w:rPr>
          <w:rFonts w:cs="Times New Roman"/>
          <w:sz w:val="22"/>
          <w:szCs w:val="22"/>
        </w:rPr>
      </w:pPr>
      <w:bookmarkStart w:id="3" w:name="_Hlk211411732"/>
      <w:r w:rsidRPr="006A7486">
        <w:rPr>
          <w:rFonts w:cs="Times New Roman"/>
          <w:sz w:val="22"/>
          <w:szCs w:val="22"/>
        </w:rPr>
        <w:t xml:space="preserve">0 – </w:t>
      </w:r>
      <w:r>
        <w:rPr>
          <w:rFonts w:cs="Times New Roman"/>
          <w:sz w:val="22"/>
          <w:szCs w:val="22"/>
        </w:rPr>
        <w:t>2200</w:t>
      </w:r>
      <w:r w:rsidRPr="006A7486">
        <w:rPr>
          <w:rFonts w:cs="Times New Roman"/>
          <w:sz w:val="22"/>
          <w:szCs w:val="22"/>
        </w:rPr>
        <w:br/>
      </w:r>
      <w:r>
        <w:rPr>
          <w:rFonts w:cs="Times New Roman"/>
          <w:sz w:val="22"/>
          <w:szCs w:val="22"/>
        </w:rPr>
        <w:t>2201-2800</w:t>
      </w:r>
      <w:r w:rsidRPr="006A7486">
        <w:rPr>
          <w:rFonts w:cs="Times New Roman"/>
          <w:sz w:val="22"/>
          <w:szCs w:val="22"/>
        </w:rPr>
        <w:br/>
      </w:r>
      <w:r>
        <w:rPr>
          <w:rFonts w:cs="Times New Roman"/>
          <w:sz w:val="22"/>
          <w:szCs w:val="22"/>
        </w:rPr>
        <w:t>2801 –</w:t>
      </w:r>
      <w:r w:rsidRPr="006A7486">
        <w:rPr>
          <w:rFonts w:cs="Times New Roman"/>
          <w:sz w:val="22"/>
          <w:szCs w:val="22"/>
        </w:rPr>
        <w:t xml:space="preserve"> </w:t>
      </w:r>
      <w:r>
        <w:rPr>
          <w:rFonts w:cs="Times New Roman"/>
          <w:sz w:val="22"/>
          <w:szCs w:val="22"/>
        </w:rPr>
        <w:t>3400</w:t>
      </w:r>
    </w:p>
    <w:p w14:paraId="532CAC8D" w14:textId="77777777" w:rsidR="006F7AD2" w:rsidRPr="006A7486" w:rsidRDefault="006F7AD2" w:rsidP="00EA5556">
      <w:pPr>
        <w:tabs>
          <w:tab w:val="left" w:pos="270"/>
        </w:tabs>
        <w:spacing w:after="0" w:line="240" w:lineRule="auto"/>
        <w:ind w:left="270"/>
        <w:rPr>
          <w:rFonts w:cs="Times New Roman"/>
          <w:sz w:val="22"/>
          <w:szCs w:val="22"/>
        </w:rPr>
      </w:pPr>
      <w:r>
        <w:rPr>
          <w:rFonts w:cs="Times New Roman"/>
          <w:sz w:val="22"/>
          <w:szCs w:val="22"/>
        </w:rPr>
        <w:t>3401 - 4200</w:t>
      </w:r>
      <w:r w:rsidRPr="006A7486">
        <w:rPr>
          <w:rFonts w:cs="Times New Roman"/>
          <w:sz w:val="22"/>
          <w:szCs w:val="22"/>
        </w:rPr>
        <w:br/>
      </w:r>
      <w:r>
        <w:rPr>
          <w:rFonts w:cs="Times New Roman"/>
          <w:sz w:val="22"/>
          <w:szCs w:val="22"/>
        </w:rPr>
        <w:t>4201</w:t>
      </w:r>
      <w:r w:rsidRPr="006A7486">
        <w:rPr>
          <w:rFonts w:cs="Times New Roman"/>
          <w:sz w:val="22"/>
          <w:szCs w:val="22"/>
        </w:rPr>
        <w:t>+</w:t>
      </w:r>
      <w:r w:rsidRPr="006A7486">
        <w:rPr>
          <w:rFonts w:cs="Times New Roman"/>
          <w:sz w:val="22"/>
          <w:szCs w:val="22"/>
        </w:rPr>
        <w:br/>
        <w:t>Decline to Answer</w:t>
      </w:r>
    </w:p>
    <w:bookmarkEnd w:id="3"/>
    <w:p w14:paraId="73E48E36" w14:textId="77777777" w:rsidR="006F7AD2" w:rsidRPr="006A7486" w:rsidRDefault="006F7AD2" w:rsidP="00EA5556">
      <w:pPr>
        <w:tabs>
          <w:tab w:val="left" w:pos="270"/>
        </w:tabs>
        <w:spacing w:after="0" w:line="240" w:lineRule="auto"/>
        <w:ind w:left="558" w:hanging="288"/>
        <w:rPr>
          <w:rFonts w:cs="Times New Roman"/>
          <w:sz w:val="22"/>
          <w:szCs w:val="22"/>
        </w:rPr>
      </w:pPr>
    </w:p>
    <w:p w14:paraId="63C371ED" w14:textId="77777777" w:rsidR="00FE4C45" w:rsidRDefault="006F7AD2" w:rsidP="00EA5556">
      <w:pPr>
        <w:pStyle w:val="ListParagraph"/>
        <w:numPr>
          <w:ilvl w:val="0"/>
          <w:numId w:val="9"/>
        </w:numPr>
        <w:tabs>
          <w:tab w:val="left" w:pos="270"/>
        </w:tabs>
        <w:spacing w:after="0" w:line="240" w:lineRule="auto"/>
        <w:rPr>
          <w:rFonts w:cs="Times New Roman"/>
          <w:sz w:val="22"/>
          <w:szCs w:val="22"/>
        </w:rPr>
      </w:pPr>
      <w:r w:rsidRPr="006A7486">
        <w:rPr>
          <w:rFonts w:cs="Times New Roman"/>
          <w:sz w:val="22"/>
          <w:szCs w:val="22"/>
        </w:rPr>
        <w:t>Your primary income comes from:</w:t>
      </w:r>
      <w:r w:rsidRPr="006A7486">
        <w:rPr>
          <w:rFonts w:cs="Times New Roman"/>
          <w:sz w:val="22"/>
          <w:szCs w:val="22"/>
        </w:rPr>
        <w:br/>
        <w:t>Full-time or contract work in the private sector</w:t>
      </w:r>
      <w:r w:rsidRPr="006A7486">
        <w:rPr>
          <w:rFonts w:cs="Times New Roman"/>
          <w:sz w:val="22"/>
          <w:szCs w:val="22"/>
        </w:rPr>
        <w:br/>
        <w:t>Full-time or contract work in the government or public sector</w:t>
      </w:r>
      <w:r w:rsidRPr="006A7486">
        <w:rPr>
          <w:rFonts w:cs="Times New Roman"/>
          <w:sz w:val="22"/>
          <w:szCs w:val="22"/>
        </w:rPr>
        <w:br/>
        <w:t>Self-employed (non-agricultural)</w:t>
      </w:r>
      <w:r w:rsidRPr="006A7486">
        <w:rPr>
          <w:rFonts w:cs="Times New Roman"/>
          <w:sz w:val="22"/>
          <w:szCs w:val="22"/>
        </w:rPr>
        <w:br/>
        <w:t>Agriculture</w:t>
      </w:r>
      <w:r w:rsidRPr="006A7486">
        <w:rPr>
          <w:rFonts w:cs="Times New Roman"/>
          <w:sz w:val="22"/>
          <w:szCs w:val="22"/>
        </w:rPr>
        <w:br/>
        <w:t>Pension or retirement</w:t>
      </w:r>
      <w:r w:rsidRPr="006A7486">
        <w:rPr>
          <w:rFonts w:cs="Times New Roman"/>
          <w:sz w:val="22"/>
          <w:szCs w:val="22"/>
        </w:rPr>
        <w:br/>
        <w:t>Other sources</w:t>
      </w:r>
    </w:p>
    <w:p w14:paraId="488D8ECF" w14:textId="77777777" w:rsidR="00FE4C45" w:rsidRDefault="00FE4C45" w:rsidP="00FE4C45">
      <w:pPr>
        <w:tabs>
          <w:tab w:val="left" w:pos="270"/>
        </w:tabs>
        <w:spacing w:after="0" w:line="240" w:lineRule="auto"/>
        <w:rPr>
          <w:rFonts w:cs="Times New Roman"/>
          <w:sz w:val="22"/>
          <w:szCs w:val="22"/>
        </w:rPr>
      </w:pPr>
    </w:p>
    <w:p w14:paraId="2230AA86" w14:textId="7AD7EC34" w:rsidR="006F7AD2" w:rsidRPr="00FE4C45" w:rsidRDefault="006F7AD2" w:rsidP="00FE4C45">
      <w:pPr>
        <w:tabs>
          <w:tab w:val="left" w:pos="270"/>
        </w:tabs>
        <w:spacing w:after="0" w:line="240" w:lineRule="auto"/>
        <w:rPr>
          <w:rFonts w:cs="Times New Roman"/>
          <w:sz w:val="22"/>
          <w:szCs w:val="22"/>
        </w:rPr>
      </w:pPr>
      <w:r w:rsidRPr="00FE4C45">
        <w:rPr>
          <w:rFonts w:cs="Times New Roman"/>
          <w:sz w:val="22"/>
          <w:szCs w:val="22"/>
        </w:rPr>
        <w:br/>
      </w:r>
    </w:p>
    <w:p w14:paraId="400AA8BA"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What is your religion, if any?</w:t>
      </w:r>
    </w:p>
    <w:p w14:paraId="73F7BD6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Catholicism</w:t>
      </w:r>
    </w:p>
    <w:p w14:paraId="022B51A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Protestantism </w:t>
      </w:r>
    </w:p>
    <w:p w14:paraId="52E9012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Islam</w:t>
      </w:r>
    </w:p>
    <w:p w14:paraId="4FDF4FC7" w14:textId="76555B28"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Non-believer</w:t>
      </w:r>
    </w:p>
    <w:p w14:paraId="45045EC2"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Hinduism</w:t>
      </w:r>
    </w:p>
    <w:p w14:paraId="53B40DA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Buddhism</w:t>
      </w:r>
    </w:p>
    <w:p w14:paraId="3D7D471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Shinto</w:t>
      </w:r>
    </w:p>
    <w:p w14:paraId="0A1E1641"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Judaism </w:t>
      </w:r>
    </w:p>
    <w:p w14:paraId="3F4872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Mormonism</w:t>
      </w:r>
    </w:p>
    <w:p w14:paraId="5961B0F3"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Local religion</w:t>
      </w:r>
    </w:p>
    <w:p w14:paraId="13CE31C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Other_______________</w:t>
      </w:r>
    </w:p>
    <w:p w14:paraId="68591894"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p>
    <w:p w14:paraId="3D10CBD2" w14:textId="77777777" w:rsidR="006F7AD2" w:rsidRPr="006A7486" w:rsidRDefault="006F7AD2" w:rsidP="00EA5556">
      <w:pPr>
        <w:tabs>
          <w:tab w:val="left" w:pos="270"/>
        </w:tabs>
        <w:spacing w:after="0" w:line="240" w:lineRule="auto"/>
        <w:ind w:left="144" w:hanging="288"/>
        <w:rPr>
          <w:rFonts w:cs="Times New Roman"/>
          <w:sz w:val="22"/>
          <w:szCs w:val="22"/>
        </w:rPr>
      </w:pPr>
    </w:p>
    <w:p w14:paraId="4867F9E6" w14:textId="77777777" w:rsidR="006F7AD2" w:rsidRPr="006A7486" w:rsidRDefault="006F7AD2" w:rsidP="00EA5556">
      <w:pPr>
        <w:pStyle w:val="ListParagraph"/>
        <w:numPr>
          <w:ilvl w:val="0"/>
          <w:numId w:val="9"/>
        </w:numPr>
        <w:tabs>
          <w:tab w:val="left" w:pos="270"/>
        </w:tabs>
        <w:spacing w:after="0" w:line="240" w:lineRule="auto"/>
        <w:ind w:left="270" w:hanging="450"/>
        <w:rPr>
          <w:rFonts w:cs="Times New Roman"/>
          <w:sz w:val="22"/>
          <w:szCs w:val="22"/>
        </w:rPr>
      </w:pPr>
      <w:r>
        <w:t>People differ in their political views — some hold more left-wing (liberal) opinions, while others have more right-wing (conservative) ones. Where would you place yourself on this scale of political views?</w:t>
      </w:r>
      <w:r w:rsidRPr="006A7486">
        <w:rPr>
          <w:rFonts w:cs="Times New Roman"/>
          <w:sz w:val="22"/>
          <w:szCs w:val="22"/>
        </w:rPr>
        <w:t>?</w:t>
      </w:r>
    </w:p>
    <w:p w14:paraId="57EAD8C0" w14:textId="77777777" w:rsidR="006F7AD2" w:rsidRPr="006A7486" w:rsidRDefault="006F7AD2" w:rsidP="006F7AD2">
      <w:pPr>
        <w:tabs>
          <w:tab w:val="left" w:pos="270"/>
        </w:tabs>
        <w:spacing w:line="240" w:lineRule="auto"/>
        <w:rPr>
          <w:rFonts w:cs="Times New Roman"/>
          <w:sz w:val="22"/>
          <w:szCs w:val="22"/>
        </w:rPr>
      </w:pPr>
    </w:p>
    <w:p w14:paraId="678A22AD"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LEFT         </w:t>
      </w:r>
      <w:r>
        <w:rPr>
          <w:rFonts w:cs="Times New Roman"/>
          <w:sz w:val="22"/>
          <w:szCs w:val="22"/>
        </w:rPr>
        <w:t xml:space="preserve">     </w:t>
      </w:r>
      <w:r w:rsidRPr="006A7486">
        <w:rPr>
          <w:rFonts w:cs="Times New Roman"/>
          <w:sz w:val="22"/>
          <w:szCs w:val="22"/>
        </w:rPr>
        <w:t>RIGHT</w:t>
      </w:r>
    </w:p>
    <w:p w14:paraId="39613A63"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1 2 3 4 5 6 7 8 9 10 </w:t>
      </w:r>
    </w:p>
    <w:p w14:paraId="6209C540" w14:textId="77777777" w:rsidR="006F7AD2" w:rsidRDefault="006F7AD2" w:rsidP="006F7AD2">
      <w:pPr>
        <w:tabs>
          <w:tab w:val="left" w:pos="270"/>
        </w:tabs>
        <w:spacing w:line="240" w:lineRule="auto"/>
        <w:ind w:left="270"/>
        <w:rPr>
          <w:rFonts w:cs="Times New Roman"/>
          <w:sz w:val="22"/>
          <w:szCs w:val="22"/>
        </w:rPr>
      </w:pPr>
      <w:r w:rsidRPr="006A7486">
        <w:rPr>
          <w:rFonts w:cs="Times New Roman"/>
          <w:sz w:val="22"/>
          <w:szCs w:val="22"/>
        </w:rPr>
        <w:t>Decline to answer</w:t>
      </w:r>
    </w:p>
    <w:p w14:paraId="3AB95445" w14:textId="77777777" w:rsidR="00EA5556" w:rsidRPr="006A7486" w:rsidRDefault="00EA5556" w:rsidP="006F7AD2">
      <w:pPr>
        <w:tabs>
          <w:tab w:val="left" w:pos="270"/>
        </w:tabs>
        <w:spacing w:line="240" w:lineRule="auto"/>
        <w:ind w:left="270"/>
        <w:rPr>
          <w:rFonts w:cs="Times New Roman"/>
          <w:sz w:val="22"/>
          <w:szCs w:val="22"/>
        </w:rPr>
      </w:pPr>
    </w:p>
    <w:p w14:paraId="2BE1078F" w14:textId="358B1900" w:rsidR="006F7AD2" w:rsidRDefault="00EA5556" w:rsidP="006F7AD2">
      <w:pPr>
        <w:spacing w:line="240" w:lineRule="auto"/>
        <w:rPr>
          <w:b/>
          <w:bCs/>
          <w:sz w:val="22"/>
          <w:szCs w:val="22"/>
        </w:rPr>
      </w:pPr>
      <w:r>
        <w:rPr>
          <w:b/>
          <w:bCs/>
          <w:sz w:val="22"/>
          <w:szCs w:val="22"/>
        </w:rPr>
        <w:t>BLOCK 2: MOCK VIGNETTE ATTENTION CHECK</w:t>
      </w:r>
    </w:p>
    <w:p w14:paraId="72EBD495" w14:textId="77777777" w:rsidR="006F7AD2" w:rsidRPr="00DF6E90" w:rsidRDefault="006F7AD2" w:rsidP="00DD4DAE">
      <w:pPr>
        <w:spacing w:line="240" w:lineRule="auto"/>
        <w:jc w:val="both"/>
        <w:rPr>
          <w:b/>
          <w:bCs/>
          <w:i/>
          <w:iCs/>
          <w:sz w:val="22"/>
          <w:szCs w:val="22"/>
        </w:rPr>
      </w:pPr>
      <w:r w:rsidRPr="00DF6E90">
        <w:rPr>
          <w:b/>
          <w:bCs/>
          <w:i/>
          <w:iCs/>
          <w:sz w:val="22"/>
          <w:szCs w:val="22"/>
        </w:rPr>
        <w:t>All respondents read the following attention check with mock vignette:</w:t>
      </w:r>
    </w:p>
    <w:p w14:paraId="5C475DF3" w14:textId="77777777" w:rsidR="006F7AD2" w:rsidRPr="00DD4DAE" w:rsidRDefault="006F7AD2" w:rsidP="00DD4DAE">
      <w:pPr>
        <w:spacing w:line="240" w:lineRule="auto"/>
        <w:jc w:val="both"/>
        <w:rPr>
          <w:i/>
          <w:iCs/>
          <w:sz w:val="22"/>
          <w:szCs w:val="22"/>
        </w:rPr>
      </w:pPr>
      <w:r w:rsidRPr="00DD4DAE">
        <w:rPr>
          <w:i/>
          <w:iCs/>
          <w:sz w:val="22"/>
          <w:szCs w:val="22"/>
        </w:rPr>
        <w:t>The quality of our survey is very important to us. To ensure the quality of our responses we have included a short check to verify that you are a real respondent:</w:t>
      </w:r>
    </w:p>
    <w:p w14:paraId="38EC1D00" w14:textId="77777777" w:rsidR="006F7AD2" w:rsidRPr="00DD4DAE" w:rsidRDefault="006F7AD2" w:rsidP="00DD4DAE">
      <w:pPr>
        <w:spacing w:line="240" w:lineRule="auto"/>
        <w:jc w:val="both"/>
        <w:rPr>
          <w:sz w:val="22"/>
          <w:szCs w:val="22"/>
        </w:rPr>
      </w:pPr>
      <w:r w:rsidRPr="00DD4DAE">
        <w:rPr>
          <w:i/>
          <w:iCs/>
          <w:sz w:val="22"/>
          <w:szCs w:val="22"/>
        </w:rPr>
        <w:t>Hydroelectric dams are estimated to generate approximately 6% of all electricity in North America. However, scientists are increasingly concerned that aging dams are no longer efficient and capable of meeting the needs of modern power grids. Scientists are also worried that these dams, most of which are more than 50 years old, are no longer structurally sound and may present safety concerns. Experts recommend that it may cost over 5 billion USD to bring the dams up to code over the next five years, and the dams collectively only generate about 30,000,000 USD in electric power per year, leading policymakers to question the benefits of upgrades.</w:t>
      </w:r>
    </w:p>
    <w:p w14:paraId="55216E27" w14:textId="645C42A9" w:rsidR="006F7AD2" w:rsidRPr="00DD4DAE" w:rsidRDefault="006F7AD2" w:rsidP="00DD4DAE">
      <w:pPr>
        <w:spacing w:line="240" w:lineRule="auto"/>
        <w:jc w:val="both"/>
        <w:rPr>
          <w:i/>
          <w:iCs/>
          <w:sz w:val="22"/>
          <w:szCs w:val="22"/>
        </w:rPr>
      </w:pPr>
      <w:r w:rsidRPr="00DF6E90">
        <w:rPr>
          <w:sz w:val="22"/>
          <w:szCs w:val="22"/>
        </w:rPr>
        <w:t>MV Question #1</w:t>
      </w:r>
      <w:r w:rsidRPr="0089569F">
        <w:rPr>
          <w:i/>
          <w:iCs/>
          <w:sz w:val="22"/>
          <w:szCs w:val="22"/>
        </w:rPr>
        <w:t xml:space="preserve"> </w:t>
      </w:r>
      <w:r w:rsidR="00B96D79" w:rsidRPr="00B96D79">
        <w:rPr>
          <w:b/>
          <w:bCs/>
          <w:i/>
          <w:iCs/>
          <w:sz w:val="22"/>
          <w:szCs w:val="22"/>
        </w:rPr>
        <w:t>(No skipping</w:t>
      </w:r>
      <w:r w:rsidRPr="00B96D79">
        <w:rPr>
          <w:b/>
          <w:bCs/>
          <w:i/>
          <w:iCs/>
          <w:sz w:val="22"/>
          <w:szCs w:val="22"/>
        </w:rPr>
        <w:t xml:space="preserve">, </w:t>
      </w:r>
      <w:r w:rsidR="00B96D79" w:rsidRPr="00B96D79">
        <w:rPr>
          <w:b/>
          <w:bCs/>
          <w:i/>
          <w:iCs/>
          <w:sz w:val="22"/>
          <w:szCs w:val="22"/>
        </w:rPr>
        <w:t>randomize answers)</w:t>
      </w:r>
    </w:p>
    <w:p w14:paraId="7E8BB03F" w14:textId="77777777" w:rsidR="006F7AD2" w:rsidRPr="00DD4DAE" w:rsidRDefault="006F7AD2" w:rsidP="00DD4DAE">
      <w:pPr>
        <w:spacing w:line="240" w:lineRule="auto"/>
        <w:jc w:val="both"/>
        <w:rPr>
          <w:sz w:val="22"/>
          <w:szCs w:val="22"/>
        </w:rPr>
      </w:pPr>
      <w:r w:rsidRPr="00DD4DAE">
        <w:rPr>
          <w:sz w:val="22"/>
          <w:szCs w:val="22"/>
        </w:rPr>
        <w:t>According to the preceding paragraph, what percentage of power do hydroelectric dams supply in North America?</w:t>
      </w:r>
    </w:p>
    <w:p w14:paraId="4FF5582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w:t>
      </w:r>
    </w:p>
    <w:p w14:paraId="1244706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6%</w:t>
      </w:r>
    </w:p>
    <w:p w14:paraId="669989F1"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10%</w:t>
      </w:r>
    </w:p>
    <w:p w14:paraId="2B4DD0E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28%</w:t>
      </w:r>
    </w:p>
    <w:p w14:paraId="6354B690"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40%</w:t>
      </w:r>
    </w:p>
    <w:p w14:paraId="67F9E11C" w14:textId="0EA3742A" w:rsidR="006F7AD2" w:rsidRPr="00DD4DAE" w:rsidRDefault="006F7AD2" w:rsidP="006F7AD2">
      <w:pPr>
        <w:spacing w:line="240" w:lineRule="auto"/>
        <w:rPr>
          <w:sz w:val="22"/>
          <w:szCs w:val="22"/>
        </w:rPr>
      </w:pPr>
      <w:r w:rsidRPr="00DD4DAE">
        <w:rPr>
          <w:sz w:val="22"/>
          <w:szCs w:val="22"/>
        </w:rPr>
        <w:lastRenderedPageBreak/>
        <w:t>MV Question #2</w:t>
      </w:r>
      <w:ins w:id="4" w:author="Michael Flynn" w:date="2025-11-04T10:39:00Z" w16du:dateUtc="2025-11-04T16:39:00Z">
        <w:r w:rsidR="00B03E85">
          <w:rPr>
            <w:sz w:val="22"/>
            <w:szCs w:val="22"/>
          </w:rPr>
          <w:t xml:space="preserve"> </w:t>
        </w:r>
        <w:r w:rsidR="00B03E85" w:rsidRPr="00B96D79">
          <w:rPr>
            <w:b/>
            <w:bCs/>
            <w:i/>
            <w:iCs/>
            <w:sz w:val="22"/>
            <w:szCs w:val="22"/>
          </w:rPr>
          <w:t>(No skipping, randomize answers)</w:t>
        </w:r>
      </w:ins>
    </w:p>
    <w:p w14:paraId="783DDB71" w14:textId="77777777" w:rsidR="006F7AD2" w:rsidRPr="00DD4DAE" w:rsidRDefault="006F7AD2" w:rsidP="006F7AD2">
      <w:pPr>
        <w:spacing w:line="240" w:lineRule="auto"/>
        <w:rPr>
          <w:sz w:val="22"/>
          <w:szCs w:val="22"/>
        </w:rPr>
      </w:pPr>
      <w:r w:rsidRPr="00DD4DAE">
        <w:rPr>
          <w:sz w:val="22"/>
          <w:szCs w:val="22"/>
        </w:rPr>
        <w:t>According to the preceding paragraph, most of the hydroelectric dams in North America are older than</w:t>
      </w:r>
    </w:p>
    <w:p w14:paraId="781869F2"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50 years</w:t>
      </w:r>
    </w:p>
    <w:p w14:paraId="5BA55855"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15 years</w:t>
      </w:r>
    </w:p>
    <w:p w14:paraId="713A929D"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70 years</w:t>
      </w:r>
    </w:p>
    <w:p w14:paraId="6F1773CA"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100 years</w:t>
      </w:r>
    </w:p>
    <w:p w14:paraId="71C1F5CE"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120 years</w:t>
      </w:r>
    </w:p>
    <w:p w14:paraId="38FFCF8E" w14:textId="28DA8B55" w:rsidR="006F7AD2" w:rsidRPr="00DD4DAE" w:rsidRDefault="006F7AD2" w:rsidP="006F7AD2">
      <w:pPr>
        <w:spacing w:line="240" w:lineRule="auto"/>
        <w:rPr>
          <w:sz w:val="22"/>
          <w:szCs w:val="22"/>
        </w:rPr>
      </w:pPr>
      <w:r w:rsidRPr="00DD4DAE">
        <w:rPr>
          <w:sz w:val="22"/>
          <w:szCs w:val="22"/>
        </w:rPr>
        <w:t>MV Question #3</w:t>
      </w:r>
      <w:ins w:id="5" w:author="Michael Flynn" w:date="2025-11-04T10:39:00Z" w16du:dateUtc="2025-11-04T16:39:00Z">
        <w:r w:rsidR="00B03E85">
          <w:rPr>
            <w:sz w:val="22"/>
            <w:szCs w:val="22"/>
          </w:rPr>
          <w:t xml:space="preserve"> </w:t>
        </w:r>
        <w:r w:rsidR="00B03E85" w:rsidRPr="00B96D79">
          <w:rPr>
            <w:b/>
            <w:bCs/>
            <w:i/>
            <w:iCs/>
            <w:sz w:val="22"/>
            <w:szCs w:val="22"/>
          </w:rPr>
          <w:t>(No skipping, randomize answers)</w:t>
        </w:r>
      </w:ins>
    </w:p>
    <w:p w14:paraId="48CA4DD5" w14:textId="77777777" w:rsidR="006F7AD2" w:rsidRPr="00DD4DAE" w:rsidRDefault="006F7AD2" w:rsidP="006F7AD2">
      <w:pPr>
        <w:spacing w:line="240" w:lineRule="auto"/>
        <w:rPr>
          <w:sz w:val="22"/>
          <w:szCs w:val="22"/>
        </w:rPr>
      </w:pPr>
      <w:r w:rsidRPr="00DD4DAE">
        <w:rPr>
          <w:sz w:val="22"/>
          <w:szCs w:val="22"/>
        </w:rPr>
        <w:t>According to the preceding paragraph, North American hydroelectric dams generate how much power per year?</w:t>
      </w:r>
    </w:p>
    <w:p w14:paraId="1418B6A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 USD</w:t>
      </w:r>
    </w:p>
    <w:p w14:paraId="1323E915"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100,000 USD</w:t>
      </w:r>
    </w:p>
    <w:p w14:paraId="63B177E2"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5,000,000 USD</w:t>
      </w:r>
    </w:p>
    <w:p w14:paraId="2A510E3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30,000,000 USD</w:t>
      </w:r>
    </w:p>
    <w:p w14:paraId="029B2A2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200,000,000 USD</w:t>
      </w:r>
    </w:p>
    <w:p w14:paraId="15ACC94D" w14:textId="77777777" w:rsidR="006F7AD2" w:rsidRPr="003A6037" w:rsidRDefault="006F7AD2" w:rsidP="006F7AD2">
      <w:pPr>
        <w:spacing w:line="240" w:lineRule="auto"/>
        <w:rPr>
          <w:b/>
          <w:bCs/>
          <w:sz w:val="22"/>
          <w:szCs w:val="22"/>
          <w:highlight w:val="yellow"/>
        </w:rPr>
      </w:pPr>
    </w:p>
    <w:p w14:paraId="20B34C1E" w14:textId="3AAF6E7D" w:rsidR="006F7AD2" w:rsidRPr="006A7486" w:rsidRDefault="00DD4DAE" w:rsidP="006F7AD2">
      <w:pPr>
        <w:spacing w:line="240" w:lineRule="auto"/>
        <w:rPr>
          <w:b/>
          <w:bCs/>
          <w:sz w:val="22"/>
          <w:szCs w:val="22"/>
        </w:rPr>
      </w:pPr>
      <w:r w:rsidRPr="006A7486">
        <w:rPr>
          <w:b/>
          <w:bCs/>
          <w:sz w:val="22"/>
          <w:szCs w:val="22"/>
        </w:rPr>
        <w:t xml:space="preserve">BLOCK </w:t>
      </w:r>
      <w:r>
        <w:rPr>
          <w:b/>
          <w:bCs/>
          <w:sz w:val="22"/>
          <w:szCs w:val="22"/>
        </w:rPr>
        <w:t>3</w:t>
      </w:r>
      <w:r w:rsidRPr="006A7486">
        <w:rPr>
          <w:b/>
          <w:bCs/>
          <w:sz w:val="22"/>
          <w:szCs w:val="22"/>
        </w:rPr>
        <w:t>: CONJOINT EXPERIMENT OPTIONS</w:t>
      </w:r>
    </w:p>
    <w:p w14:paraId="197BEDC6" w14:textId="0E532A4E" w:rsidR="006F7AD2" w:rsidRPr="006A7486" w:rsidRDefault="006F7AD2" w:rsidP="006F7AD2">
      <w:pPr>
        <w:spacing w:line="240" w:lineRule="auto"/>
        <w:rPr>
          <w:sz w:val="22"/>
          <w:szCs w:val="22"/>
        </w:rPr>
      </w:pPr>
      <w:r w:rsidRPr="006A7486">
        <w:rPr>
          <w:sz w:val="22"/>
          <w:szCs w:val="22"/>
        </w:rPr>
        <w:t>Countries</w:t>
      </w:r>
    </w:p>
    <w:p w14:paraId="425D745C"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States</w:t>
      </w:r>
    </w:p>
    <w:p w14:paraId="1645C671"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Kingdom</w:t>
      </w:r>
    </w:p>
    <w:p w14:paraId="0DDA8870"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Canada</w:t>
      </w:r>
    </w:p>
    <w:p w14:paraId="13B0EA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Germany</w:t>
      </w:r>
    </w:p>
    <w:p w14:paraId="052805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Turkey</w:t>
      </w:r>
    </w:p>
    <w:p w14:paraId="6B6EB056" w14:textId="1868FA33" w:rsidR="006F7AD2" w:rsidRPr="006A7486" w:rsidRDefault="006F7AD2" w:rsidP="006F7AD2">
      <w:pPr>
        <w:spacing w:line="240" w:lineRule="auto"/>
        <w:rPr>
          <w:sz w:val="22"/>
          <w:szCs w:val="22"/>
        </w:rPr>
      </w:pPr>
      <w:r w:rsidRPr="006A7486">
        <w:rPr>
          <w:sz w:val="22"/>
          <w:szCs w:val="22"/>
        </w:rPr>
        <w:t>Personnel</w:t>
      </w:r>
    </w:p>
    <w:p w14:paraId="106FC210"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500</w:t>
      </w:r>
    </w:p>
    <w:p w14:paraId="2A74AC2B"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2</w:t>
      </w:r>
      <w:r>
        <w:rPr>
          <w:sz w:val="22"/>
          <w:szCs w:val="22"/>
        </w:rPr>
        <w:t>,</w:t>
      </w:r>
      <w:r w:rsidRPr="006A7486">
        <w:rPr>
          <w:sz w:val="22"/>
          <w:szCs w:val="22"/>
        </w:rPr>
        <w:t>000</w:t>
      </w:r>
    </w:p>
    <w:p w14:paraId="58FDA49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w:t>
      </w:r>
      <w:r>
        <w:rPr>
          <w:sz w:val="22"/>
          <w:szCs w:val="22"/>
        </w:rPr>
        <w:t>,</w:t>
      </w:r>
      <w:r w:rsidRPr="006A7486">
        <w:rPr>
          <w:sz w:val="22"/>
          <w:szCs w:val="22"/>
        </w:rPr>
        <w:t>000</w:t>
      </w:r>
    </w:p>
    <w:p w14:paraId="15A127A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10,000</w:t>
      </w:r>
    </w:p>
    <w:p w14:paraId="627BEF5D" w14:textId="7797DF93" w:rsidR="006F7AD2" w:rsidRPr="006A7486" w:rsidRDefault="006F7AD2" w:rsidP="006F7AD2">
      <w:pPr>
        <w:spacing w:line="240" w:lineRule="auto"/>
        <w:rPr>
          <w:sz w:val="22"/>
          <w:szCs w:val="22"/>
        </w:rPr>
      </w:pPr>
      <w:r w:rsidRPr="006A7486">
        <w:rPr>
          <w:sz w:val="22"/>
          <w:szCs w:val="22"/>
        </w:rPr>
        <w:t>Unit Types</w:t>
      </w:r>
    </w:p>
    <w:p w14:paraId="479AA29E" w14:textId="77777777" w:rsidR="006F7AD2" w:rsidRPr="006A7486" w:rsidRDefault="006F7AD2" w:rsidP="006F7AD2">
      <w:pPr>
        <w:pStyle w:val="ListParagraph"/>
        <w:numPr>
          <w:ilvl w:val="0"/>
          <w:numId w:val="4"/>
        </w:numPr>
        <w:spacing w:line="240" w:lineRule="auto"/>
        <w:rPr>
          <w:sz w:val="22"/>
          <w:szCs w:val="22"/>
        </w:rPr>
      </w:pPr>
      <w:r w:rsidRPr="006A7486">
        <w:rPr>
          <w:sz w:val="22"/>
          <w:szCs w:val="22"/>
        </w:rPr>
        <w:t>Infantry</w:t>
      </w:r>
      <w:r>
        <w:rPr>
          <w:sz w:val="22"/>
          <w:szCs w:val="22"/>
        </w:rPr>
        <w:t xml:space="preserve"> unit (Soldiers equipped with small arms and light vehicles like Humvees)</w:t>
      </w:r>
    </w:p>
    <w:p w14:paraId="125D6D74" w14:textId="77777777" w:rsidR="006F7AD2" w:rsidRPr="006A7486" w:rsidRDefault="006F7AD2" w:rsidP="006F7AD2">
      <w:pPr>
        <w:pStyle w:val="ListParagraph"/>
        <w:numPr>
          <w:ilvl w:val="0"/>
          <w:numId w:val="4"/>
        </w:numPr>
        <w:spacing w:line="240" w:lineRule="auto"/>
        <w:rPr>
          <w:sz w:val="22"/>
          <w:szCs w:val="22"/>
        </w:rPr>
      </w:pPr>
      <w:r>
        <w:rPr>
          <w:sz w:val="22"/>
          <w:szCs w:val="22"/>
        </w:rPr>
        <w:t>Heavy armor unit (Tanks and large armored troop transport carriers)</w:t>
      </w:r>
    </w:p>
    <w:p w14:paraId="253CBDC1" w14:textId="77777777" w:rsidR="006F7AD2" w:rsidRPr="006A7486" w:rsidRDefault="006F7AD2" w:rsidP="006F7AD2">
      <w:pPr>
        <w:pStyle w:val="ListParagraph"/>
        <w:numPr>
          <w:ilvl w:val="0"/>
          <w:numId w:val="4"/>
        </w:numPr>
        <w:spacing w:line="240" w:lineRule="auto"/>
        <w:rPr>
          <w:sz w:val="22"/>
          <w:szCs w:val="22"/>
        </w:rPr>
      </w:pPr>
      <w:r>
        <w:rPr>
          <w:sz w:val="22"/>
          <w:szCs w:val="22"/>
        </w:rPr>
        <w:t>Attack helicopter unit (Helicopters designed to intercept enemy infantry and transports)</w:t>
      </w:r>
    </w:p>
    <w:p w14:paraId="26485AF3" w14:textId="77777777" w:rsidR="006F7AD2" w:rsidRPr="006A7486" w:rsidRDefault="006F7AD2" w:rsidP="006F7AD2">
      <w:pPr>
        <w:pStyle w:val="ListParagraph"/>
        <w:numPr>
          <w:ilvl w:val="0"/>
          <w:numId w:val="4"/>
        </w:numPr>
        <w:spacing w:line="240" w:lineRule="auto"/>
        <w:rPr>
          <w:sz w:val="22"/>
          <w:szCs w:val="22"/>
        </w:rPr>
      </w:pPr>
      <w:r>
        <w:rPr>
          <w:sz w:val="22"/>
          <w:szCs w:val="22"/>
        </w:rPr>
        <w:t>Anti-ballistic missile defense unit (Ground-based missile systems focused on intercepting and destroying missiles enemy aircraft)</w:t>
      </w:r>
    </w:p>
    <w:p w14:paraId="40D5DAD8" w14:textId="418FBB52" w:rsidR="006F7AD2" w:rsidRDefault="006F7AD2" w:rsidP="006F7AD2">
      <w:pPr>
        <w:pStyle w:val="ListParagraph"/>
        <w:numPr>
          <w:ilvl w:val="0"/>
          <w:numId w:val="4"/>
        </w:numPr>
        <w:spacing w:line="240" w:lineRule="auto"/>
        <w:rPr>
          <w:sz w:val="22"/>
          <w:szCs w:val="22"/>
        </w:rPr>
      </w:pPr>
      <w:r>
        <w:rPr>
          <w:sz w:val="22"/>
          <w:szCs w:val="22"/>
        </w:rPr>
        <w:t xml:space="preserve">Air superiority </w:t>
      </w:r>
      <w:r w:rsidR="0093306F">
        <w:rPr>
          <w:sz w:val="22"/>
          <w:szCs w:val="22"/>
        </w:rPr>
        <w:t>fighter</w:t>
      </w:r>
      <w:r>
        <w:rPr>
          <w:sz w:val="22"/>
          <w:szCs w:val="22"/>
        </w:rPr>
        <w:t xml:space="preserve"> unit (Fighter jets focused on intercepting and destroying enemy aircraft).</w:t>
      </w:r>
    </w:p>
    <w:p w14:paraId="67395DA5" w14:textId="2D43AE77" w:rsidR="006F7AD2" w:rsidRPr="006A7486" w:rsidRDefault="006F7AD2" w:rsidP="006F7AD2">
      <w:pPr>
        <w:pStyle w:val="ListParagraph"/>
        <w:numPr>
          <w:ilvl w:val="0"/>
          <w:numId w:val="4"/>
        </w:numPr>
        <w:spacing w:line="240" w:lineRule="auto"/>
        <w:rPr>
          <w:sz w:val="22"/>
          <w:szCs w:val="22"/>
        </w:rPr>
      </w:pPr>
      <w:r>
        <w:rPr>
          <w:sz w:val="22"/>
          <w:szCs w:val="22"/>
        </w:rPr>
        <w:t xml:space="preserve">Field artillery unit (Large cannons, rockets, and missile systems to attack </w:t>
      </w:r>
      <w:r w:rsidR="0093306F">
        <w:rPr>
          <w:sz w:val="22"/>
          <w:szCs w:val="22"/>
        </w:rPr>
        <w:t>enemy</w:t>
      </w:r>
      <w:r>
        <w:rPr>
          <w:sz w:val="22"/>
          <w:szCs w:val="22"/>
        </w:rPr>
        <w:t xml:space="preserve"> infantry and armor)</w:t>
      </w:r>
    </w:p>
    <w:p w14:paraId="1ECA603B" w14:textId="4B182031" w:rsidR="006F7AD2" w:rsidRPr="006A7486" w:rsidRDefault="006F7AD2" w:rsidP="006F7AD2">
      <w:pPr>
        <w:spacing w:line="240" w:lineRule="auto"/>
        <w:rPr>
          <w:sz w:val="22"/>
          <w:szCs w:val="22"/>
        </w:rPr>
      </w:pPr>
      <w:r w:rsidRPr="006A7486">
        <w:rPr>
          <w:sz w:val="22"/>
          <w:szCs w:val="22"/>
        </w:rPr>
        <w:lastRenderedPageBreak/>
        <w:t>Proximity</w:t>
      </w:r>
    </w:p>
    <w:p w14:paraId="54DA7061"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5 km</w:t>
      </w:r>
    </w:p>
    <w:p w14:paraId="5B1614E0"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100 km</w:t>
      </w:r>
    </w:p>
    <w:p w14:paraId="792BB4D5"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250 km</w:t>
      </w:r>
    </w:p>
    <w:p w14:paraId="1CC538F5" w14:textId="77777777" w:rsidR="006F7AD2" w:rsidRPr="006A7486" w:rsidRDefault="006F7AD2" w:rsidP="006F7AD2">
      <w:pPr>
        <w:spacing w:line="240" w:lineRule="auto"/>
        <w:rPr>
          <w:sz w:val="22"/>
          <w:szCs w:val="22"/>
        </w:rPr>
      </w:pPr>
      <w:r w:rsidRPr="006A7486">
        <w:rPr>
          <w:sz w:val="22"/>
          <w:szCs w:val="22"/>
        </w:rPr>
        <w:t>Economic Impact</w:t>
      </w:r>
    </w:p>
    <w:p w14:paraId="5526BFEE"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 million USD</w:t>
      </w:r>
      <w:r w:rsidRPr="006A7486">
        <w:rPr>
          <w:sz w:val="22"/>
          <w:szCs w:val="22"/>
        </w:rPr>
        <w:t xml:space="preserve"> in revenue </w:t>
      </w:r>
      <w:r>
        <w:rPr>
          <w:sz w:val="22"/>
          <w:szCs w:val="22"/>
        </w:rPr>
        <w:t xml:space="preserve">for local businesses </w:t>
      </w:r>
      <w:r w:rsidRPr="006A7486">
        <w:rPr>
          <w:sz w:val="22"/>
          <w:szCs w:val="22"/>
        </w:rPr>
        <w:t>per year</w:t>
      </w:r>
    </w:p>
    <w:p w14:paraId="4A9DFEC1"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5</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2A42FE2B"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10</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671D791B" w14:textId="77777777" w:rsidR="006F7AD2" w:rsidRPr="006A7486" w:rsidRDefault="006F7AD2" w:rsidP="006F7AD2">
      <w:pPr>
        <w:spacing w:line="240" w:lineRule="auto"/>
        <w:rPr>
          <w:sz w:val="22"/>
          <w:szCs w:val="22"/>
        </w:rPr>
      </w:pPr>
      <w:r w:rsidRPr="006A7486">
        <w:rPr>
          <w:sz w:val="22"/>
          <w:szCs w:val="22"/>
        </w:rPr>
        <w:t>Anticipated Noise Impact</w:t>
      </w:r>
    </w:p>
    <w:p w14:paraId="70BBF791"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Minimal</w:t>
      </w:r>
      <w:r>
        <w:rPr>
          <w:sz w:val="22"/>
          <w:szCs w:val="22"/>
        </w:rPr>
        <w:t xml:space="preserve"> increase in noise</w:t>
      </w:r>
    </w:p>
    <w:p w14:paraId="7615720E"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Moderate</w:t>
      </w:r>
      <w:r>
        <w:rPr>
          <w:sz w:val="22"/>
          <w:szCs w:val="22"/>
        </w:rPr>
        <w:t xml:space="preserve"> increase in noise</w:t>
      </w:r>
    </w:p>
    <w:p w14:paraId="2FC57102"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Significant</w:t>
      </w:r>
      <w:r>
        <w:rPr>
          <w:sz w:val="22"/>
          <w:szCs w:val="22"/>
        </w:rPr>
        <w:t xml:space="preserve"> increase in noise</w:t>
      </w:r>
    </w:p>
    <w:p w14:paraId="448D1F2F" w14:textId="77777777" w:rsidR="006F7AD2" w:rsidRPr="006A7486" w:rsidRDefault="006F7AD2" w:rsidP="006F7AD2">
      <w:pPr>
        <w:spacing w:line="240" w:lineRule="auto"/>
        <w:rPr>
          <w:sz w:val="22"/>
          <w:szCs w:val="22"/>
        </w:rPr>
      </w:pPr>
      <w:r w:rsidRPr="006A7486">
        <w:rPr>
          <w:sz w:val="22"/>
          <w:szCs w:val="22"/>
        </w:rPr>
        <w:t>Anticipated Environmental Impact</w:t>
      </w:r>
    </w:p>
    <w:p w14:paraId="74F23685"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No negative environmental impacts expected</w:t>
      </w:r>
    </w:p>
    <w:p w14:paraId="0B229477"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Moderate negative environmental impacts expected</w:t>
      </w:r>
    </w:p>
    <w:p w14:paraId="48A64E5B"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Significant negative environmental impacts expected</w:t>
      </w:r>
    </w:p>
    <w:p w14:paraId="27BDD0EC" w14:textId="77777777" w:rsidR="0093306F" w:rsidRDefault="0093306F" w:rsidP="006F7AD2">
      <w:pPr>
        <w:spacing w:line="240" w:lineRule="auto"/>
        <w:rPr>
          <w:b/>
          <w:bCs/>
          <w:sz w:val="22"/>
          <w:szCs w:val="22"/>
        </w:rPr>
      </w:pPr>
    </w:p>
    <w:p w14:paraId="2B180799" w14:textId="68029453" w:rsidR="006F7AD2" w:rsidRPr="00F81EC4" w:rsidRDefault="006F7AD2" w:rsidP="006F7AD2">
      <w:pPr>
        <w:spacing w:line="240" w:lineRule="auto"/>
        <w:rPr>
          <w:b/>
          <w:bCs/>
          <w:sz w:val="22"/>
          <w:szCs w:val="22"/>
        </w:rPr>
      </w:pPr>
      <w:r w:rsidRPr="00F81EC4">
        <w:rPr>
          <w:b/>
          <w:bCs/>
          <w:sz w:val="22"/>
          <w:szCs w:val="22"/>
        </w:rPr>
        <w:t>Sample Conjoint Experiment</w:t>
      </w:r>
      <w:r>
        <w:rPr>
          <w:b/>
          <w:bCs/>
          <w:sz w:val="22"/>
          <w:szCs w:val="22"/>
        </w:rPr>
        <w:t xml:space="preserve"> Vignette</w:t>
      </w:r>
    </w:p>
    <w:p w14:paraId="1075A484" w14:textId="53687EB6" w:rsidR="006F7AD2" w:rsidRPr="006A7486" w:rsidRDefault="00435C93" w:rsidP="006F7AD2">
      <w:pPr>
        <w:spacing w:line="240" w:lineRule="auto"/>
        <w:rPr>
          <w:sz w:val="22"/>
          <w:szCs w:val="22"/>
        </w:rPr>
      </w:pPr>
      <w:ins w:id="6" w:author="Michael Flynn" w:date="2025-11-21T14:23:00Z" w16du:dateUtc="2025-11-21T20:23:00Z">
        <w:r>
          <w:rPr>
            <w:sz w:val="22"/>
            <w:szCs w:val="22"/>
          </w:rPr>
          <w:t>Since the beginning of the war in Ukraine Russia has engaged in</w:t>
        </w:r>
      </w:ins>
      <w:ins w:id="7" w:author="Michael Flynn" w:date="2025-11-21T14:24:00Z" w16du:dateUtc="2025-11-21T20:24:00Z">
        <w:r>
          <w:rPr>
            <w:sz w:val="22"/>
            <w:szCs w:val="22"/>
          </w:rPr>
          <w:t xml:space="preserve"> several low level attacks on European countries. </w:t>
        </w:r>
      </w:ins>
      <w:r w:rsidR="006F7AD2" w:rsidRPr="006A7486">
        <w:rPr>
          <w:sz w:val="22"/>
          <w:szCs w:val="22"/>
        </w:rPr>
        <w:t>On September 9, 2025 several Russian military drones violated Polish airspace. Polish and NATO officials have reported that, given the number of drones involved, this was likely an intentional effort by Russia to probe Polish defense</w:t>
      </w:r>
      <w:r w:rsidR="006F7AD2">
        <w:rPr>
          <w:sz w:val="22"/>
          <w:szCs w:val="22"/>
        </w:rPr>
        <w:t>s</w:t>
      </w:r>
      <w:r w:rsidR="006F7AD2" w:rsidRPr="006A7486">
        <w:rPr>
          <w:sz w:val="22"/>
          <w:szCs w:val="22"/>
        </w:rPr>
        <w:t xml:space="preserve">. </w:t>
      </w:r>
      <w:ins w:id="8" w:author="Michael Flynn" w:date="2025-11-21T14:15:00Z" w16du:dateUtc="2025-11-21T20:15:00Z">
        <w:r w:rsidR="007244DD">
          <w:rPr>
            <w:sz w:val="22"/>
            <w:szCs w:val="22"/>
          </w:rPr>
          <w:t>Similar incursions by Russian drones into</w:t>
        </w:r>
      </w:ins>
      <w:ins w:id="9" w:author="Michael Flynn" w:date="2025-11-21T14:23:00Z" w16du:dateUtc="2025-11-21T20:23:00Z">
        <w:r w:rsidR="002E1981">
          <w:rPr>
            <w:sz w:val="22"/>
            <w:szCs w:val="22"/>
          </w:rPr>
          <w:t xml:space="preserve"> other</w:t>
        </w:r>
      </w:ins>
      <w:ins w:id="10" w:author="Michael Flynn" w:date="2025-11-21T14:15:00Z" w16du:dateUtc="2025-11-21T20:15:00Z">
        <w:r w:rsidR="007244DD">
          <w:rPr>
            <w:sz w:val="22"/>
            <w:szCs w:val="22"/>
          </w:rPr>
          <w:t xml:space="preserve"> European countries’ airspace have been reported throughout the fall of 2025. </w:t>
        </w:r>
      </w:ins>
      <w:ins w:id="11" w:author="Michael Flynn" w:date="2025-11-21T14:22:00Z" w16du:dateUtc="2025-11-21T20:22:00Z">
        <w:r w:rsidR="007244DD">
          <w:rPr>
            <w:sz w:val="22"/>
            <w:szCs w:val="22"/>
          </w:rPr>
          <w:t>And more recently, Poland’s government announced on November 20 that it would be deploying military personnel in response to suspected Russian sabotage attacks on the Warsaw-Lublin rail line near Mika.</w:t>
        </w:r>
      </w:ins>
    </w:p>
    <w:p w14:paraId="0C351953" w14:textId="77777777" w:rsidR="006F7AD2" w:rsidRPr="006A7486" w:rsidRDefault="006F7AD2" w:rsidP="006F7AD2">
      <w:pPr>
        <w:spacing w:line="240" w:lineRule="auto"/>
        <w:rPr>
          <w:sz w:val="22"/>
          <w:szCs w:val="22"/>
        </w:rPr>
      </w:pPr>
      <w:r w:rsidRPr="006A7486">
        <w:rPr>
          <w:sz w:val="22"/>
          <w:szCs w:val="22"/>
        </w:rPr>
        <w:t xml:space="preserve">As a response to these events, the Polish government has sought to strengthen its defenses, and also its relations with NATO allies. </w:t>
      </w:r>
      <w:r>
        <w:rPr>
          <w:sz w:val="22"/>
          <w:szCs w:val="22"/>
        </w:rPr>
        <w:t>As a part of this effort, the Polish government is negotiating with its NATO partners to host additional NATO military personnel. The size and composition of these deployments is currently uncertain. In the section that follows we will present you with two possible deployment scenarios to compare and ask you for your feedback.</w:t>
      </w:r>
    </w:p>
    <w:p w14:paraId="6C192F8F" w14:textId="77777777" w:rsidR="006F7AD2" w:rsidRPr="006A7486" w:rsidRDefault="006F7AD2" w:rsidP="006F7AD2">
      <w:pPr>
        <w:spacing w:line="240" w:lineRule="auto"/>
        <w:rPr>
          <w:sz w:val="22"/>
          <w:szCs w:val="22"/>
        </w:rPr>
      </w:pPr>
    </w:p>
    <w:tbl>
      <w:tblPr>
        <w:tblStyle w:val="TableGrid"/>
        <w:tblW w:w="0" w:type="auto"/>
        <w:tblLook w:val="04A0" w:firstRow="1" w:lastRow="0" w:firstColumn="1" w:lastColumn="0" w:noHBand="0" w:noVBand="1"/>
      </w:tblPr>
      <w:tblGrid>
        <w:gridCol w:w="3116"/>
        <w:gridCol w:w="3117"/>
        <w:gridCol w:w="3117"/>
      </w:tblGrid>
      <w:tr w:rsidR="006F7AD2" w:rsidRPr="006A7486" w14:paraId="4F94EF61" w14:textId="77777777" w:rsidTr="00333461">
        <w:tc>
          <w:tcPr>
            <w:tcW w:w="3116" w:type="dxa"/>
          </w:tcPr>
          <w:p w14:paraId="1D4279D0" w14:textId="77777777" w:rsidR="006F7AD2" w:rsidRPr="006A7486" w:rsidRDefault="006F7AD2" w:rsidP="00333461">
            <w:pPr>
              <w:rPr>
                <w:sz w:val="22"/>
                <w:szCs w:val="22"/>
              </w:rPr>
            </w:pPr>
          </w:p>
        </w:tc>
        <w:tc>
          <w:tcPr>
            <w:tcW w:w="3117" w:type="dxa"/>
          </w:tcPr>
          <w:p w14:paraId="1A47D397" w14:textId="77777777" w:rsidR="006F7AD2" w:rsidRPr="006F7895" w:rsidRDefault="006F7AD2" w:rsidP="00333461">
            <w:pPr>
              <w:rPr>
                <w:sz w:val="22"/>
                <w:szCs w:val="22"/>
                <w:highlight w:val="yellow"/>
                <w:rPrChange w:id="12" w:author="Michael Flynn" w:date="2025-11-04T10:34:00Z" w16du:dateUtc="2025-11-04T16:34:00Z">
                  <w:rPr>
                    <w:sz w:val="22"/>
                    <w:szCs w:val="22"/>
                  </w:rPr>
                </w:rPrChange>
              </w:rPr>
            </w:pPr>
            <w:r w:rsidRPr="006F7895">
              <w:rPr>
                <w:sz w:val="22"/>
                <w:szCs w:val="22"/>
                <w:highlight w:val="yellow"/>
                <w:rPrChange w:id="13" w:author="Michael Flynn" w:date="2025-11-04T10:34:00Z" w16du:dateUtc="2025-11-04T16:34:00Z">
                  <w:rPr>
                    <w:sz w:val="22"/>
                    <w:szCs w:val="22"/>
                  </w:rPr>
                </w:rPrChange>
              </w:rPr>
              <w:t>Proposal #1</w:t>
            </w:r>
          </w:p>
        </w:tc>
        <w:tc>
          <w:tcPr>
            <w:tcW w:w="3117" w:type="dxa"/>
          </w:tcPr>
          <w:p w14:paraId="508D1614" w14:textId="77777777" w:rsidR="006F7AD2" w:rsidRPr="006F7895" w:rsidRDefault="006F7AD2" w:rsidP="00333461">
            <w:pPr>
              <w:rPr>
                <w:sz w:val="22"/>
                <w:szCs w:val="22"/>
                <w:highlight w:val="yellow"/>
                <w:rPrChange w:id="14" w:author="Michael Flynn" w:date="2025-11-04T10:34:00Z" w16du:dateUtc="2025-11-04T16:34:00Z">
                  <w:rPr>
                    <w:sz w:val="22"/>
                    <w:szCs w:val="22"/>
                  </w:rPr>
                </w:rPrChange>
              </w:rPr>
            </w:pPr>
            <w:r w:rsidRPr="006F7895">
              <w:rPr>
                <w:sz w:val="22"/>
                <w:szCs w:val="22"/>
                <w:highlight w:val="yellow"/>
                <w:rPrChange w:id="15" w:author="Michael Flynn" w:date="2025-11-04T10:34:00Z" w16du:dateUtc="2025-11-04T16:34:00Z">
                  <w:rPr>
                    <w:sz w:val="22"/>
                    <w:szCs w:val="22"/>
                  </w:rPr>
                </w:rPrChange>
              </w:rPr>
              <w:t>Proposal #2</w:t>
            </w:r>
          </w:p>
        </w:tc>
      </w:tr>
      <w:tr w:rsidR="006F7AD2" w:rsidRPr="006A7486" w14:paraId="57D45C4B" w14:textId="77777777" w:rsidTr="00333461">
        <w:tc>
          <w:tcPr>
            <w:tcW w:w="3116" w:type="dxa"/>
          </w:tcPr>
          <w:p w14:paraId="1FB04E95" w14:textId="77777777" w:rsidR="006F7AD2" w:rsidRPr="006A7486" w:rsidRDefault="006F7AD2" w:rsidP="00333461">
            <w:pPr>
              <w:rPr>
                <w:sz w:val="22"/>
                <w:szCs w:val="22"/>
              </w:rPr>
            </w:pPr>
            <w:r w:rsidRPr="006A7486">
              <w:rPr>
                <w:sz w:val="22"/>
                <w:szCs w:val="22"/>
              </w:rPr>
              <w:t>Country</w:t>
            </w:r>
          </w:p>
        </w:tc>
        <w:tc>
          <w:tcPr>
            <w:tcW w:w="3117" w:type="dxa"/>
          </w:tcPr>
          <w:p w14:paraId="49C364A6" w14:textId="77777777" w:rsidR="006F7AD2" w:rsidRPr="006F7895" w:rsidRDefault="006F7AD2" w:rsidP="00333461">
            <w:pPr>
              <w:rPr>
                <w:sz w:val="22"/>
                <w:szCs w:val="22"/>
                <w:highlight w:val="yellow"/>
                <w:rPrChange w:id="16" w:author="Michael Flynn" w:date="2025-11-04T10:34:00Z" w16du:dateUtc="2025-11-04T16:34:00Z">
                  <w:rPr>
                    <w:sz w:val="22"/>
                    <w:szCs w:val="22"/>
                  </w:rPr>
                </w:rPrChange>
              </w:rPr>
            </w:pPr>
            <w:r w:rsidRPr="006F7895">
              <w:rPr>
                <w:sz w:val="22"/>
                <w:szCs w:val="22"/>
                <w:highlight w:val="yellow"/>
                <w:rPrChange w:id="17" w:author="Michael Flynn" w:date="2025-11-04T10:34:00Z" w16du:dateUtc="2025-11-04T16:34:00Z">
                  <w:rPr>
                    <w:sz w:val="22"/>
                    <w:szCs w:val="22"/>
                  </w:rPr>
                </w:rPrChange>
              </w:rPr>
              <w:t>Canada</w:t>
            </w:r>
          </w:p>
        </w:tc>
        <w:tc>
          <w:tcPr>
            <w:tcW w:w="3117" w:type="dxa"/>
          </w:tcPr>
          <w:p w14:paraId="67F908D2" w14:textId="77777777" w:rsidR="006F7AD2" w:rsidRPr="006F7895" w:rsidRDefault="006F7AD2" w:rsidP="00333461">
            <w:pPr>
              <w:rPr>
                <w:sz w:val="22"/>
                <w:szCs w:val="22"/>
                <w:highlight w:val="yellow"/>
                <w:rPrChange w:id="18" w:author="Michael Flynn" w:date="2025-11-04T10:34:00Z" w16du:dateUtc="2025-11-04T16:34:00Z">
                  <w:rPr>
                    <w:sz w:val="22"/>
                    <w:szCs w:val="22"/>
                  </w:rPr>
                </w:rPrChange>
              </w:rPr>
            </w:pPr>
            <w:r w:rsidRPr="006F7895">
              <w:rPr>
                <w:sz w:val="22"/>
                <w:szCs w:val="22"/>
                <w:highlight w:val="yellow"/>
                <w:rPrChange w:id="19" w:author="Michael Flynn" w:date="2025-11-04T10:34:00Z" w16du:dateUtc="2025-11-04T16:34:00Z">
                  <w:rPr>
                    <w:sz w:val="22"/>
                    <w:szCs w:val="22"/>
                  </w:rPr>
                </w:rPrChange>
              </w:rPr>
              <w:t>United States</w:t>
            </w:r>
          </w:p>
        </w:tc>
      </w:tr>
      <w:tr w:rsidR="006F7AD2" w:rsidRPr="006A7486" w14:paraId="731AAAE6" w14:textId="77777777" w:rsidTr="00333461">
        <w:tc>
          <w:tcPr>
            <w:tcW w:w="3116" w:type="dxa"/>
          </w:tcPr>
          <w:p w14:paraId="08E59AB1" w14:textId="77777777" w:rsidR="006F7AD2" w:rsidRPr="006A7486" w:rsidRDefault="006F7AD2" w:rsidP="00333461">
            <w:pPr>
              <w:rPr>
                <w:sz w:val="22"/>
                <w:szCs w:val="22"/>
              </w:rPr>
            </w:pPr>
            <w:r w:rsidRPr="006A7486">
              <w:rPr>
                <w:sz w:val="22"/>
                <w:szCs w:val="22"/>
              </w:rPr>
              <w:t>Personnel</w:t>
            </w:r>
          </w:p>
        </w:tc>
        <w:tc>
          <w:tcPr>
            <w:tcW w:w="3117" w:type="dxa"/>
          </w:tcPr>
          <w:p w14:paraId="6B6C2BED" w14:textId="77777777" w:rsidR="006F7AD2" w:rsidRPr="006F7895" w:rsidRDefault="006F7AD2" w:rsidP="00333461">
            <w:pPr>
              <w:rPr>
                <w:sz w:val="22"/>
                <w:szCs w:val="22"/>
                <w:highlight w:val="yellow"/>
                <w:rPrChange w:id="20" w:author="Michael Flynn" w:date="2025-11-04T10:34:00Z" w16du:dateUtc="2025-11-04T16:34:00Z">
                  <w:rPr>
                    <w:sz w:val="22"/>
                    <w:szCs w:val="22"/>
                  </w:rPr>
                </w:rPrChange>
              </w:rPr>
            </w:pPr>
            <w:r w:rsidRPr="006F7895">
              <w:rPr>
                <w:sz w:val="22"/>
                <w:szCs w:val="22"/>
                <w:highlight w:val="yellow"/>
                <w:rPrChange w:id="21" w:author="Michael Flynn" w:date="2025-11-04T10:34:00Z" w16du:dateUtc="2025-11-04T16:34:00Z">
                  <w:rPr>
                    <w:sz w:val="22"/>
                    <w:szCs w:val="22"/>
                  </w:rPr>
                </w:rPrChange>
              </w:rPr>
              <w:t>2,000</w:t>
            </w:r>
          </w:p>
        </w:tc>
        <w:tc>
          <w:tcPr>
            <w:tcW w:w="3117" w:type="dxa"/>
          </w:tcPr>
          <w:p w14:paraId="2FDE02B5" w14:textId="77777777" w:rsidR="006F7AD2" w:rsidRPr="006F7895" w:rsidRDefault="006F7AD2" w:rsidP="00333461">
            <w:pPr>
              <w:rPr>
                <w:sz w:val="22"/>
                <w:szCs w:val="22"/>
                <w:highlight w:val="yellow"/>
                <w:rPrChange w:id="22" w:author="Michael Flynn" w:date="2025-11-04T10:34:00Z" w16du:dateUtc="2025-11-04T16:34:00Z">
                  <w:rPr>
                    <w:sz w:val="22"/>
                    <w:szCs w:val="22"/>
                  </w:rPr>
                </w:rPrChange>
              </w:rPr>
            </w:pPr>
            <w:r w:rsidRPr="006F7895">
              <w:rPr>
                <w:sz w:val="22"/>
                <w:szCs w:val="22"/>
                <w:highlight w:val="yellow"/>
                <w:rPrChange w:id="23" w:author="Michael Flynn" w:date="2025-11-04T10:34:00Z" w16du:dateUtc="2025-11-04T16:34:00Z">
                  <w:rPr>
                    <w:sz w:val="22"/>
                    <w:szCs w:val="22"/>
                  </w:rPr>
                </w:rPrChange>
              </w:rPr>
              <w:t>5,000</w:t>
            </w:r>
          </w:p>
        </w:tc>
      </w:tr>
      <w:tr w:rsidR="006F7AD2" w:rsidRPr="006A7486" w14:paraId="320E52EC" w14:textId="77777777" w:rsidTr="00333461">
        <w:tc>
          <w:tcPr>
            <w:tcW w:w="3116" w:type="dxa"/>
          </w:tcPr>
          <w:p w14:paraId="611B2EE4" w14:textId="77777777" w:rsidR="006F7AD2" w:rsidRPr="006A7486" w:rsidRDefault="006F7AD2" w:rsidP="00333461">
            <w:pPr>
              <w:rPr>
                <w:sz w:val="22"/>
                <w:szCs w:val="22"/>
              </w:rPr>
            </w:pPr>
            <w:r w:rsidRPr="006A7486">
              <w:rPr>
                <w:sz w:val="22"/>
                <w:szCs w:val="22"/>
              </w:rPr>
              <w:t>Unit types</w:t>
            </w:r>
          </w:p>
        </w:tc>
        <w:tc>
          <w:tcPr>
            <w:tcW w:w="3117" w:type="dxa"/>
          </w:tcPr>
          <w:p w14:paraId="6AE2CC0C" w14:textId="3439DF62" w:rsidR="006F7AD2" w:rsidRPr="006F7895" w:rsidRDefault="00C057DF" w:rsidP="00C057DF">
            <w:pPr>
              <w:rPr>
                <w:sz w:val="22"/>
                <w:szCs w:val="22"/>
                <w:highlight w:val="yellow"/>
                <w:rPrChange w:id="24" w:author="Michael Flynn" w:date="2025-11-04T10:34:00Z" w16du:dateUtc="2025-11-04T16:34:00Z">
                  <w:rPr>
                    <w:sz w:val="22"/>
                    <w:szCs w:val="22"/>
                  </w:rPr>
                </w:rPrChange>
              </w:rPr>
            </w:pPr>
            <w:ins w:id="25" w:author="Michael Flynn" w:date="2025-11-04T10:37:00Z">
              <w:r w:rsidRPr="00C057DF">
                <w:rPr>
                  <w:sz w:val="22"/>
                  <w:szCs w:val="22"/>
                  <w:highlight w:val="yellow"/>
                </w:rPr>
                <w:t>Infantry unit (Soldiers equipped with small arms and light vehicles like Humvees)</w:t>
              </w:r>
            </w:ins>
            <w:del w:id="26" w:author="Michael Flynn" w:date="2025-11-04T10:37:00Z" w16du:dateUtc="2025-11-04T16:37:00Z">
              <w:r w:rsidR="006F7AD2" w:rsidRPr="006F7895" w:rsidDel="00C057DF">
                <w:rPr>
                  <w:sz w:val="22"/>
                  <w:szCs w:val="22"/>
                  <w:highlight w:val="yellow"/>
                  <w:rPrChange w:id="27" w:author="Michael Flynn" w:date="2025-11-04T10:34:00Z" w16du:dateUtc="2025-11-04T16:34:00Z">
                    <w:rPr>
                      <w:sz w:val="22"/>
                      <w:szCs w:val="22"/>
                    </w:rPr>
                  </w:rPrChange>
                </w:rPr>
                <w:delText>Light infantry</w:delText>
              </w:r>
            </w:del>
          </w:p>
        </w:tc>
        <w:tc>
          <w:tcPr>
            <w:tcW w:w="3117" w:type="dxa"/>
          </w:tcPr>
          <w:p w14:paraId="19BAE5CB" w14:textId="76AC5429" w:rsidR="006F7AD2" w:rsidRPr="007F796F" w:rsidRDefault="00C057DF">
            <w:pPr>
              <w:spacing w:line="240" w:lineRule="auto"/>
              <w:rPr>
                <w:sz w:val="22"/>
                <w:szCs w:val="22"/>
                <w:highlight w:val="yellow"/>
                <w:rPrChange w:id="28" w:author="Michael Flynn" w:date="2025-11-04T10:37:00Z" w16du:dateUtc="2025-11-04T16:37:00Z">
                  <w:rPr>
                    <w:sz w:val="22"/>
                    <w:szCs w:val="22"/>
                  </w:rPr>
                </w:rPrChange>
              </w:rPr>
              <w:pPrChange w:id="29" w:author="Michael Flynn" w:date="2025-11-04T10:37:00Z" w16du:dateUtc="2025-11-04T16:37:00Z">
                <w:pPr/>
              </w:pPrChange>
            </w:pPr>
            <w:ins w:id="30" w:author="Michael Flynn" w:date="2025-11-04T10:37:00Z" w16du:dateUtc="2025-11-04T16:37:00Z">
              <w:r w:rsidRPr="007F796F">
                <w:rPr>
                  <w:sz w:val="22"/>
                  <w:szCs w:val="22"/>
                  <w:rPrChange w:id="31" w:author="Michael Flynn" w:date="2025-11-04T10:37:00Z" w16du:dateUtc="2025-11-04T16:37:00Z">
                    <w:rPr/>
                  </w:rPrChange>
                </w:rPr>
                <w:t>Heavy armor unit (Tanks and large armored troop transport carriers)</w:t>
              </w:r>
            </w:ins>
            <w:del w:id="32" w:author="Michael Flynn" w:date="2025-11-04T10:37:00Z" w16du:dateUtc="2025-11-04T16:37:00Z">
              <w:r w:rsidR="006F7AD2" w:rsidRPr="007F796F" w:rsidDel="00C057DF">
                <w:rPr>
                  <w:sz w:val="22"/>
                  <w:szCs w:val="22"/>
                  <w:highlight w:val="yellow"/>
                  <w:rPrChange w:id="33" w:author="Michael Flynn" w:date="2025-11-04T10:37:00Z" w16du:dateUtc="2025-11-04T16:37:00Z">
                    <w:rPr>
                      <w:sz w:val="22"/>
                      <w:szCs w:val="22"/>
                    </w:rPr>
                  </w:rPrChange>
                </w:rPr>
                <w:delText>Heavy armor</w:delText>
              </w:r>
            </w:del>
          </w:p>
        </w:tc>
      </w:tr>
      <w:tr w:rsidR="006F7AD2" w:rsidRPr="006A7486" w14:paraId="2A890585" w14:textId="77777777" w:rsidTr="00333461">
        <w:tc>
          <w:tcPr>
            <w:tcW w:w="3116" w:type="dxa"/>
          </w:tcPr>
          <w:p w14:paraId="6A8FE7B9" w14:textId="77777777" w:rsidR="006F7AD2" w:rsidRPr="006A7486" w:rsidRDefault="006F7AD2" w:rsidP="00333461">
            <w:pPr>
              <w:rPr>
                <w:sz w:val="22"/>
                <w:szCs w:val="22"/>
              </w:rPr>
            </w:pPr>
            <w:r w:rsidRPr="006A7486">
              <w:rPr>
                <w:sz w:val="22"/>
                <w:szCs w:val="22"/>
              </w:rPr>
              <w:lastRenderedPageBreak/>
              <w:t>Proximity</w:t>
            </w:r>
            <w:r>
              <w:rPr>
                <w:sz w:val="22"/>
                <w:szCs w:val="22"/>
              </w:rPr>
              <w:t xml:space="preserve"> to where you currently live</w:t>
            </w:r>
          </w:p>
        </w:tc>
        <w:tc>
          <w:tcPr>
            <w:tcW w:w="3117" w:type="dxa"/>
          </w:tcPr>
          <w:p w14:paraId="2DB982B1" w14:textId="149913A5" w:rsidR="006F7AD2" w:rsidRPr="006F7895" w:rsidRDefault="00E17193" w:rsidP="00333461">
            <w:pPr>
              <w:rPr>
                <w:sz w:val="22"/>
                <w:szCs w:val="22"/>
                <w:highlight w:val="yellow"/>
                <w:rPrChange w:id="34" w:author="Michael Flynn" w:date="2025-11-04T10:34:00Z" w16du:dateUtc="2025-11-04T16:34:00Z">
                  <w:rPr>
                    <w:sz w:val="22"/>
                    <w:szCs w:val="22"/>
                  </w:rPr>
                </w:rPrChange>
              </w:rPr>
            </w:pPr>
            <w:r w:rsidRPr="006F7895">
              <w:rPr>
                <w:sz w:val="22"/>
                <w:szCs w:val="22"/>
                <w:highlight w:val="yellow"/>
                <w:rPrChange w:id="35" w:author="Michael Flynn" w:date="2025-11-04T10:34:00Z" w16du:dateUtc="2025-11-04T16:34:00Z">
                  <w:rPr>
                    <w:sz w:val="22"/>
                    <w:szCs w:val="22"/>
                  </w:rPr>
                </w:rPrChange>
              </w:rPr>
              <w:t>5</w:t>
            </w:r>
            <w:r w:rsidR="006F7AD2" w:rsidRPr="006F7895">
              <w:rPr>
                <w:sz w:val="22"/>
                <w:szCs w:val="22"/>
                <w:highlight w:val="yellow"/>
                <w:rPrChange w:id="36" w:author="Michael Flynn" w:date="2025-11-04T10:34:00Z" w16du:dateUtc="2025-11-04T16:34:00Z">
                  <w:rPr>
                    <w:sz w:val="22"/>
                    <w:szCs w:val="22"/>
                  </w:rPr>
                </w:rPrChange>
              </w:rPr>
              <w:t xml:space="preserve"> km</w:t>
            </w:r>
          </w:p>
        </w:tc>
        <w:tc>
          <w:tcPr>
            <w:tcW w:w="3117" w:type="dxa"/>
          </w:tcPr>
          <w:p w14:paraId="40D79C03" w14:textId="4F9363C7" w:rsidR="006F7AD2" w:rsidRPr="006F7895" w:rsidRDefault="00E17193" w:rsidP="00333461">
            <w:pPr>
              <w:rPr>
                <w:sz w:val="22"/>
                <w:szCs w:val="22"/>
                <w:highlight w:val="yellow"/>
                <w:rPrChange w:id="37" w:author="Michael Flynn" w:date="2025-11-04T10:34:00Z" w16du:dateUtc="2025-11-04T16:34:00Z">
                  <w:rPr>
                    <w:sz w:val="22"/>
                    <w:szCs w:val="22"/>
                  </w:rPr>
                </w:rPrChange>
              </w:rPr>
            </w:pPr>
            <w:r w:rsidRPr="006F7895">
              <w:rPr>
                <w:sz w:val="22"/>
                <w:szCs w:val="22"/>
                <w:highlight w:val="yellow"/>
                <w:rPrChange w:id="38" w:author="Michael Flynn" w:date="2025-11-04T10:34:00Z" w16du:dateUtc="2025-11-04T16:34:00Z">
                  <w:rPr>
                    <w:sz w:val="22"/>
                    <w:szCs w:val="22"/>
                  </w:rPr>
                </w:rPrChange>
              </w:rPr>
              <w:t>2</w:t>
            </w:r>
            <w:r w:rsidR="006F7AD2" w:rsidRPr="006F7895">
              <w:rPr>
                <w:sz w:val="22"/>
                <w:szCs w:val="22"/>
                <w:highlight w:val="yellow"/>
                <w:rPrChange w:id="39" w:author="Michael Flynn" w:date="2025-11-04T10:34:00Z" w16du:dateUtc="2025-11-04T16:34:00Z">
                  <w:rPr>
                    <w:sz w:val="22"/>
                    <w:szCs w:val="22"/>
                  </w:rPr>
                </w:rPrChange>
              </w:rPr>
              <w:t>50 km</w:t>
            </w:r>
          </w:p>
        </w:tc>
      </w:tr>
      <w:tr w:rsidR="006F7AD2" w:rsidRPr="006A7486" w14:paraId="349CA0FF" w14:textId="77777777" w:rsidTr="00333461">
        <w:tc>
          <w:tcPr>
            <w:tcW w:w="3116" w:type="dxa"/>
          </w:tcPr>
          <w:p w14:paraId="65A57E67" w14:textId="77777777" w:rsidR="006F7AD2" w:rsidRPr="006A7486" w:rsidRDefault="006F7AD2" w:rsidP="00333461">
            <w:pPr>
              <w:rPr>
                <w:sz w:val="22"/>
                <w:szCs w:val="22"/>
              </w:rPr>
            </w:pPr>
            <w:r w:rsidRPr="006A7486">
              <w:rPr>
                <w:sz w:val="22"/>
                <w:szCs w:val="22"/>
              </w:rPr>
              <w:t>Expected economic impact</w:t>
            </w:r>
          </w:p>
        </w:tc>
        <w:tc>
          <w:tcPr>
            <w:tcW w:w="3117" w:type="dxa"/>
          </w:tcPr>
          <w:p w14:paraId="18EF3360" w14:textId="77777777" w:rsidR="006F7AD2" w:rsidRPr="006F7895" w:rsidRDefault="006F7AD2" w:rsidP="00333461">
            <w:pPr>
              <w:rPr>
                <w:sz w:val="22"/>
                <w:szCs w:val="22"/>
                <w:highlight w:val="yellow"/>
                <w:rPrChange w:id="40" w:author="Michael Flynn" w:date="2025-11-04T10:34:00Z" w16du:dateUtc="2025-11-04T16:34:00Z">
                  <w:rPr>
                    <w:sz w:val="22"/>
                    <w:szCs w:val="22"/>
                  </w:rPr>
                </w:rPrChange>
              </w:rPr>
            </w:pPr>
            <w:r w:rsidRPr="006F7895">
              <w:rPr>
                <w:sz w:val="22"/>
                <w:szCs w:val="22"/>
                <w:highlight w:val="yellow"/>
                <w:rPrChange w:id="41" w:author="Michael Flynn" w:date="2025-11-04T10:34:00Z" w16du:dateUtc="2025-11-04T16:34:00Z">
                  <w:rPr>
                    <w:sz w:val="22"/>
                    <w:szCs w:val="22"/>
                  </w:rPr>
                </w:rPrChange>
              </w:rPr>
              <w:t>Expected to generate 2 million USD in local revenue for local businesses per year</w:t>
            </w:r>
          </w:p>
        </w:tc>
        <w:tc>
          <w:tcPr>
            <w:tcW w:w="3117" w:type="dxa"/>
          </w:tcPr>
          <w:p w14:paraId="2B92AA51" w14:textId="74B4D8F5" w:rsidR="006F7AD2" w:rsidRPr="006F7895" w:rsidRDefault="006F7AD2" w:rsidP="00333461">
            <w:pPr>
              <w:rPr>
                <w:sz w:val="22"/>
                <w:szCs w:val="22"/>
                <w:highlight w:val="yellow"/>
                <w:rPrChange w:id="42" w:author="Michael Flynn" w:date="2025-11-04T10:34:00Z" w16du:dateUtc="2025-11-04T16:34:00Z">
                  <w:rPr>
                    <w:sz w:val="22"/>
                    <w:szCs w:val="22"/>
                  </w:rPr>
                </w:rPrChange>
              </w:rPr>
            </w:pPr>
            <w:r w:rsidRPr="006F7895">
              <w:rPr>
                <w:sz w:val="22"/>
                <w:szCs w:val="22"/>
                <w:highlight w:val="yellow"/>
                <w:rPrChange w:id="43" w:author="Michael Flynn" w:date="2025-11-04T10:34:00Z" w16du:dateUtc="2025-11-04T16:34:00Z">
                  <w:rPr>
                    <w:sz w:val="22"/>
                    <w:szCs w:val="22"/>
                  </w:rPr>
                </w:rPrChange>
              </w:rPr>
              <w:t xml:space="preserve">Expected to generate </w:t>
            </w:r>
            <w:r w:rsidR="00293456" w:rsidRPr="006F7895">
              <w:rPr>
                <w:sz w:val="22"/>
                <w:szCs w:val="22"/>
                <w:highlight w:val="yellow"/>
                <w:rPrChange w:id="44" w:author="Michael Flynn" w:date="2025-11-04T10:34:00Z" w16du:dateUtc="2025-11-04T16:34:00Z">
                  <w:rPr>
                    <w:sz w:val="22"/>
                    <w:szCs w:val="22"/>
                  </w:rPr>
                </w:rPrChange>
              </w:rPr>
              <w:t>1</w:t>
            </w:r>
            <w:r w:rsidRPr="006F7895">
              <w:rPr>
                <w:sz w:val="22"/>
                <w:szCs w:val="22"/>
                <w:highlight w:val="yellow"/>
                <w:rPrChange w:id="45" w:author="Michael Flynn" w:date="2025-11-04T10:34:00Z" w16du:dateUtc="2025-11-04T16:34:00Z">
                  <w:rPr>
                    <w:sz w:val="22"/>
                    <w:szCs w:val="22"/>
                  </w:rPr>
                </w:rPrChange>
              </w:rPr>
              <w:t xml:space="preserve"> million USD in local revenue for local businesses per year</w:t>
            </w:r>
          </w:p>
        </w:tc>
      </w:tr>
      <w:tr w:rsidR="006F7AD2" w:rsidRPr="006A7486" w14:paraId="19EFD003" w14:textId="77777777" w:rsidTr="00333461">
        <w:tc>
          <w:tcPr>
            <w:tcW w:w="3116" w:type="dxa"/>
          </w:tcPr>
          <w:p w14:paraId="77D9199F" w14:textId="77777777" w:rsidR="006F7AD2" w:rsidRPr="006A7486" w:rsidRDefault="006F7AD2" w:rsidP="00333461">
            <w:pPr>
              <w:rPr>
                <w:sz w:val="22"/>
                <w:szCs w:val="22"/>
              </w:rPr>
            </w:pPr>
            <w:r w:rsidRPr="006A7486">
              <w:rPr>
                <w:sz w:val="22"/>
                <w:szCs w:val="22"/>
              </w:rPr>
              <w:t>Anticipated noise impact</w:t>
            </w:r>
          </w:p>
        </w:tc>
        <w:tc>
          <w:tcPr>
            <w:tcW w:w="3117" w:type="dxa"/>
          </w:tcPr>
          <w:p w14:paraId="5EB8D16F" w14:textId="77777777" w:rsidR="006F7AD2" w:rsidRPr="006F7895" w:rsidRDefault="006F7AD2" w:rsidP="00333461">
            <w:pPr>
              <w:rPr>
                <w:sz w:val="22"/>
                <w:szCs w:val="22"/>
                <w:highlight w:val="yellow"/>
                <w:rPrChange w:id="46" w:author="Michael Flynn" w:date="2025-11-04T10:34:00Z" w16du:dateUtc="2025-11-04T16:34:00Z">
                  <w:rPr>
                    <w:sz w:val="22"/>
                    <w:szCs w:val="22"/>
                  </w:rPr>
                </w:rPrChange>
              </w:rPr>
            </w:pPr>
            <w:r w:rsidRPr="006F7895">
              <w:rPr>
                <w:sz w:val="22"/>
                <w:szCs w:val="22"/>
                <w:highlight w:val="yellow"/>
                <w:rPrChange w:id="47" w:author="Michael Flynn" w:date="2025-11-04T10:34:00Z" w16du:dateUtc="2025-11-04T16:34:00Z">
                  <w:rPr>
                    <w:sz w:val="22"/>
                    <w:szCs w:val="22"/>
                  </w:rPr>
                </w:rPrChange>
              </w:rPr>
              <w:t>Minimal increase in noise</w:t>
            </w:r>
          </w:p>
        </w:tc>
        <w:tc>
          <w:tcPr>
            <w:tcW w:w="3117" w:type="dxa"/>
          </w:tcPr>
          <w:p w14:paraId="73478615" w14:textId="77777777" w:rsidR="006F7AD2" w:rsidRPr="006F7895" w:rsidRDefault="006F7AD2" w:rsidP="00333461">
            <w:pPr>
              <w:rPr>
                <w:sz w:val="22"/>
                <w:szCs w:val="22"/>
                <w:highlight w:val="yellow"/>
                <w:rPrChange w:id="48" w:author="Michael Flynn" w:date="2025-11-04T10:34:00Z" w16du:dateUtc="2025-11-04T16:34:00Z">
                  <w:rPr>
                    <w:sz w:val="22"/>
                    <w:szCs w:val="22"/>
                  </w:rPr>
                </w:rPrChange>
              </w:rPr>
            </w:pPr>
            <w:r w:rsidRPr="006F7895">
              <w:rPr>
                <w:sz w:val="22"/>
                <w:szCs w:val="22"/>
                <w:highlight w:val="yellow"/>
                <w:rPrChange w:id="49" w:author="Michael Flynn" w:date="2025-11-04T10:34:00Z" w16du:dateUtc="2025-11-04T16:34:00Z">
                  <w:rPr>
                    <w:sz w:val="22"/>
                    <w:szCs w:val="22"/>
                  </w:rPr>
                </w:rPrChange>
              </w:rPr>
              <w:t>Moderate increase in noise</w:t>
            </w:r>
          </w:p>
        </w:tc>
      </w:tr>
      <w:tr w:rsidR="006F7AD2" w:rsidRPr="006A7486" w14:paraId="56700AD9" w14:textId="77777777" w:rsidTr="00333461">
        <w:tc>
          <w:tcPr>
            <w:tcW w:w="3116" w:type="dxa"/>
          </w:tcPr>
          <w:p w14:paraId="200BCAA6" w14:textId="77777777" w:rsidR="006F7AD2" w:rsidRPr="006A7486" w:rsidRDefault="006F7AD2" w:rsidP="00333461">
            <w:pPr>
              <w:rPr>
                <w:sz w:val="22"/>
                <w:szCs w:val="22"/>
              </w:rPr>
            </w:pPr>
            <w:r w:rsidRPr="006A7486">
              <w:rPr>
                <w:sz w:val="22"/>
                <w:szCs w:val="22"/>
              </w:rPr>
              <w:t>Anticipated environmental impact</w:t>
            </w:r>
          </w:p>
        </w:tc>
        <w:tc>
          <w:tcPr>
            <w:tcW w:w="3117" w:type="dxa"/>
          </w:tcPr>
          <w:p w14:paraId="7F6A07AF" w14:textId="538436EA" w:rsidR="006F7AD2" w:rsidRPr="006F7895" w:rsidRDefault="006F7AD2" w:rsidP="00333461">
            <w:pPr>
              <w:rPr>
                <w:sz w:val="22"/>
                <w:szCs w:val="22"/>
                <w:highlight w:val="yellow"/>
                <w:rPrChange w:id="50" w:author="Michael Flynn" w:date="2025-11-04T10:34:00Z" w16du:dateUtc="2025-11-04T16:34:00Z">
                  <w:rPr>
                    <w:sz w:val="22"/>
                    <w:szCs w:val="22"/>
                  </w:rPr>
                </w:rPrChange>
              </w:rPr>
            </w:pPr>
            <w:r w:rsidRPr="006F7895">
              <w:rPr>
                <w:sz w:val="22"/>
                <w:szCs w:val="22"/>
                <w:highlight w:val="yellow"/>
                <w:rPrChange w:id="51" w:author="Michael Flynn" w:date="2025-11-04T10:34:00Z" w16du:dateUtc="2025-11-04T16:34:00Z">
                  <w:rPr>
                    <w:sz w:val="22"/>
                    <w:szCs w:val="22"/>
                  </w:rPr>
                </w:rPrChange>
              </w:rPr>
              <w:t>No negative environmental impacts expected</w:t>
            </w:r>
          </w:p>
        </w:tc>
        <w:tc>
          <w:tcPr>
            <w:tcW w:w="3117" w:type="dxa"/>
          </w:tcPr>
          <w:p w14:paraId="21B5CC6C" w14:textId="77777777" w:rsidR="006F7AD2" w:rsidRPr="006F7895" w:rsidRDefault="006F7AD2" w:rsidP="00333461">
            <w:pPr>
              <w:rPr>
                <w:sz w:val="22"/>
                <w:szCs w:val="22"/>
                <w:highlight w:val="yellow"/>
                <w:rPrChange w:id="52" w:author="Michael Flynn" w:date="2025-11-04T10:34:00Z" w16du:dateUtc="2025-11-04T16:34:00Z">
                  <w:rPr>
                    <w:sz w:val="22"/>
                    <w:szCs w:val="22"/>
                  </w:rPr>
                </w:rPrChange>
              </w:rPr>
            </w:pPr>
            <w:r w:rsidRPr="006F7895">
              <w:rPr>
                <w:sz w:val="22"/>
                <w:szCs w:val="22"/>
                <w:highlight w:val="yellow"/>
                <w:rPrChange w:id="53" w:author="Michael Flynn" w:date="2025-11-04T10:34:00Z" w16du:dateUtc="2025-11-04T16:34:00Z">
                  <w:rPr>
                    <w:sz w:val="22"/>
                    <w:szCs w:val="22"/>
                  </w:rPr>
                </w:rPrChange>
              </w:rPr>
              <w:t xml:space="preserve">Significant negative environmental impacts </w:t>
            </w:r>
            <w:commentRangeStart w:id="54"/>
            <w:r w:rsidRPr="006F7895">
              <w:rPr>
                <w:sz w:val="22"/>
                <w:szCs w:val="22"/>
                <w:highlight w:val="yellow"/>
                <w:rPrChange w:id="55" w:author="Michael Flynn" w:date="2025-11-04T10:34:00Z" w16du:dateUtc="2025-11-04T16:34:00Z">
                  <w:rPr>
                    <w:sz w:val="22"/>
                    <w:szCs w:val="22"/>
                  </w:rPr>
                </w:rPrChange>
              </w:rPr>
              <w:t>expected</w:t>
            </w:r>
            <w:commentRangeEnd w:id="54"/>
            <w:r w:rsidR="006F7895">
              <w:rPr>
                <w:rStyle w:val="CommentReference"/>
                <w:rFonts w:eastAsiaTheme="minorEastAsia"/>
                <w:kern w:val="0"/>
                <w14:ligatures w14:val="none"/>
              </w:rPr>
              <w:commentReference w:id="54"/>
            </w:r>
          </w:p>
        </w:tc>
      </w:tr>
    </w:tbl>
    <w:p w14:paraId="235D08D7" w14:textId="77777777" w:rsidR="006F7AD2" w:rsidRDefault="006F7AD2" w:rsidP="006F7AD2">
      <w:pPr>
        <w:spacing w:line="240" w:lineRule="auto"/>
        <w:rPr>
          <w:sz w:val="22"/>
          <w:szCs w:val="22"/>
        </w:rPr>
      </w:pPr>
      <w:r w:rsidRPr="006A7486">
        <w:rPr>
          <w:sz w:val="22"/>
          <w:szCs w:val="22"/>
        </w:rPr>
        <w:t xml:space="preserve"> </w:t>
      </w:r>
    </w:p>
    <w:p w14:paraId="4328EA0F" w14:textId="77777777" w:rsidR="006F7AD2" w:rsidRPr="0093306F" w:rsidRDefault="006F7AD2" w:rsidP="006F7AD2">
      <w:pPr>
        <w:spacing w:line="240" w:lineRule="auto"/>
        <w:rPr>
          <w:b/>
          <w:bCs/>
          <w:i/>
          <w:iCs/>
          <w:sz w:val="22"/>
          <w:szCs w:val="22"/>
        </w:rPr>
      </w:pPr>
      <w:r w:rsidRPr="0093306F">
        <w:rPr>
          <w:b/>
          <w:bCs/>
          <w:i/>
          <w:iCs/>
          <w:sz w:val="22"/>
          <w:szCs w:val="22"/>
        </w:rPr>
        <w:t>Note: Keep order of attributes constant within respondent, but vary ordering across respondents.</w:t>
      </w:r>
    </w:p>
    <w:p w14:paraId="34C6C51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 xml:space="preserve">If you had to choose between the two proposals </w:t>
      </w:r>
      <w:r>
        <w:rPr>
          <w:sz w:val="22"/>
          <w:szCs w:val="22"/>
        </w:rPr>
        <w:t>for new deployments</w:t>
      </w:r>
      <w:r w:rsidRPr="006A7486">
        <w:rPr>
          <w:sz w:val="22"/>
          <w:szCs w:val="22"/>
        </w:rPr>
        <w:t xml:space="preserve"> in Poland, which would you prefer?</w:t>
      </w:r>
    </w:p>
    <w:p w14:paraId="4882C257"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1</w:t>
      </w:r>
    </w:p>
    <w:p w14:paraId="5B66610A"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2</w:t>
      </w:r>
    </w:p>
    <w:p w14:paraId="01A5A9E2" w14:textId="77777777" w:rsidR="006F7AD2" w:rsidRPr="006A7486" w:rsidRDefault="006F7AD2" w:rsidP="0093306F">
      <w:pPr>
        <w:pStyle w:val="ListParagraph"/>
        <w:numPr>
          <w:ilvl w:val="1"/>
          <w:numId w:val="1"/>
        </w:numPr>
        <w:spacing w:after="0" w:line="240" w:lineRule="auto"/>
        <w:ind w:hanging="357"/>
        <w:rPr>
          <w:sz w:val="22"/>
          <w:szCs w:val="22"/>
        </w:rPr>
      </w:pPr>
      <w:r>
        <w:rPr>
          <w:sz w:val="22"/>
          <w:szCs w:val="22"/>
        </w:rPr>
        <w:t>Accept either</w:t>
      </w:r>
    </w:p>
    <w:p w14:paraId="4B72F022" w14:textId="77777777" w:rsidR="006F7AD2" w:rsidRDefault="006F7AD2" w:rsidP="0093306F">
      <w:pPr>
        <w:pStyle w:val="ListParagraph"/>
        <w:numPr>
          <w:ilvl w:val="1"/>
          <w:numId w:val="1"/>
        </w:numPr>
        <w:spacing w:after="0" w:line="240" w:lineRule="auto"/>
        <w:ind w:hanging="357"/>
        <w:rPr>
          <w:sz w:val="22"/>
          <w:szCs w:val="22"/>
        </w:rPr>
      </w:pPr>
      <w:r>
        <w:rPr>
          <w:sz w:val="22"/>
          <w:szCs w:val="22"/>
        </w:rPr>
        <w:t>Reject both</w:t>
      </w:r>
    </w:p>
    <w:p w14:paraId="1373289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On a scale of 1-</w:t>
      </w:r>
      <w:r>
        <w:rPr>
          <w:sz w:val="22"/>
          <w:szCs w:val="22"/>
        </w:rPr>
        <w:t>5</w:t>
      </w:r>
      <w:r w:rsidRPr="006A7486">
        <w:rPr>
          <w:sz w:val="22"/>
          <w:szCs w:val="22"/>
        </w:rPr>
        <w:t xml:space="preserve">, where 1 indicates strong opposition to the proposed option and </w:t>
      </w:r>
      <w:r>
        <w:rPr>
          <w:sz w:val="22"/>
          <w:szCs w:val="22"/>
        </w:rPr>
        <w:t>5</w:t>
      </w:r>
      <w:r w:rsidRPr="006A7486">
        <w:rPr>
          <w:sz w:val="22"/>
          <w:szCs w:val="22"/>
        </w:rPr>
        <w:t>indicates strong support for the proposed option, please rate Proposal #1.</w:t>
      </w:r>
      <w:r>
        <w:rPr>
          <w:sz w:val="22"/>
          <w:szCs w:val="22"/>
        </w:rPr>
        <w:t xml:space="preserve"> </w:t>
      </w:r>
    </w:p>
    <w:p w14:paraId="43E7E3F2"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1 – Strongly Oppose</w:t>
      </w:r>
    </w:p>
    <w:p w14:paraId="32208744"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 xml:space="preserve">2 – Oppose </w:t>
      </w:r>
    </w:p>
    <w:p w14:paraId="24F21911"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3 – Neutral</w:t>
      </w:r>
    </w:p>
    <w:p w14:paraId="76B86116"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4 – Support</w:t>
      </w:r>
    </w:p>
    <w:p w14:paraId="1A7186E0" w14:textId="77777777" w:rsidR="006F7AD2" w:rsidRPr="006A7486" w:rsidRDefault="006F7AD2" w:rsidP="0093306F">
      <w:pPr>
        <w:pStyle w:val="ListParagraph"/>
        <w:numPr>
          <w:ilvl w:val="1"/>
          <w:numId w:val="1"/>
        </w:numPr>
        <w:spacing w:after="0" w:line="240" w:lineRule="auto"/>
        <w:ind w:hanging="357"/>
        <w:rPr>
          <w:sz w:val="22"/>
          <w:szCs w:val="22"/>
        </w:rPr>
      </w:pPr>
      <w:r w:rsidRPr="00014906">
        <w:rPr>
          <w:sz w:val="22"/>
          <w:szCs w:val="22"/>
        </w:rPr>
        <w:t>5 – Strongly Support</w:t>
      </w:r>
    </w:p>
    <w:p w14:paraId="104FF8D9"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Using the same scale, how would you rate Proposal #2?</w:t>
      </w:r>
    </w:p>
    <w:p w14:paraId="670A5C8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1 – Strongly Oppose</w:t>
      </w:r>
    </w:p>
    <w:p w14:paraId="138C434B"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 xml:space="preserve">2 – Oppose </w:t>
      </w:r>
    </w:p>
    <w:p w14:paraId="06FE5A1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3 – Neutral</w:t>
      </w:r>
    </w:p>
    <w:p w14:paraId="66D29631"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4 – Support</w:t>
      </w:r>
    </w:p>
    <w:p w14:paraId="37D8C957" w14:textId="77777777" w:rsidR="006F7AD2" w:rsidRDefault="006F7AD2" w:rsidP="0093306F">
      <w:pPr>
        <w:pStyle w:val="ListParagraph"/>
        <w:numPr>
          <w:ilvl w:val="0"/>
          <w:numId w:val="18"/>
        </w:numPr>
        <w:spacing w:after="0" w:line="240" w:lineRule="auto"/>
        <w:ind w:hanging="357"/>
        <w:rPr>
          <w:sz w:val="22"/>
          <w:szCs w:val="22"/>
        </w:rPr>
      </w:pPr>
      <w:r w:rsidRPr="00B907CB">
        <w:rPr>
          <w:sz w:val="22"/>
          <w:szCs w:val="22"/>
        </w:rPr>
        <w:t>5 – Strongly Support</w:t>
      </w:r>
    </w:p>
    <w:p w14:paraId="12B0EBE5" w14:textId="77777777" w:rsidR="006F7AD2" w:rsidRPr="003A6037" w:rsidRDefault="006F7AD2" w:rsidP="006F7AD2">
      <w:pPr>
        <w:spacing w:line="240" w:lineRule="auto"/>
        <w:rPr>
          <w:sz w:val="22"/>
          <w:szCs w:val="22"/>
        </w:rPr>
      </w:pPr>
    </w:p>
    <w:p w14:paraId="160C3F5B" w14:textId="2C9C825B" w:rsidR="006F7AD2" w:rsidRPr="0093306F" w:rsidRDefault="00DF6E90" w:rsidP="006F7AD2">
      <w:pPr>
        <w:spacing w:line="240" w:lineRule="auto"/>
        <w:rPr>
          <w:b/>
          <w:bCs/>
          <w:i/>
          <w:iCs/>
          <w:sz w:val="22"/>
          <w:szCs w:val="22"/>
        </w:rPr>
      </w:pPr>
      <w:r>
        <w:rPr>
          <w:b/>
          <w:bCs/>
          <w:i/>
          <w:iCs/>
          <w:sz w:val="22"/>
          <w:szCs w:val="22"/>
        </w:rPr>
        <w:t>(</w:t>
      </w:r>
      <w:r w:rsidRPr="0093306F">
        <w:rPr>
          <w:b/>
          <w:bCs/>
          <w:i/>
          <w:iCs/>
          <w:sz w:val="22"/>
          <w:szCs w:val="22"/>
        </w:rPr>
        <w:t>Replicate these paired choices 10 times per respondent</w:t>
      </w:r>
      <w:r>
        <w:rPr>
          <w:b/>
          <w:bCs/>
          <w:i/>
          <w:iCs/>
          <w:sz w:val="22"/>
          <w:szCs w:val="22"/>
        </w:rPr>
        <w:t>)</w:t>
      </w:r>
    </w:p>
    <w:p w14:paraId="6EE73F27" w14:textId="77777777" w:rsidR="006F7AD2" w:rsidRPr="006A7486" w:rsidRDefault="006F7AD2" w:rsidP="006F7AD2">
      <w:pPr>
        <w:spacing w:line="240" w:lineRule="auto"/>
        <w:rPr>
          <w:sz w:val="22"/>
          <w:szCs w:val="22"/>
        </w:rPr>
      </w:pPr>
    </w:p>
    <w:p w14:paraId="386EA4BE" w14:textId="77777777" w:rsidR="006F7AD2" w:rsidRPr="006A7486" w:rsidRDefault="006F7AD2" w:rsidP="006F7AD2">
      <w:pPr>
        <w:spacing w:line="240" w:lineRule="auto"/>
        <w:rPr>
          <w:b/>
          <w:bCs/>
          <w:sz w:val="22"/>
          <w:szCs w:val="22"/>
        </w:rPr>
      </w:pPr>
      <w:r w:rsidRPr="006A7486">
        <w:rPr>
          <w:b/>
          <w:bCs/>
          <w:sz w:val="22"/>
          <w:szCs w:val="22"/>
        </w:rPr>
        <w:t>BLOCK 3: GENERAL QUESTIONS</w:t>
      </w:r>
    </w:p>
    <w:p w14:paraId="07B2E452"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relations between Poland and neighboring countries (not Russia)? Are relations…</w:t>
      </w:r>
    </w:p>
    <w:p w14:paraId="74EDC25A" w14:textId="4D08D385"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Very peaceful</w:t>
      </w:r>
    </w:p>
    <w:p w14:paraId="6045E91C" w14:textId="66A781A9"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peaceful</w:t>
      </w:r>
    </w:p>
    <w:p w14:paraId="750CBF18" w14:textId="43262342"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Neutral</w:t>
      </w:r>
    </w:p>
    <w:p w14:paraId="050BF974" w14:textId="52E3097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hostile</w:t>
      </w:r>
    </w:p>
    <w:p w14:paraId="376D82D3" w14:textId="2923864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lastRenderedPageBreak/>
        <w:tab/>
      </w:r>
      <w:r w:rsidR="006F7AD2" w:rsidRPr="006A7486">
        <w:rPr>
          <w:rFonts w:cs="Times New Roman"/>
          <w:sz w:val="22"/>
          <w:szCs w:val="22"/>
        </w:rPr>
        <w:t>Very hostile</w:t>
      </w:r>
    </w:p>
    <w:p w14:paraId="7F40AE84" w14:textId="6AEEF27E"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6F74044C" w14:textId="77777777" w:rsidR="006F7AD2" w:rsidRPr="006A7486" w:rsidRDefault="006F7AD2" w:rsidP="006F7AD2">
      <w:pPr>
        <w:pStyle w:val="ListParagraph"/>
        <w:tabs>
          <w:tab w:val="left" w:pos="270"/>
        </w:tabs>
        <w:spacing w:line="240" w:lineRule="auto"/>
        <w:ind w:left="144"/>
        <w:rPr>
          <w:rFonts w:cs="Times New Roman"/>
          <w:sz w:val="22"/>
          <w:szCs w:val="22"/>
        </w:rPr>
      </w:pPr>
    </w:p>
    <w:p w14:paraId="50D5CBAC"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government?</w:t>
      </w:r>
    </w:p>
    <w:p w14:paraId="34F36D43" w14:textId="307AE20C"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favorable</w:t>
      </w:r>
    </w:p>
    <w:p w14:paraId="79B36CC4" w14:textId="753EB45B"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favorable</w:t>
      </w:r>
    </w:p>
    <w:p w14:paraId="73609BB4" w14:textId="019A0AA3"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Neutral</w:t>
      </w:r>
    </w:p>
    <w:p w14:paraId="5C423602" w14:textId="0D96C132"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unfavorable</w:t>
      </w:r>
    </w:p>
    <w:p w14:paraId="731EE109" w14:textId="6B7E548F"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unfavorable</w:t>
      </w:r>
    </w:p>
    <w:p w14:paraId="02AC0F35" w14:textId="687EDC88"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1DD01E53" w14:textId="77777777" w:rsidR="006F7AD2" w:rsidRPr="006A7486" w:rsidRDefault="006F7AD2" w:rsidP="006F7AD2">
      <w:pPr>
        <w:tabs>
          <w:tab w:val="left" w:pos="270"/>
        </w:tabs>
        <w:spacing w:line="240" w:lineRule="auto"/>
        <w:ind w:left="144" w:hanging="288"/>
        <w:rPr>
          <w:rFonts w:cs="Times New Roman"/>
          <w:sz w:val="22"/>
          <w:szCs w:val="22"/>
        </w:rPr>
      </w:pPr>
    </w:p>
    <w:p w14:paraId="5428273A"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people?</w:t>
      </w:r>
    </w:p>
    <w:p w14:paraId="2375BB15" w14:textId="29F17DFB"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favorable</w:t>
      </w:r>
    </w:p>
    <w:p w14:paraId="7696D464" w14:textId="4070296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favorable</w:t>
      </w:r>
    </w:p>
    <w:p w14:paraId="135EF046" w14:textId="7A2389F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Neutral</w:t>
      </w:r>
    </w:p>
    <w:p w14:paraId="3C346F4B" w14:textId="1FD2EEE5"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unfavorable</w:t>
      </w:r>
    </w:p>
    <w:p w14:paraId="429E5D1F" w14:textId="4772F2A1"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unfavorable</w:t>
      </w:r>
    </w:p>
    <w:p w14:paraId="50675609" w14:textId="3F9B64B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275C8710" w14:textId="77777777" w:rsidR="006F7AD2" w:rsidRPr="006A7486" w:rsidRDefault="006F7AD2" w:rsidP="0093306F">
      <w:pPr>
        <w:pStyle w:val="ListParagraph"/>
        <w:tabs>
          <w:tab w:val="left" w:pos="270"/>
        </w:tabs>
        <w:spacing w:after="0" w:line="240" w:lineRule="auto"/>
        <w:ind w:left="144" w:hanging="288"/>
        <w:rPr>
          <w:rFonts w:cs="Times New Roman"/>
          <w:sz w:val="22"/>
          <w:szCs w:val="22"/>
        </w:rPr>
      </w:pPr>
    </w:p>
    <w:p w14:paraId="23B64AF4"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much influence does the United States have in Poland?</w:t>
      </w:r>
    </w:p>
    <w:p w14:paraId="236639D3" w14:textId="6560C5C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lot</w:t>
      </w:r>
    </w:p>
    <w:p w14:paraId="23C51C8F" w14:textId="4C909FBD"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t>
      </w:r>
    </w:p>
    <w:p w14:paraId="5BE569AC" w14:textId="496194EF"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little</w:t>
      </w:r>
    </w:p>
    <w:p w14:paraId="0B13CF84" w14:textId="68C42F9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None</w:t>
      </w:r>
    </w:p>
    <w:p w14:paraId="120CC13D" w14:textId="342ACB4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0E5E032D" w14:textId="77777777" w:rsidR="006F7AD2" w:rsidRPr="006A7486" w:rsidRDefault="006F7AD2" w:rsidP="0093306F">
      <w:pPr>
        <w:tabs>
          <w:tab w:val="left" w:pos="270"/>
        </w:tabs>
        <w:spacing w:after="0" w:line="240" w:lineRule="auto"/>
        <w:ind w:left="144" w:hanging="288"/>
        <w:rPr>
          <w:rFonts w:cs="Times New Roman"/>
          <w:sz w:val="22"/>
          <w:szCs w:val="22"/>
        </w:rPr>
      </w:pPr>
    </w:p>
    <w:p w14:paraId="47AC89C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the influence that the United States has in Poland is…</w:t>
      </w:r>
    </w:p>
    <w:p w14:paraId="412F36A5" w14:textId="1E0EADB5"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positive</w:t>
      </w:r>
    </w:p>
    <w:p w14:paraId="4B50221F" w14:textId="59E15DBC"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Positive</w:t>
      </w:r>
    </w:p>
    <w:p w14:paraId="5C39D25B" w14:textId="0559B8DA"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Neither Positive nor Negative</w:t>
      </w:r>
    </w:p>
    <w:p w14:paraId="3147D7C2" w14:textId="5E1537CB"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Negative</w:t>
      </w:r>
    </w:p>
    <w:p w14:paraId="2C2CFA21" w14:textId="6F0A5437"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Negative</w:t>
      </w:r>
    </w:p>
    <w:p w14:paraId="548496DC" w14:textId="2791C3BB" w:rsidR="006F7AD2" w:rsidRDefault="00DF6E90" w:rsidP="00DF6E90">
      <w:pPr>
        <w:spacing w:after="0" w:line="240" w:lineRule="auto"/>
        <w:ind w:firstLine="144"/>
        <w:rPr>
          <w:rFonts w:cs="Times New Roman"/>
          <w:sz w:val="22"/>
          <w:szCs w:val="22"/>
        </w:rPr>
      </w:pPr>
      <w:r>
        <w:rPr>
          <w:rFonts w:cs="Times New Roman"/>
          <w:sz w:val="22"/>
          <w:szCs w:val="22"/>
        </w:rPr>
        <w:t xml:space="preserve">   </w:t>
      </w:r>
      <w:r w:rsidR="006F7AD2" w:rsidRPr="006A7486">
        <w:rPr>
          <w:rFonts w:cs="Times New Roman"/>
          <w:sz w:val="22"/>
          <w:szCs w:val="22"/>
        </w:rPr>
        <w:t>Don’t know/Decline to answer</w:t>
      </w:r>
    </w:p>
    <w:p w14:paraId="6F6C3141" w14:textId="77777777" w:rsidR="00DF6E90" w:rsidRPr="006A7486" w:rsidRDefault="00DF6E90" w:rsidP="0093306F">
      <w:pPr>
        <w:spacing w:after="0" w:line="240" w:lineRule="auto"/>
        <w:ind w:firstLine="144"/>
        <w:rPr>
          <w:rFonts w:cs="Times New Roman"/>
          <w:sz w:val="22"/>
          <w:szCs w:val="22"/>
        </w:rPr>
      </w:pPr>
    </w:p>
    <w:p w14:paraId="7D9C4BB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presence of United States military forces in Poland?</w:t>
      </w:r>
    </w:p>
    <w:p w14:paraId="7011847E" w14:textId="6A249C78" w:rsidR="006F7AD2" w:rsidRPr="006A7486" w:rsidRDefault="00DF6E90" w:rsidP="00DF6E90">
      <w:pPr>
        <w:tabs>
          <w:tab w:val="left" w:pos="270"/>
        </w:tabs>
        <w:spacing w:after="0" w:line="240" w:lineRule="auto"/>
        <w:rPr>
          <w:rFonts w:cs="Times New Roman"/>
          <w:sz w:val="22"/>
          <w:szCs w:val="22"/>
        </w:rPr>
      </w:pPr>
      <w:r>
        <w:rPr>
          <w:rFonts w:cs="Times New Roman"/>
          <w:sz w:val="22"/>
          <w:szCs w:val="22"/>
        </w:rPr>
        <w:tab/>
      </w:r>
      <w:r w:rsidR="006F7AD2" w:rsidRPr="006A7486">
        <w:rPr>
          <w:rFonts w:cs="Times New Roman"/>
          <w:sz w:val="22"/>
          <w:szCs w:val="22"/>
        </w:rPr>
        <w:t>Very favorable</w:t>
      </w:r>
    </w:p>
    <w:p w14:paraId="6B14CDE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favorable</w:t>
      </w:r>
    </w:p>
    <w:p w14:paraId="182B378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4CFE53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unfavorable</w:t>
      </w:r>
    </w:p>
    <w:p w14:paraId="53E62D5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unfavorable</w:t>
      </w:r>
    </w:p>
    <w:p w14:paraId="4066740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57E9321" w14:textId="77777777" w:rsidR="006F7AD2" w:rsidRPr="006A7486" w:rsidRDefault="006F7AD2" w:rsidP="0093306F">
      <w:pPr>
        <w:tabs>
          <w:tab w:val="left" w:pos="270"/>
        </w:tabs>
        <w:spacing w:after="0" w:line="240" w:lineRule="auto"/>
        <w:rPr>
          <w:rFonts w:cs="Times New Roman"/>
          <w:sz w:val="22"/>
          <w:szCs w:val="22"/>
        </w:rPr>
      </w:pPr>
    </w:p>
    <w:p w14:paraId="53DF1741"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Poland?</w:t>
      </w:r>
    </w:p>
    <w:p w14:paraId="308BF04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038DC19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70478F1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044A81F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lastRenderedPageBreak/>
        <w:t>Somewhat negative</w:t>
      </w:r>
    </w:p>
    <w:p w14:paraId="396985C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03DE5F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1AC9AFD" w14:textId="77777777" w:rsidR="006F7AD2" w:rsidRPr="006A7486" w:rsidRDefault="006F7AD2" w:rsidP="0093306F">
      <w:pPr>
        <w:tabs>
          <w:tab w:val="left" w:pos="270"/>
        </w:tabs>
        <w:spacing w:after="0" w:line="240" w:lineRule="auto"/>
        <w:rPr>
          <w:rFonts w:cs="Times New Roman"/>
          <w:sz w:val="22"/>
          <w:szCs w:val="22"/>
        </w:rPr>
      </w:pPr>
    </w:p>
    <w:p w14:paraId="55C2965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your local area?</w:t>
      </w:r>
    </w:p>
    <w:p w14:paraId="250EEE9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48E4C77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0BC3FBB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89B6D45"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7DBBE434" w14:textId="77777777" w:rsidR="006F7AD2"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C2E8DB6" w14:textId="77777777" w:rsidR="006F7AD2" w:rsidRPr="006A7486" w:rsidRDefault="006F7AD2" w:rsidP="0093306F">
      <w:pPr>
        <w:tabs>
          <w:tab w:val="left" w:pos="270"/>
        </w:tabs>
        <w:spacing w:after="0" w:line="240" w:lineRule="auto"/>
        <w:ind w:left="558" w:hanging="288"/>
        <w:rPr>
          <w:rFonts w:cs="Times New Roman"/>
          <w:sz w:val="22"/>
          <w:szCs w:val="22"/>
        </w:rPr>
      </w:pPr>
      <w:r>
        <w:rPr>
          <w:rFonts w:cs="Times New Roman"/>
          <w:sz w:val="22"/>
          <w:szCs w:val="22"/>
        </w:rPr>
        <w:t>No influence</w:t>
      </w:r>
    </w:p>
    <w:p w14:paraId="10FF4B7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CFF17F5"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affected crime and public safety in Poland?</w:t>
      </w:r>
    </w:p>
    <w:p w14:paraId="5146D1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24EFFBE4"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259F134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62B430A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35BBAC5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7BD07E5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8BDAE7"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in Poland affected Poland’s security from foreign threats?</w:t>
      </w:r>
    </w:p>
    <w:p w14:paraId="785976C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helpful</w:t>
      </w:r>
    </w:p>
    <w:p w14:paraId="1B2FA11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helpful</w:t>
      </w:r>
    </w:p>
    <w:p w14:paraId="0D43CAB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CC3D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unhelpful</w:t>
      </w:r>
    </w:p>
    <w:p w14:paraId="7F65B4F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unhelpful</w:t>
      </w:r>
    </w:p>
    <w:p w14:paraId="7BDB7DB4" w14:textId="77777777" w:rsidR="006F7AD2" w:rsidRDefault="006F7AD2" w:rsidP="0093306F">
      <w:pPr>
        <w:spacing w:after="0" w:line="240" w:lineRule="auto"/>
        <w:ind w:firstLine="270"/>
        <w:rPr>
          <w:rFonts w:cs="Times New Roman"/>
          <w:sz w:val="22"/>
          <w:szCs w:val="22"/>
        </w:rPr>
      </w:pPr>
      <w:r w:rsidRPr="006A7486">
        <w:rPr>
          <w:rFonts w:cs="Times New Roman"/>
          <w:sz w:val="22"/>
          <w:szCs w:val="22"/>
        </w:rPr>
        <w:t>Don’t know/Decline to answer</w:t>
      </w:r>
    </w:p>
    <w:p w14:paraId="1D4AC961" w14:textId="77777777" w:rsidR="00DF6E90" w:rsidRPr="006A7486" w:rsidRDefault="00DF6E90" w:rsidP="0093306F">
      <w:pPr>
        <w:spacing w:after="0" w:line="240" w:lineRule="auto"/>
        <w:ind w:firstLine="270"/>
        <w:rPr>
          <w:rFonts w:cs="Times New Roman"/>
          <w:sz w:val="22"/>
          <w:szCs w:val="22"/>
        </w:rPr>
      </w:pPr>
    </w:p>
    <w:p w14:paraId="2E7261D8"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had direct contact with a member of the United States military in Poland?</w:t>
      </w:r>
    </w:p>
    <w:p w14:paraId="7520744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918EB2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C03306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65DB6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br/>
      </w:r>
    </w:p>
    <w:p w14:paraId="2B9DF5E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If</w:t>
      </w:r>
      <w:r w:rsidRPr="00DF6E90">
        <w:rPr>
          <w:rFonts w:cs="Times New Roman"/>
          <w:b/>
          <w:bCs/>
          <w:sz w:val="22"/>
          <w:szCs w:val="22"/>
        </w:rPr>
        <w:t xml:space="preserve"> YES</w:t>
      </w:r>
      <w:r w:rsidRPr="006A7486">
        <w:rPr>
          <w:rFonts w:cs="Times New Roman"/>
          <w:sz w:val="22"/>
          <w:szCs w:val="22"/>
        </w:rPr>
        <w:t xml:space="preserve"> to </w:t>
      </w:r>
      <w:r>
        <w:rPr>
          <w:rFonts w:cs="Times New Roman"/>
          <w:sz w:val="22"/>
          <w:szCs w:val="22"/>
        </w:rPr>
        <w:t>20</w:t>
      </w:r>
      <w:r w:rsidRPr="006A7486">
        <w:rPr>
          <w:rFonts w:cs="Times New Roman"/>
          <w:sz w:val="22"/>
          <w:szCs w:val="22"/>
        </w:rPr>
        <w:t xml:space="preserve"> - What kind of contact was this? Select all that apply.</w:t>
      </w:r>
    </w:p>
    <w:p w14:paraId="65EF5457"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29837B01"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3412905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4737E4D8"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465315C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lastRenderedPageBreak/>
        <w:t>Had a neighbor who was a U.S. servicemember</w:t>
      </w:r>
    </w:p>
    <w:p w14:paraId="7C763413"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5DB8A82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1016AAC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50A2048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295B63E"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747D4F9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06648492"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593E879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had direct contact with a member of the United States military stationed in Poland?</w:t>
      </w:r>
    </w:p>
    <w:p w14:paraId="4EE5832D" w14:textId="142FB7F0"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55E639D3" w14:textId="05B0407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7C4543BE" w14:textId="55A6CE2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44C60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DF6E90">
        <w:rPr>
          <w:rFonts w:cs="Times New Roman"/>
          <w:b/>
          <w:bCs/>
          <w:sz w:val="22"/>
          <w:szCs w:val="22"/>
        </w:rPr>
        <w:t xml:space="preserve">YES </w:t>
      </w:r>
      <w:r w:rsidRPr="006A7486">
        <w:rPr>
          <w:rFonts w:cs="Times New Roman"/>
          <w:sz w:val="22"/>
          <w:szCs w:val="22"/>
        </w:rPr>
        <w:t xml:space="preserve">to </w:t>
      </w:r>
      <w:r>
        <w:rPr>
          <w:rFonts w:cs="Times New Roman"/>
          <w:sz w:val="22"/>
          <w:szCs w:val="22"/>
        </w:rPr>
        <w:t>22</w:t>
      </w:r>
      <w:r w:rsidRPr="006A7486">
        <w:rPr>
          <w:rFonts w:cs="Times New Roman"/>
          <w:sz w:val="22"/>
          <w:szCs w:val="22"/>
        </w:rPr>
        <w:t xml:space="preserve"> - What kind of contact was this? Select all that apply.</w:t>
      </w:r>
    </w:p>
    <w:p w14:paraId="516E246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09777B2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47BC6B0C"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22638A12"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5FB49ECB"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2F3CABD0"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45980AC7"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74E24151"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26F0B624"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B88445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35B29F7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209C5466"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285EA16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51639A4E" w14:textId="7B3EB63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52375A7" w14:textId="2FE0F083"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6C658745" w14:textId="6377A2B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E0348CC" w14:textId="77777777" w:rsidR="006F7AD2" w:rsidRPr="006A7486" w:rsidRDefault="006F7AD2" w:rsidP="0093306F">
      <w:pPr>
        <w:tabs>
          <w:tab w:val="left" w:pos="270"/>
        </w:tabs>
        <w:spacing w:after="0" w:line="240" w:lineRule="auto"/>
        <w:ind w:left="144" w:hanging="288"/>
        <w:rPr>
          <w:rFonts w:cs="Times New Roman"/>
          <w:sz w:val="22"/>
          <w:szCs w:val="22"/>
        </w:rPr>
      </w:pPr>
    </w:p>
    <w:p w14:paraId="2F0C6EC9"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w:t>
      </w:r>
      <w:r>
        <w:rPr>
          <w:rFonts w:cs="Times New Roman"/>
          <w:sz w:val="22"/>
          <w:szCs w:val="22"/>
        </w:rPr>
        <w:t>24</w:t>
      </w:r>
      <w:r w:rsidRPr="006A7486">
        <w:rPr>
          <w:rFonts w:cs="Times New Roman"/>
          <w:sz w:val="22"/>
          <w:szCs w:val="22"/>
        </w:rPr>
        <w:t xml:space="preserve"> – How reliant are you on these economic benefits?</w:t>
      </w:r>
    </w:p>
    <w:p w14:paraId="0B02E319" w14:textId="5D8460E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08CEF3E7" w14:textId="7FAAFBA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066F92C7" w14:textId="3A872D4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015E9611" w14:textId="6EE1CE9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4AFBF60"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Has a member of your family or close friend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54D9E5F" w14:textId="03CBB58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DC14EFC" w14:textId="38FEDDA5"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BFFD8AC"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282CBE" w14:textId="77777777" w:rsidR="006F7AD2" w:rsidRPr="006A7486" w:rsidRDefault="006F7AD2" w:rsidP="0093306F">
      <w:pPr>
        <w:tabs>
          <w:tab w:val="left" w:pos="270"/>
        </w:tabs>
        <w:spacing w:after="0" w:line="240" w:lineRule="auto"/>
        <w:ind w:left="144" w:hanging="288"/>
        <w:rPr>
          <w:rFonts w:cs="Times New Roman"/>
          <w:sz w:val="22"/>
          <w:szCs w:val="22"/>
        </w:rPr>
      </w:pPr>
    </w:p>
    <w:p w14:paraId="6D49468B"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26 – How reliant are they on these economic benefits?</w:t>
      </w:r>
    </w:p>
    <w:p w14:paraId="2F243450" w14:textId="2489DD3B"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1AF7B79B" w14:textId="57F8F58D"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2C4B8748" w14:textId="04F1094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6891A40E" w14:textId="54012203" w:rsidR="006F7AD2" w:rsidRPr="006A7486" w:rsidRDefault="006F7AD2" w:rsidP="0093306F">
      <w:pPr>
        <w:tabs>
          <w:tab w:val="left" w:pos="270"/>
        </w:tabs>
        <w:spacing w:after="0" w:line="240" w:lineRule="auto"/>
        <w:ind w:left="144" w:hanging="288"/>
        <w:rPr>
          <w:rFonts w:cs="Times New Roman"/>
          <w:sz w:val="22"/>
          <w:szCs w:val="22"/>
        </w:rPr>
      </w:pPr>
      <w:r w:rsidRPr="006A7486">
        <w:rPr>
          <w:rFonts w:cs="Times New Roman"/>
          <w:sz w:val="22"/>
          <w:szCs w:val="22"/>
        </w:rPr>
        <w:tab/>
        <w:t xml:space="preserve">  </w:t>
      </w:r>
      <w:r w:rsidR="00E20F13">
        <w:rPr>
          <w:rFonts w:cs="Times New Roman"/>
          <w:sz w:val="22"/>
          <w:szCs w:val="22"/>
        </w:rPr>
        <w:t xml:space="preserve"> </w:t>
      </w:r>
      <w:r w:rsidRPr="006A7486">
        <w:rPr>
          <w:rFonts w:cs="Times New Roman"/>
          <w:sz w:val="22"/>
          <w:szCs w:val="22"/>
        </w:rPr>
        <w:t>Don’t know/Decline to answer</w:t>
      </w:r>
    </w:p>
    <w:p w14:paraId="364F9131" w14:textId="77777777" w:rsidR="006F7AD2" w:rsidRPr="006A7486" w:rsidRDefault="006F7AD2" w:rsidP="0093306F">
      <w:pPr>
        <w:tabs>
          <w:tab w:val="left" w:pos="270"/>
        </w:tabs>
        <w:spacing w:after="0" w:line="240" w:lineRule="auto"/>
        <w:ind w:left="144" w:hanging="288"/>
        <w:rPr>
          <w:rFonts w:cs="Times New Roman"/>
          <w:sz w:val="22"/>
          <w:szCs w:val="22"/>
        </w:rPr>
      </w:pPr>
    </w:p>
    <w:p w14:paraId="2581D20E"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feel safer in your daily life because of the presence of US military personnel?</w:t>
      </w:r>
    </w:p>
    <w:p w14:paraId="006420FB" w14:textId="7975CB99"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1C51F203" w14:textId="371098B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0EBE12BE" w14:textId="46BFA0DD" w:rsidR="006F7AD2" w:rsidRPr="006A7486" w:rsidRDefault="00E20F13" w:rsidP="00E20F13">
      <w:pPr>
        <w:spacing w:after="0" w:line="240" w:lineRule="auto"/>
        <w:ind w:firstLine="270"/>
        <w:rPr>
          <w:rFonts w:cs="Times New Roman"/>
          <w:sz w:val="22"/>
          <w:szCs w:val="22"/>
        </w:rPr>
      </w:pPr>
      <w:r>
        <w:rPr>
          <w:rFonts w:cs="Times New Roman"/>
          <w:sz w:val="22"/>
          <w:szCs w:val="22"/>
        </w:rPr>
        <w:t>D</w:t>
      </w:r>
      <w:r w:rsidR="006F7AD2" w:rsidRPr="006A7486">
        <w:rPr>
          <w:rFonts w:cs="Times New Roman"/>
          <w:sz w:val="22"/>
          <w:szCs w:val="22"/>
        </w:rPr>
        <w:t>on’t know/Decline to answer</w:t>
      </w:r>
      <w:r w:rsidR="006F7AD2" w:rsidRPr="006A7486">
        <w:rPr>
          <w:rFonts w:cs="Times New Roman"/>
          <w:sz w:val="22"/>
          <w:szCs w:val="22"/>
        </w:rPr>
        <w:br/>
      </w:r>
      <w:r w:rsidR="00D33100">
        <w:rPr>
          <w:rFonts w:cs="Times New Roman"/>
          <w:sz w:val="22"/>
          <w:szCs w:val="22"/>
        </w:rPr>
        <w:tab/>
      </w:r>
    </w:p>
    <w:p w14:paraId="2CE1C6F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ever attended a protest event against a US military base?</w:t>
      </w:r>
    </w:p>
    <w:p w14:paraId="6C9B81B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Never</w:t>
      </w:r>
    </w:p>
    <w:p w14:paraId="24CC575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One time</w:t>
      </w:r>
    </w:p>
    <w:p w14:paraId="4E3EB8C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Two times</w:t>
      </w:r>
    </w:p>
    <w:p w14:paraId="5743C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Three times</w:t>
      </w:r>
    </w:p>
    <w:p w14:paraId="5D7FD2D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More than three times</w:t>
      </w:r>
    </w:p>
    <w:p w14:paraId="0BC74CE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77DF185B" w14:textId="77777777" w:rsidR="006F7AD2" w:rsidRPr="006A7486" w:rsidRDefault="006F7AD2" w:rsidP="0093306F">
      <w:pPr>
        <w:tabs>
          <w:tab w:val="left" w:pos="270"/>
        </w:tabs>
        <w:spacing w:after="0" w:line="240" w:lineRule="auto"/>
        <w:ind w:left="558" w:hanging="288"/>
        <w:rPr>
          <w:rFonts w:cs="Times New Roman"/>
          <w:sz w:val="22"/>
          <w:szCs w:val="22"/>
        </w:rPr>
      </w:pPr>
    </w:p>
    <w:p w14:paraId="44B6495A" w14:textId="77777777" w:rsidR="006F7AD2" w:rsidRPr="006A7486" w:rsidRDefault="006F7AD2" w:rsidP="0093306F">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If there were a protest against the US military presence planned in your community within the next month, would you attend?</w:t>
      </w:r>
    </w:p>
    <w:p w14:paraId="2028E9E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Yes</w:t>
      </w:r>
    </w:p>
    <w:p w14:paraId="5CA2CF9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Maybe</w:t>
      </w:r>
    </w:p>
    <w:p w14:paraId="6D037B72"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No</w:t>
      </w:r>
    </w:p>
    <w:p w14:paraId="39A3B435"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Don’t know/Decline to answer</w:t>
      </w:r>
    </w:p>
    <w:p w14:paraId="2D924FDA" w14:textId="6011CCED" w:rsidR="002A73AE" w:rsidRPr="0093306F" w:rsidRDefault="002A73AE" w:rsidP="0093306F">
      <w:pPr>
        <w:spacing w:after="0" w:line="240" w:lineRule="auto"/>
        <w:ind w:firstLine="270"/>
        <w:rPr>
          <w:rFonts w:cs="Times New Roman"/>
          <w:sz w:val="22"/>
          <w:szCs w:val="22"/>
        </w:rPr>
      </w:pPr>
    </w:p>
    <w:sectPr w:rsidR="002A73AE" w:rsidRPr="0093306F" w:rsidSect="006F7A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Michael Flynn" w:date="2025-11-04T10:34:00Z" w:initials="MF">
    <w:p w14:paraId="417ADD18" w14:textId="77777777" w:rsidR="006F7895" w:rsidRDefault="006F7895" w:rsidP="006F7895">
      <w:r>
        <w:rPr>
          <w:rStyle w:val="CommentReference"/>
        </w:rPr>
        <w:annotationRef/>
      </w:r>
      <w:r>
        <w:rPr>
          <w:rFonts w:eastAsiaTheme="minorEastAsia"/>
          <w:kern w:val="0"/>
          <w:sz w:val="20"/>
          <w:szCs w:val="20"/>
          <w14:ligatures w14:val="none"/>
        </w:rPr>
        <w:t xml:space="preserve">I edited these to match the options we present above. Probably doesn't matter for Qualtrics, but just wanted to make sure everything matched.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7ADD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5BD72" w16cex:dateUtc="2025-11-04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7ADD18" w16cid:durableId="7F95BD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3E1D"/>
    <w:multiLevelType w:val="hybridMultilevel"/>
    <w:tmpl w:val="5C5246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FB42186"/>
    <w:multiLevelType w:val="hybridMultilevel"/>
    <w:tmpl w:val="6336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E5815"/>
    <w:multiLevelType w:val="hybridMultilevel"/>
    <w:tmpl w:val="39E2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651F7"/>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923E22"/>
    <w:multiLevelType w:val="hybridMultilevel"/>
    <w:tmpl w:val="A410670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70172"/>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5437146A"/>
    <w:multiLevelType w:val="hybridMultilevel"/>
    <w:tmpl w:val="8BC23966"/>
    <w:lvl w:ilvl="0" w:tplc="C9F08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F16D8B"/>
    <w:multiLevelType w:val="hybridMultilevel"/>
    <w:tmpl w:val="AE6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6EE35520"/>
    <w:multiLevelType w:val="hybridMultilevel"/>
    <w:tmpl w:val="34B08B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752E00"/>
    <w:multiLevelType w:val="hybridMultilevel"/>
    <w:tmpl w:val="E6002100"/>
    <w:lvl w:ilvl="0" w:tplc="77F8DE9E">
      <w:start w:val="1"/>
      <w:numFmt w:val="decimal"/>
      <w:lvlText w:val="%1."/>
      <w:lvlJc w:val="left"/>
      <w:pPr>
        <w:ind w:left="1020" w:hanging="360"/>
      </w:pPr>
    </w:lvl>
    <w:lvl w:ilvl="1" w:tplc="D22C9F5C">
      <w:start w:val="1"/>
      <w:numFmt w:val="decimal"/>
      <w:lvlText w:val="%2."/>
      <w:lvlJc w:val="left"/>
      <w:pPr>
        <w:ind w:left="1020" w:hanging="360"/>
      </w:pPr>
    </w:lvl>
    <w:lvl w:ilvl="2" w:tplc="3E280542">
      <w:start w:val="1"/>
      <w:numFmt w:val="decimal"/>
      <w:lvlText w:val="%3."/>
      <w:lvlJc w:val="left"/>
      <w:pPr>
        <w:ind w:left="1020" w:hanging="360"/>
      </w:pPr>
    </w:lvl>
    <w:lvl w:ilvl="3" w:tplc="0C50C1A2">
      <w:start w:val="1"/>
      <w:numFmt w:val="decimal"/>
      <w:lvlText w:val="%4."/>
      <w:lvlJc w:val="left"/>
      <w:pPr>
        <w:ind w:left="1020" w:hanging="360"/>
      </w:pPr>
    </w:lvl>
    <w:lvl w:ilvl="4" w:tplc="F76A66EE">
      <w:start w:val="1"/>
      <w:numFmt w:val="decimal"/>
      <w:lvlText w:val="%5."/>
      <w:lvlJc w:val="left"/>
      <w:pPr>
        <w:ind w:left="1020" w:hanging="360"/>
      </w:pPr>
    </w:lvl>
    <w:lvl w:ilvl="5" w:tplc="56B01198">
      <w:start w:val="1"/>
      <w:numFmt w:val="decimal"/>
      <w:lvlText w:val="%6."/>
      <w:lvlJc w:val="left"/>
      <w:pPr>
        <w:ind w:left="1020" w:hanging="360"/>
      </w:pPr>
    </w:lvl>
    <w:lvl w:ilvl="6" w:tplc="5D26D584">
      <w:start w:val="1"/>
      <w:numFmt w:val="decimal"/>
      <w:lvlText w:val="%7."/>
      <w:lvlJc w:val="left"/>
      <w:pPr>
        <w:ind w:left="1020" w:hanging="360"/>
      </w:pPr>
    </w:lvl>
    <w:lvl w:ilvl="7" w:tplc="E2848C64">
      <w:start w:val="1"/>
      <w:numFmt w:val="decimal"/>
      <w:lvlText w:val="%8."/>
      <w:lvlJc w:val="left"/>
      <w:pPr>
        <w:ind w:left="1020" w:hanging="360"/>
      </w:pPr>
    </w:lvl>
    <w:lvl w:ilvl="8" w:tplc="42087896">
      <w:start w:val="1"/>
      <w:numFmt w:val="decimal"/>
      <w:lvlText w:val="%9."/>
      <w:lvlJc w:val="left"/>
      <w:pPr>
        <w:ind w:left="1020" w:hanging="360"/>
      </w:pPr>
    </w:lvl>
  </w:abstractNum>
  <w:abstractNum w:abstractNumId="19"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7B152C"/>
    <w:multiLevelType w:val="hybridMultilevel"/>
    <w:tmpl w:val="29AC34BE"/>
    <w:lvl w:ilvl="0" w:tplc="04090019">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60585607">
    <w:abstractNumId w:val="1"/>
  </w:num>
  <w:num w:numId="2" w16cid:durableId="1023635352">
    <w:abstractNumId w:val="11"/>
  </w:num>
  <w:num w:numId="3" w16cid:durableId="2067213562">
    <w:abstractNumId w:val="5"/>
  </w:num>
  <w:num w:numId="4" w16cid:durableId="1845046970">
    <w:abstractNumId w:val="19"/>
  </w:num>
  <w:num w:numId="5" w16cid:durableId="2048601929">
    <w:abstractNumId w:val="17"/>
  </w:num>
  <w:num w:numId="6" w16cid:durableId="183636530">
    <w:abstractNumId w:val="0"/>
  </w:num>
  <w:num w:numId="7" w16cid:durableId="984627464">
    <w:abstractNumId w:val="16"/>
  </w:num>
  <w:num w:numId="8" w16cid:durableId="586424881">
    <w:abstractNumId w:val="8"/>
  </w:num>
  <w:num w:numId="9" w16cid:durableId="2047831066">
    <w:abstractNumId w:val="13"/>
  </w:num>
  <w:num w:numId="10" w16cid:durableId="658507240">
    <w:abstractNumId w:val="14"/>
  </w:num>
  <w:num w:numId="11" w16cid:durableId="1501894357">
    <w:abstractNumId w:val="10"/>
  </w:num>
  <w:num w:numId="12" w16cid:durableId="357512667">
    <w:abstractNumId w:val="12"/>
  </w:num>
  <w:num w:numId="13" w16cid:durableId="1301113099">
    <w:abstractNumId w:val="4"/>
  </w:num>
  <w:num w:numId="14" w16cid:durableId="725881494">
    <w:abstractNumId w:val="3"/>
  </w:num>
  <w:num w:numId="15" w16cid:durableId="1528133854">
    <w:abstractNumId w:val="18"/>
  </w:num>
  <w:num w:numId="16" w16cid:durableId="12850330">
    <w:abstractNumId w:val="15"/>
  </w:num>
  <w:num w:numId="17" w16cid:durableId="1826967741">
    <w:abstractNumId w:val="7"/>
  </w:num>
  <w:num w:numId="18" w16cid:durableId="2085907917">
    <w:abstractNumId w:val="20"/>
  </w:num>
  <w:num w:numId="19" w16cid:durableId="935135942">
    <w:abstractNumId w:val="2"/>
  </w:num>
  <w:num w:numId="20" w16cid:durableId="570895767">
    <w:abstractNumId w:val="9"/>
  </w:num>
  <w:num w:numId="21" w16cid:durableId="84659832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ynn">
    <w15:presenceInfo w15:providerId="AD" w15:userId="S::meflynn@ksu.edu::3c24559e-a7de-40f4-8136-c65347101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D2"/>
    <w:rsid w:val="000C0CF2"/>
    <w:rsid w:val="000E2526"/>
    <w:rsid w:val="00123D68"/>
    <w:rsid w:val="00293456"/>
    <w:rsid w:val="002A73AE"/>
    <w:rsid w:val="002E1981"/>
    <w:rsid w:val="003A7C98"/>
    <w:rsid w:val="00435C93"/>
    <w:rsid w:val="004E4E42"/>
    <w:rsid w:val="004E5407"/>
    <w:rsid w:val="00632DD6"/>
    <w:rsid w:val="006F7895"/>
    <w:rsid w:val="006F7AD2"/>
    <w:rsid w:val="007244DD"/>
    <w:rsid w:val="00767DFE"/>
    <w:rsid w:val="0077628D"/>
    <w:rsid w:val="007F796F"/>
    <w:rsid w:val="0089569F"/>
    <w:rsid w:val="0093306F"/>
    <w:rsid w:val="00955797"/>
    <w:rsid w:val="00AB2C0B"/>
    <w:rsid w:val="00B03E85"/>
    <w:rsid w:val="00B63472"/>
    <w:rsid w:val="00B96D79"/>
    <w:rsid w:val="00C057DF"/>
    <w:rsid w:val="00D05996"/>
    <w:rsid w:val="00D33100"/>
    <w:rsid w:val="00DD4DAE"/>
    <w:rsid w:val="00DF6E90"/>
    <w:rsid w:val="00E17193"/>
    <w:rsid w:val="00E20F13"/>
    <w:rsid w:val="00E54271"/>
    <w:rsid w:val="00E65D9E"/>
    <w:rsid w:val="00E85679"/>
    <w:rsid w:val="00E86C72"/>
    <w:rsid w:val="00EA5556"/>
    <w:rsid w:val="00FD5C03"/>
    <w:rsid w:val="00FE4C4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4BA1"/>
  <w15:chartTrackingRefBased/>
  <w15:docId w15:val="{8218F378-2A8C-403E-B131-AA44A78B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D2"/>
    <w:pPr>
      <w:spacing w:line="278" w:lineRule="auto"/>
    </w:pPr>
    <w:rPr>
      <w:sz w:val="24"/>
      <w:szCs w:val="24"/>
      <w:lang w:val="en-US"/>
    </w:rPr>
  </w:style>
  <w:style w:type="paragraph" w:styleId="Heading1">
    <w:name w:val="heading 1"/>
    <w:basedOn w:val="Normal"/>
    <w:next w:val="Normal"/>
    <w:link w:val="Heading1Char"/>
    <w:uiPriority w:val="9"/>
    <w:qFormat/>
    <w:rsid w:val="006F7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AD2"/>
    <w:rPr>
      <w:rFonts w:eastAsiaTheme="majorEastAsia" w:cstheme="majorBidi"/>
      <w:color w:val="272727" w:themeColor="text1" w:themeTint="D8"/>
    </w:rPr>
  </w:style>
  <w:style w:type="paragraph" w:styleId="Title">
    <w:name w:val="Title"/>
    <w:basedOn w:val="Normal"/>
    <w:next w:val="Normal"/>
    <w:link w:val="TitleChar"/>
    <w:uiPriority w:val="10"/>
    <w:qFormat/>
    <w:rsid w:val="006F7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AD2"/>
    <w:pPr>
      <w:spacing w:before="160"/>
      <w:jc w:val="center"/>
    </w:pPr>
    <w:rPr>
      <w:i/>
      <w:iCs/>
      <w:color w:val="404040" w:themeColor="text1" w:themeTint="BF"/>
    </w:rPr>
  </w:style>
  <w:style w:type="character" w:customStyle="1" w:styleId="QuoteChar">
    <w:name w:val="Quote Char"/>
    <w:basedOn w:val="DefaultParagraphFont"/>
    <w:link w:val="Quote"/>
    <w:uiPriority w:val="29"/>
    <w:rsid w:val="006F7AD2"/>
    <w:rPr>
      <w:i/>
      <w:iCs/>
      <w:color w:val="404040" w:themeColor="text1" w:themeTint="BF"/>
    </w:rPr>
  </w:style>
  <w:style w:type="paragraph" w:styleId="ListParagraph">
    <w:name w:val="List Paragraph"/>
    <w:basedOn w:val="Normal"/>
    <w:uiPriority w:val="34"/>
    <w:qFormat/>
    <w:rsid w:val="006F7AD2"/>
    <w:pPr>
      <w:ind w:left="720"/>
      <w:contextualSpacing/>
    </w:pPr>
  </w:style>
  <w:style w:type="character" w:styleId="IntenseEmphasis">
    <w:name w:val="Intense Emphasis"/>
    <w:basedOn w:val="DefaultParagraphFont"/>
    <w:uiPriority w:val="21"/>
    <w:qFormat/>
    <w:rsid w:val="006F7AD2"/>
    <w:rPr>
      <w:i/>
      <w:iCs/>
      <w:color w:val="0F4761" w:themeColor="accent1" w:themeShade="BF"/>
    </w:rPr>
  </w:style>
  <w:style w:type="paragraph" w:styleId="IntenseQuote">
    <w:name w:val="Intense Quote"/>
    <w:basedOn w:val="Normal"/>
    <w:next w:val="Normal"/>
    <w:link w:val="IntenseQuoteChar"/>
    <w:uiPriority w:val="30"/>
    <w:qFormat/>
    <w:rsid w:val="006F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AD2"/>
    <w:rPr>
      <w:i/>
      <w:iCs/>
      <w:color w:val="0F4761" w:themeColor="accent1" w:themeShade="BF"/>
    </w:rPr>
  </w:style>
  <w:style w:type="character" w:styleId="IntenseReference">
    <w:name w:val="Intense Reference"/>
    <w:basedOn w:val="DefaultParagraphFont"/>
    <w:uiPriority w:val="32"/>
    <w:qFormat/>
    <w:rsid w:val="006F7AD2"/>
    <w:rPr>
      <w:b/>
      <w:bCs/>
      <w:smallCaps/>
      <w:color w:val="0F4761" w:themeColor="accent1" w:themeShade="BF"/>
      <w:spacing w:val="5"/>
    </w:rPr>
  </w:style>
  <w:style w:type="table" w:styleId="TableGrid">
    <w:name w:val="Table Grid"/>
    <w:basedOn w:val="TableNormal"/>
    <w:uiPriority w:val="39"/>
    <w:rsid w:val="006F7AD2"/>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7AD2"/>
    <w:rPr>
      <w:sz w:val="16"/>
      <w:szCs w:val="16"/>
    </w:rPr>
  </w:style>
  <w:style w:type="paragraph" w:styleId="CommentText">
    <w:name w:val="annotation text"/>
    <w:basedOn w:val="Normal"/>
    <w:link w:val="CommentTextChar"/>
    <w:uiPriority w:val="99"/>
    <w:unhideWhenUsed/>
    <w:rsid w:val="006F7AD2"/>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6F7AD2"/>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F7AD2"/>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6F7AD2"/>
    <w:rPr>
      <w:rFonts w:eastAsiaTheme="minorEastAsia"/>
      <w:b/>
      <w:bCs/>
      <w:kern w:val="0"/>
      <w:sz w:val="20"/>
      <w:szCs w:val="20"/>
      <w:lang w:val="en-US"/>
      <w14:ligatures w14:val="none"/>
    </w:rPr>
  </w:style>
  <w:style w:type="paragraph" w:styleId="Revision">
    <w:name w:val="Revision"/>
    <w:hidden/>
    <w:uiPriority w:val="99"/>
    <w:semiHidden/>
    <w:rsid w:val="006F7AD2"/>
    <w:pPr>
      <w:spacing w:after="0" w:line="240" w:lineRule="auto"/>
    </w:pPr>
    <w:rPr>
      <w:sz w:val="24"/>
      <w:szCs w:val="24"/>
      <w:lang w:val="en-US"/>
    </w:rPr>
  </w:style>
  <w:style w:type="paragraph" w:styleId="NormalWeb">
    <w:name w:val="Normal (Web)"/>
    <w:basedOn w:val="Normal"/>
    <w:uiPriority w:val="99"/>
    <w:unhideWhenUsed/>
    <w:rsid w:val="006F7A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AD2"/>
    <w:rPr>
      <w:b/>
      <w:bCs/>
    </w:rPr>
  </w:style>
  <w:style w:type="character" w:styleId="Hyperlink">
    <w:name w:val="Hyperlink"/>
    <w:basedOn w:val="DefaultParagraphFont"/>
    <w:uiPriority w:val="99"/>
    <w:unhideWhenUsed/>
    <w:rsid w:val="006F7AD2"/>
    <w:rPr>
      <w:color w:val="467886" w:themeColor="hyperlink"/>
      <w:u w:val="single"/>
    </w:rPr>
  </w:style>
  <w:style w:type="character" w:styleId="UnresolvedMention">
    <w:name w:val="Unresolved Mention"/>
    <w:basedOn w:val="DefaultParagraphFont"/>
    <w:uiPriority w:val="99"/>
    <w:semiHidden/>
    <w:unhideWhenUsed/>
    <w:rsid w:val="006F7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3427</Words>
  <Characters>19538</Characters>
  <Application>Microsoft Office Word</Application>
  <DocSecurity>0</DocSecurity>
  <Lines>162</Lines>
  <Paragraphs>45</Paragraphs>
  <ScaleCrop>false</ScaleCrop>
  <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Smułek</dc:creator>
  <cp:keywords/>
  <dc:description/>
  <cp:lastModifiedBy>Michael Flynn</cp:lastModifiedBy>
  <cp:revision>32</cp:revision>
  <dcterms:created xsi:type="dcterms:W3CDTF">2025-10-31T09:33:00Z</dcterms:created>
  <dcterms:modified xsi:type="dcterms:W3CDTF">2025-11-21T20:24:00Z</dcterms:modified>
</cp:coreProperties>
</file>