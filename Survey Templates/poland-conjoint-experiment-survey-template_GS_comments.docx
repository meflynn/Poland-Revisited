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F99BE" w14:textId="77777777" w:rsidR="00F662FE" w:rsidRPr="00F662FE" w:rsidRDefault="00F662FE">
      <w:pPr>
        <w:rPr>
          <w:ins w:id="0" w:author="Michael Allen" w:date="2025-10-16T16:49:00Z" w16du:dateUtc="2025-10-16T22:49:00Z"/>
          <w:rFonts w:cs="Times New Roman"/>
          <w:b/>
          <w:sz w:val="22"/>
          <w:szCs w:val="22"/>
        </w:rPr>
      </w:pPr>
      <w:ins w:id="1" w:author="Michael Allen" w:date="2025-10-16T16:49:00Z" w16du:dateUtc="2025-10-16T22:49:00Z">
        <w:r w:rsidRPr="00F662FE">
          <w:rPr>
            <w:rFonts w:cs="Times New Roman"/>
            <w:b/>
            <w:sz w:val="22"/>
            <w:szCs w:val="22"/>
          </w:rPr>
          <w:t>Informed Consent:</w:t>
        </w:r>
      </w:ins>
    </w:p>
    <w:p w14:paraId="55C09C7C" w14:textId="38946319" w:rsidR="00F662FE" w:rsidRPr="00F662FE" w:rsidRDefault="00F662FE">
      <w:pPr>
        <w:pStyle w:val="NormalWeb"/>
        <w:shd w:val="clear" w:color="auto" w:fill="FFFFFF"/>
        <w:spacing w:before="0" w:beforeAutospacing="0" w:after="0" w:afterAutospacing="0"/>
        <w:rPr>
          <w:ins w:id="2" w:author="Michael Allen" w:date="2025-10-16T16:49:00Z" w16du:dateUtc="2025-10-16T22:49:00Z"/>
          <w:rFonts w:ascii="Helvetica" w:hAnsi="Helvetica" w:cs="Helvetica"/>
          <w:color w:val="32363A"/>
          <w:sz w:val="27"/>
          <w:szCs w:val="27"/>
          <w:rPrChange w:id="3" w:author="Michael Allen" w:date="2025-10-16T16:50:00Z" w16du:dateUtc="2025-10-16T22:50:00Z">
            <w:rPr>
              <w:ins w:id="4" w:author="Michael Allen" w:date="2025-10-16T16:49:00Z" w16du:dateUtc="2025-10-16T22:49:00Z"/>
              <w:rFonts w:cs="Times New Roman"/>
              <w:b/>
              <w:sz w:val="22"/>
              <w:szCs w:val="22"/>
            </w:rPr>
          </w:rPrChange>
        </w:rPr>
        <w:pPrChange w:id="5" w:author="Michael Allen" w:date="2025-10-16T16:50:00Z" w16du:dateUtc="2025-10-16T22:50:00Z">
          <w:pPr/>
        </w:pPrChange>
      </w:pPr>
      <w:ins w:id="6" w:author="Michael Allen" w:date="2025-10-16T16:49:00Z" w16du:dateUtc="2025-10-16T22:49:00Z">
        <w:r w:rsidRPr="00F662FE">
          <w:rPr>
            <w:rStyle w:val="Strong"/>
            <w:rFonts w:asciiTheme="minorHAnsi" w:eastAsiaTheme="majorEastAsia" w:hAnsiTheme="minorHAnsi" w:cs="Helvetica"/>
            <w:color w:val="32363A"/>
            <w:sz w:val="22"/>
            <w:szCs w:val="22"/>
            <w:rPrChange w:id="7" w:author="Michael Allen" w:date="2025-10-16T16:50:00Z" w16du:dateUtc="2025-10-16T22:50:00Z">
              <w:rPr>
                <w:rStyle w:val="Strong"/>
                <w:rFonts w:ascii="Helvetica" w:hAnsi="Helvetica" w:cs="Helvetica"/>
                <w:color w:val="32363A"/>
                <w:sz w:val="27"/>
                <w:szCs w:val="27"/>
              </w:rPr>
            </w:rPrChange>
          </w:rPr>
          <w:t>Understanding how US Military Deployments Affect Attitudes in Poland</w:t>
        </w:r>
        <w:r w:rsidRPr="00F662FE">
          <w:rPr>
            <w:rFonts w:asciiTheme="minorHAnsi" w:hAnsiTheme="minorHAnsi" w:cs="Helvetica"/>
            <w:color w:val="32363A"/>
            <w:sz w:val="22"/>
            <w:szCs w:val="22"/>
            <w:rPrChange w:id="8" w:author="Michael Allen" w:date="2025-10-16T16:50:00Z" w16du:dateUtc="2025-10-16T22:50:00Z">
              <w:rPr>
                <w:rFonts w:ascii="Helvetica" w:hAnsi="Helvetica" w:cs="Helvetica"/>
                <w:color w:val="32363A"/>
                <w:sz w:val="27"/>
                <w:szCs w:val="27"/>
              </w:rPr>
            </w:rPrChange>
          </w:rPr>
          <w:br/>
        </w:r>
        <w:r w:rsidRPr="00F662FE">
          <w:rPr>
            <w:rFonts w:asciiTheme="minorHAnsi" w:hAnsiTheme="minorHAnsi" w:cs="Helvetica"/>
            <w:color w:val="32363A"/>
            <w:sz w:val="22"/>
            <w:szCs w:val="22"/>
            <w:rPrChange w:id="9" w:author="Michael Allen" w:date="2025-10-16T16:50:00Z" w16du:dateUtc="2025-10-16T22:50:00Z">
              <w:rPr>
                <w:rFonts w:ascii="Helvetica" w:hAnsi="Helvetica" w:cs="Helvetica"/>
                <w:color w:val="32363A"/>
                <w:sz w:val="27"/>
                <w:szCs w:val="27"/>
              </w:rPr>
            </w:rPrChange>
          </w:rPr>
          <w:br/>
          <w:t xml:space="preserve">Michael Allen, professor at Boise State University, Michael Flynn, professor at Kansas State University, Carla Martinez Machain, professor at the State University of New York at Buffalo, and </w:t>
        </w:r>
        <w:commentRangeStart w:id="10"/>
        <w:r w:rsidRPr="00F662FE">
          <w:rPr>
            <w:rFonts w:asciiTheme="minorHAnsi" w:hAnsiTheme="minorHAnsi" w:cs="Helvetica"/>
            <w:color w:val="32363A"/>
            <w:sz w:val="22"/>
            <w:szCs w:val="22"/>
            <w:rPrChange w:id="11" w:author="Michael Allen" w:date="2025-10-16T16:50:00Z" w16du:dateUtc="2025-10-16T22:50:00Z">
              <w:rPr>
                <w:rFonts w:ascii="Helvetica" w:hAnsi="Helvetica" w:cs="Helvetica"/>
                <w:color w:val="32363A"/>
                <w:sz w:val="27"/>
                <w:szCs w:val="27"/>
              </w:rPr>
            </w:rPrChange>
          </w:rPr>
          <w:t xml:space="preserve">Grzegorz </w:t>
        </w:r>
        <w:proofErr w:type="spellStart"/>
        <w:r w:rsidRPr="00F662FE">
          <w:rPr>
            <w:rFonts w:asciiTheme="minorHAnsi" w:hAnsiTheme="minorHAnsi" w:cs="Helvetica"/>
            <w:color w:val="32363A"/>
            <w:sz w:val="22"/>
            <w:szCs w:val="22"/>
            <w:rPrChange w:id="12" w:author="Michael Allen" w:date="2025-10-16T16:50:00Z" w16du:dateUtc="2025-10-16T22:50:00Z">
              <w:rPr>
                <w:rFonts w:ascii="Helvetica" w:hAnsi="Helvetica" w:cs="Helvetica"/>
                <w:color w:val="32363A"/>
                <w:sz w:val="27"/>
                <w:szCs w:val="27"/>
              </w:rPr>
            </w:rPrChange>
          </w:rPr>
          <w:t>Smułek</w:t>
        </w:r>
        <w:proofErr w:type="spellEnd"/>
        <w:r w:rsidRPr="00F662FE">
          <w:rPr>
            <w:rFonts w:asciiTheme="minorHAnsi" w:hAnsiTheme="minorHAnsi" w:cs="Helvetica"/>
            <w:color w:val="32363A"/>
            <w:sz w:val="22"/>
            <w:szCs w:val="22"/>
            <w:rPrChange w:id="13" w:author="Michael Allen" w:date="2025-10-16T16:50:00Z" w16du:dateUtc="2025-10-16T22:50:00Z">
              <w:rPr>
                <w:rFonts w:ascii="Helvetica" w:hAnsi="Helvetica" w:cs="Helvetica"/>
                <w:color w:val="32363A"/>
                <w:sz w:val="27"/>
                <w:szCs w:val="27"/>
              </w:rPr>
            </w:rPrChange>
          </w:rPr>
          <w:t>, a graduate student at the Social Sciences Doctoral School at Jagiellonian University</w:t>
        </w:r>
        <w:commentRangeEnd w:id="10"/>
        <w:r w:rsidRPr="00F662FE">
          <w:rPr>
            <w:rStyle w:val="CommentReference"/>
            <w:rFonts w:asciiTheme="minorHAnsi" w:eastAsiaTheme="minorEastAsia" w:hAnsiTheme="minorHAnsi" w:cstheme="minorBidi"/>
            <w:sz w:val="22"/>
            <w:szCs w:val="22"/>
            <w:rPrChange w:id="14" w:author="Michael Allen" w:date="2025-10-16T16:50:00Z" w16du:dateUtc="2025-10-16T22:50:00Z">
              <w:rPr>
                <w:rStyle w:val="CommentReference"/>
                <w:rFonts w:eastAsiaTheme="minorEastAsia"/>
              </w:rPr>
            </w:rPrChange>
          </w:rPr>
          <w:commentReference w:id="10"/>
        </w:r>
        <w:r w:rsidRPr="00F662FE">
          <w:rPr>
            <w:rFonts w:asciiTheme="minorHAnsi" w:hAnsiTheme="minorHAnsi" w:cs="Helvetica"/>
            <w:color w:val="32363A"/>
            <w:sz w:val="22"/>
            <w:szCs w:val="22"/>
            <w:rPrChange w:id="15" w:author="Michael Allen" w:date="2025-10-16T16:50:00Z" w16du:dateUtc="2025-10-16T22:50:00Z">
              <w:rPr>
                <w:rFonts w:ascii="Helvetica" w:hAnsi="Helvetica" w:cs="Helvetica"/>
                <w:color w:val="32363A"/>
                <w:sz w:val="27"/>
                <w:szCs w:val="27"/>
              </w:rPr>
            </w:rPrChange>
          </w:rPr>
          <w:t>, are conducting a research study to evaluate the perceived costs and benefits of US military deployments in other countries. As a resident of your country, we are asking you to complete this survey.</w:t>
        </w:r>
        <w:r w:rsidRPr="00F662FE">
          <w:rPr>
            <w:rFonts w:asciiTheme="minorHAnsi" w:hAnsiTheme="minorHAnsi" w:cs="Helvetica"/>
            <w:color w:val="32363A"/>
            <w:sz w:val="22"/>
            <w:szCs w:val="22"/>
            <w:rPrChange w:id="16" w:author="Michael Allen" w:date="2025-10-16T16:50:00Z" w16du:dateUtc="2025-10-16T22:50:00Z">
              <w:rPr>
                <w:rFonts w:ascii="Helvetica" w:hAnsi="Helvetica" w:cs="Helvetica"/>
                <w:color w:val="32363A"/>
                <w:sz w:val="27"/>
                <w:szCs w:val="27"/>
              </w:rPr>
            </w:rPrChange>
          </w:rPr>
          <w:br/>
          <w:t> </w:t>
        </w:r>
        <w:r w:rsidRPr="00F662FE">
          <w:rPr>
            <w:rFonts w:asciiTheme="minorHAnsi" w:hAnsiTheme="minorHAnsi" w:cs="Helvetica"/>
            <w:color w:val="32363A"/>
            <w:sz w:val="22"/>
            <w:szCs w:val="22"/>
            <w:rPrChange w:id="17" w:author="Michael Allen" w:date="2025-10-16T16:50:00Z" w16du:dateUtc="2025-10-16T22:50:00Z">
              <w:rPr>
                <w:rFonts w:ascii="Helvetica" w:hAnsi="Helvetica" w:cs="Helvetica"/>
                <w:color w:val="32363A"/>
                <w:sz w:val="27"/>
                <w:szCs w:val="27"/>
              </w:rPr>
            </w:rPrChange>
          </w:rPr>
          <w:br/>
          <w:t xml:space="preserve">Participation is voluntary. The survey will take approximately </w:t>
        </w:r>
      </w:ins>
      <w:ins w:id="18" w:author="Michael Allen" w:date="2025-10-16T16:50:00Z" w16du:dateUtc="2025-10-16T22:50:00Z">
        <w:r w:rsidRPr="00F662FE">
          <w:rPr>
            <w:rFonts w:asciiTheme="minorHAnsi" w:hAnsiTheme="minorHAnsi" w:cs="Helvetica"/>
            <w:color w:val="32363A"/>
            <w:sz w:val="22"/>
            <w:szCs w:val="22"/>
            <w:rPrChange w:id="19" w:author="Michael Allen" w:date="2025-10-16T16:50:00Z" w16du:dateUtc="2025-10-16T22:50:00Z">
              <w:rPr>
                <w:rFonts w:ascii="Helvetica" w:hAnsi="Helvetica" w:cs="Helvetica"/>
                <w:color w:val="32363A"/>
                <w:sz w:val="27"/>
                <w:szCs w:val="27"/>
              </w:rPr>
            </w:rPrChange>
          </w:rPr>
          <w:t>10-15</w:t>
        </w:r>
      </w:ins>
      <w:ins w:id="20" w:author="Michael Allen" w:date="2025-10-16T16:49:00Z" w16du:dateUtc="2025-10-16T22:49:00Z">
        <w:r w:rsidRPr="00F662FE">
          <w:rPr>
            <w:rFonts w:asciiTheme="minorHAnsi" w:hAnsiTheme="minorHAnsi" w:cs="Helvetica"/>
            <w:color w:val="32363A"/>
            <w:sz w:val="22"/>
            <w:szCs w:val="22"/>
            <w:rPrChange w:id="21" w:author="Michael Allen" w:date="2025-10-16T16:50:00Z" w16du:dateUtc="2025-10-16T22:50:00Z">
              <w:rPr>
                <w:rFonts w:ascii="Helvetica" w:hAnsi="Helvetica" w:cs="Helvetica"/>
                <w:color w:val="32363A"/>
                <w:sz w:val="27"/>
                <w:szCs w:val="27"/>
              </w:rPr>
            </w:rPrChange>
          </w:rPr>
          <w:t xml:space="preserve"> minutes or less to complete. You must be at least 18 years old to take this survey. </w:t>
        </w:r>
        <w:r w:rsidRPr="00F662FE">
          <w:rPr>
            <w:rFonts w:asciiTheme="minorHAnsi" w:hAnsiTheme="minorHAnsi" w:cs="Helvetica"/>
            <w:color w:val="32363A"/>
            <w:sz w:val="22"/>
            <w:szCs w:val="22"/>
            <w:rPrChange w:id="22" w:author="Michael Allen" w:date="2025-10-16T16:50:00Z" w16du:dateUtc="2025-10-16T22:50:00Z">
              <w:rPr>
                <w:rFonts w:ascii="Helvetica" w:hAnsi="Helvetica" w:cs="Helvetica"/>
                <w:color w:val="32363A"/>
                <w:sz w:val="27"/>
                <w:szCs w:val="27"/>
              </w:rPr>
            </w:rPrChange>
          </w:rPr>
          <w:br/>
          <w:t> </w:t>
        </w:r>
        <w:r w:rsidRPr="00F662FE">
          <w:rPr>
            <w:rFonts w:asciiTheme="minorHAnsi" w:hAnsiTheme="minorHAnsi" w:cs="Helvetica"/>
            <w:color w:val="32363A"/>
            <w:sz w:val="22"/>
            <w:szCs w:val="22"/>
            <w:rPrChange w:id="23" w:author="Michael Allen" w:date="2025-10-16T16:50:00Z" w16du:dateUtc="2025-10-16T22:50:00Z">
              <w:rPr>
                <w:rFonts w:ascii="Helvetica" w:hAnsi="Helvetica" w:cs="Helvetica"/>
                <w:color w:val="32363A"/>
                <w:sz w:val="27"/>
                <w:szCs w:val="27"/>
              </w:rPr>
            </w:rPrChange>
          </w:rPr>
          <w:br/>
          <w:t>This study involves no foreseeable serious risks.  We ask that you try to answer all questions; however, if there are any items that make you uncomfortable or that you would prefer to skip, please leave the answer blank or select the appropriate item.  Any responses to open-ended questions will be used in our research and made available in our anonymous data set. Your responses are anonymous.</w:t>
        </w:r>
        <w:r w:rsidRPr="00F662FE">
          <w:rPr>
            <w:rFonts w:asciiTheme="minorHAnsi" w:hAnsiTheme="minorHAnsi" w:cs="Helvetica"/>
            <w:color w:val="32363A"/>
            <w:sz w:val="22"/>
            <w:szCs w:val="22"/>
            <w:rPrChange w:id="24" w:author="Michael Allen" w:date="2025-10-16T16:50:00Z" w16du:dateUtc="2025-10-16T22:50:00Z">
              <w:rPr>
                <w:rFonts w:ascii="Helvetica" w:hAnsi="Helvetica" w:cs="Helvetica"/>
                <w:color w:val="32363A"/>
                <w:sz w:val="27"/>
                <w:szCs w:val="27"/>
              </w:rPr>
            </w:rPrChange>
          </w:rPr>
          <w:br/>
          <w:t> </w:t>
        </w:r>
        <w:r w:rsidRPr="00F662FE">
          <w:rPr>
            <w:rFonts w:asciiTheme="minorHAnsi" w:hAnsiTheme="minorHAnsi" w:cs="Helvetica"/>
            <w:color w:val="32363A"/>
            <w:sz w:val="22"/>
            <w:szCs w:val="22"/>
            <w:rPrChange w:id="25" w:author="Michael Allen" w:date="2025-10-16T16:50:00Z" w16du:dateUtc="2025-10-16T22:50:00Z">
              <w:rPr>
                <w:rFonts w:ascii="Helvetica" w:hAnsi="Helvetica" w:cs="Helvetica"/>
                <w:color w:val="32363A"/>
                <w:sz w:val="27"/>
                <w:szCs w:val="27"/>
              </w:rPr>
            </w:rPrChange>
          </w:rPr>
          <w:br/>
          <w:t>If you have any questions or concerns, feel free to contact Michael:</w:t>
        </w:r>
        <w:r w:rsidRPr="00F662FE">
          <w:rPr>
            <w:rFonts w:asciiTheme="minorHAnsi" w:hAnsiTheme="minorHAnsi" w:cs="Helvetica"/>
            <w:color w:val="32363A"/>
            <w:sz w:val="22"/>
            <w:szCs w:val="22"/>
            <w:rPrChange w:id="26" w:author="Michael Allen" w:date="2025-10-16T16:50:00Z" w16du:dateUtc="2025-10-16T22:50:00Z">
              <w:rPr>
                <w:rFonts w:ascii="Helvetica" w:hAnsi="Helvetica" w:cs="Helvetica"/>
                <w:color w:val="32363A"/>
                <w:sz w:val="27"/>
                <w:szCs w:val="27"/>
              </w:rPr>
            </w:rPrChange>
          </w:rPr>
          <w:br/>
          <w:t> </w:t>
        </w:r>
        <w:r w:rsidRPr="00F662FE">
          <w:rPr>
            <w:rFonts w:asciiTheme="minorHAnsi" w:hAnsiTheme="minorHAnsi" w:cs="Helvetica"/>
            <w:color w:val="32363A"/>
            <w:sz w:val="22"/>
            <w:szCs w:val="22"/>
            <w:rPrChange w:id="27" w:author="Michael Allen" w:date="2025-10-16T16:50:00Z" w16du:dateUtc="2025-10-16T22:50:00Z">
              <w:rPr>
                <w:rFonts w:ascii="Helvetica" w:hAnsi="Helvetica" w:cs="Helvetica"/>
                <w:color w:val="32363A"/>
                <w:sz w:val="27"/>
                <w:szCs w:val="27"/>
              </w:rPr>
            </w:rPrChange>
          </w:rPr>
          <w:br/>
          <w:t>Michael A. Allen</w:t>
        </w:r>
        <w:r w:rsidRPr="00F662FE">
          <w:rPr>
            <w:rFonts w:asciiTheme="minorHAnsi" w:hAnsiTheme="minorHAnsi" w:cs="Helvetica"/>
            <w:color w:val="32363A"/>
            <w:sz w:val="22"/>
            <w:szCs w:val="22"/>
            <w:rPrChange w:id="28" w:author="Michael Allen" w:date="2025-10-16T16:50:00Z" w16du:dateUtc="2025-10-16T22:50:00Z">
              <w:rPr>
                <w:rFonts w:ascii="Helvetica" w:hAnsi="Helvetica" w:cs="Helvetica"/>
                <w:color w:val="32363A"/>
                <w:sz w:val="27"/>
                <w:szCs w:val="27"/>
              </w:rPr>
            </w:rPrChange>
          </w:rPr>
          <w:br/>
          <w:t>Department of Political Science</w:t>
        </w:r>
        <w:r w:rsidRPr="00F662FE">
          <w:rPr>
            <w:rFonts w:asciiTheme="minorHAnsi" w:hAnsiTheme="minorHAnsi" w:cs="Helvetica"/>
            <w:color w:val="32363A"/>
            <w:sz w:val="22"/>
            <w:szCs w:val="22"/>
            <w:rPrChange w:id="29" w:author="Michael Allen" w:date="2025-10-16T16:50:00Z" w16du:dateUtc="2025-10-16T22:50:00Z">
              <w:rPr>
                <w:rFonts w:ascii="Helvetica" w:hAnsi="Helvetica" w:cs="Helvetica"/>
                <w:color w:val="32363A"/>
                <w:sz w:val="27"/>
                <w:szCs w:val="27"/>
              </w:rPr>
            </w:rPrChange>
          </w:rPr>
          <w:br/>
          <w:t>Boise State University</w:t>
        </w:r>
        <w:r w:rsidRPr="00F662FE">
          <w:rPr>
            <w:rFonts w:asciiTheme="minorHAnsi" w:hAnsiTheme="minorHAnsi" w:cs="Helvetica"/>
            <w:color w:val="32363A"/>
            <w:sz w:val="22"/>
            <w:szCs w:val="22"/>
            <w:rPrChange w:id="30" w:author="Michael Allen" w:date="2025-10-16T16:50:00Z" w16du:dateUtc="2025-10-16T22:50:00Z">
              <w:rPr>
                <w:rFonts w:ascii="Helvetica" w:hAnsi="Helvetica" w:cs="Helvetica"/>
                <w:color w:val="32363A"/>
                <w:sz w:val="27"/>
                <w:szCs w:val="27"/>
              </w:rPr>
            </w:rPrChange>
          </w:rPr>
          <w:br/>
          <w:t>1-208-426-2518</w:t>
        </w:r>
        <w:r w:rsidRPr="00F662FE">
          <w:rPr>
            <w:rFonts w:asciiTheme="minorHAnsi" w:hAnsiTheme="minorHAnsi" w:cs="Helvetica"/>
            <w:color w:val="32363A"/>
            <w:sz w:val="22"/>
            <w:szCs w:val="22"/>
            <w:rPrChange w:id="31" w:author="Michael Allen" w:date="2025-10-16T16:50:00Z" w16du:dateUtc="2025-10-16T22:50:00Z">
              <w:rPr>
                <w:rFonts w:ascii="Helvetica" w:hAnsi="Helvetica" w:cs="Helvetica"/>
                <w:color w:val="32363A"/>
                <w:sz w:val="27"/>
                <w:szCs w:val="27"/>
              </w:rPr>
            </w:rPrChange>
          </w:rPr>
          <w:br/>
          <w:t>Michaelaallen@boisestate.edu</w:t>
        </w:r>
        <w:r w:rsidRPr="00F662FE">
          <w:rPr>
            <w:rFonts w:asciiTheme="minorHAnsi" w:hAnsiTheme="minorHAnsi" w:cs="Helvetica"/>
            <w:color w:val="32363A"/>
            <w:sz w:val="22"/>
            <w:szCs w:val="22"/>
            <w:rPrChange w:id="32" w:author="Michael Allen" w:date="2025-10-16T16:50:00Z" w16du:dateUtc="2025-10-16T22:50:00Z">
              <w:rPr>
                <w:rFonts w:ascii="Helvetica" w:hAnsi="Helvetica" w:cs="Helvetica"/>
                <w:color w:val="32363A"/>
                <w:sz w:val="27"/>
                <w:szCs w:val="27"/>
              </w:rPr>
            </w:rPrChange>
          </w:rPr>
          <w:br/>
          <w:t> </w:t>
        </w:r>
        <w:r w:rsidRPr="00F662FE">
          <w:rPr>
            <w:rFonts w:asciiTheme="minorHAnsi" w:hAnsiTheme="minorHAnsi" w:cs="Helvetica"/>
            <w:color w:val="32363A"/>
            <w:sz w:val="22"/>
            <w:szCs w:val="22"/>
            <w:rPrChange w:id="33" w:author="Michael Allen" w:date="2025-10-16T16:50:00Z" w16du:dateUtc="2025-10-16T22:50:00Z">
              <w:rPr>
                <w:rFonts w:ascii="Helvetica" w:hAnsi="Helvetica" w:cs="Helvetica"/>
                <w:color w:val="32363A"/>
                <w:sz w:val="27"/>
                <w:szCs w:val="27"/>
              </w:rPr>
            </w:rPrChange>
          </w:rPr>
          <w:br/>
          <w:t>If you have questions about your rights as a research participant, you may contact the Boise State University Institutional Review Board (IRB), which is concerned with the protection of volunteers in research projects.  You may reach the board office between 8:00 AM and 5:00 PM (Pacific Time), Monday through Friday, by calling 1-208-426-5401 or by writing: Institutional Review Board, Office of Research Compliance, Boise State University, 1910 University Dr., Boise, ID 83725-1138.</w:t>
        </w:r>
        <w:r w:rsidRPr="00F662FE">
          <w:rPr>
            <w:rFonts w:asciiTheme="minorHAnsi" w:hAnsiTheme="minorHAnsi" w:cs="Helvetica"/>
            <w:color w:val="32363A"/>
            <w:sz w:val="22"/>
            <w:szCs w:val="22"/>
            <w:rPrChange w:id="34" w:author="Michael Allen" w:date="2025-10-16T16:50:00Z" w16du:dateUtc="2025-10-16T22:50:00Z">
              <w:rPr>
                <w:rFonts w:ascii="Helvetica" w:hAnsi="Helvetica" w:cs="Helvetica"/>
                <w:color w:val="32363A"/>
                <w:sz w:val="27"/>
                <w:szCs w:val="27"/>
              </w:rPr>
            </w:rPrChange>
          </w:rPr>
          <w:br/>
          <w:t> </w:t>
        </w:r>
        <w:r w:rsidRPr="00F662FE">
          <w:rPr>
            <w:rFonts w:asciiTheme="minorHAnsi" w:hAnsiTheme="minorHAnsi" w:cs="Helvetica"/>
            <w:color w:val="32363A"/>
            <w:sz w:val="22"/>
            <w:szCs w:val="22"/>
            <w:rPrChange w:id="35" w:author="Michael Allen" w:date="2025-10-16T16:50:00Z" w16du:dateUtc="2025-10-16T22:50:00Z">
              <w:rPr>
                <w:rFonts w:ascii="Helvetica" w:hAnsi="Helvetica" w:cs="Helvetica"/>
                <w:color w:val="32363A"/>
                <w:sz w:val="27"/>
                <w:szCs w:val="27"/>
              </w:rPr>
            </w:rPrChange>
          </w:rPr>
          <w:br/>
          <w:t>If you would prefer not to participate, please do not fill out a survey.</w:t>
        </w:r>
        <w:r w:rsidRPr="00F662FE">
          <w:rPr>
            <w:rFonts w:asciiTheme="minorHAnsi" w:hAnsiTheme="minorHAnsi" w:cs="Helvetica"/>
            <w:color w:val="32363A"/>
            <w:sz w:val="22"/>
            <w:szCs w:val="22"/>
            <w:rPrChange w:id="36" w:author="Michael Allen" w:date="2025-10-16T16:50:00Z" w16du:dateUtc="2025-10-16T22:50:00Z">
              <w:rPr>
                <w:rFonts w:ascii="Helvetica" w:hAnsi="Helvetica" w:cs="Helvetica"/>
                <w:color w:val="32363A"/>
                <w:sz w:val="27"/>
                <w:szCs w:val="27"/>
              </w:rPr>
            </w:rPrChange>
          </w:rPr>
          <w:br/>
          <w:t> </w:t>
        </w:r>
        <w:r w:rsidRPr="00F662FE">
          <w:rPr>
            <w:rFonts w:asciiTheme="minorHAnsi" w:hAnsiTheme="minorHAnsi" w:cs="Helvetica"/>
            <w:color w:val="32363A"/>
            <w:sz w:val="22"/>
            <w:szCs w:val="22"/>
            <w:rPrChange w:id="37" w:author="Michael Allen" w:date="2025-10-16T16:50:00Z" w16du:dateUtc="2025-10-16T22:50:00Z">
              <w:rPr>
                <w:rFonts w:ascii="Helvetica" w:hAnsi="Helvetica" w:cs="Helvetica"/>
                <w:color w:val="32363A"/>
                <w:sz w:val="27"/>
                <w:szCs w:val="27"/>
              </w:rPr>
            </w:rPrChange>
          </w:rPr>
          <w:br/>
          <w:t>If you consent to participate, please complete the survey.</w:t>
        </w:r>
        <w:r>
          <w:rPr>
            <w:rFonts w:ascii="Helvetica" w:hAnsi="Helvetica" w:cs="Helvetica"/>
            <w:color w:val="32363A"/>
            <w:sz w:val="27"/>
            <w:szCs w:val="27"/>
          </w:rPr>
          <w:br/>
          <w:t> </w:t>
        </w:r>
        <w:r>
          <w:rPr>
            <w:b/>
            <w:sz w:val="22"/>
            <w:szCs w:val="22"/>
          </w:rPr>
          <w:br w:type="page"/>
        </w:r>
      </w:ins>
    </w:p>
    <w:p w14:paraId="7E4F3F7F" w14:textId="3B054F51" w:rsidR="00885FAC" w:rsidRPr="006A7486" w:rsidRDefault="00885FAC" w:rsidP="00F81EC4">
      <w:pPr>
        <w:tabs>
          <w:tab w:val="left" w:pos="270"/>
        </w:tabs>
        <w:spacing w:line="240" w:lineRule="auto"/>
        <w:ind w:left="144" w:hanging="288"/>
        <w:rPr>
          <w:rFonts w:cs="Times New Roman"/>
          <w:b/>
          <w:sz w:val="22"/>
          <w:szCs w:val="22"/>
        </w:rPr>
      </w:pPr>
      <w:r w:rsidRPr="006A7486">
        <w:rPr>
          <w:rFonts w:cs="Times New Roman"/>
          <w:b/>
          <w:sz w:val="22"/>
          <w:szCs w:val="22"/>
        </w:rPr>
        <w:lastRenderedPageBreak/>
        <w:t>BLOCK 1:</w:t>
      </w:r>
    </w:p>
    <w:p w14:paraId="4143F441" w14:textId="77777777" w:rsidR="00885FAC" w:rsidRPr="006A7486" w:rsidRDefault="00885FAC" w:rsidP="00F81EC4">
      <w:pPr>
        <w:tabs>
          <w:tab w:val="left" w:pos="270"/>
        </w:tabs>
        <w:spacing w:line="240" w:lineRule="auto"/>
        <w:ind w:left="144" w:hanging="288"/>
        <w:rPr>
          <w:rFonts w:cs="Times New Roman"/>
          <w:b/>
          <w:sz w:val="22"/>
          <w:szCs w:val="22"/>
        </w:rPr>
      </w:pPr>
      <w:r w:rsidRPr="006A7486">
        <w:rPr>
          <w:rFonts w:cs="Times New Roman"/>
          <w:b/>
          <w:sz w:val="22"/>
          <w:szCs w:val="22"/>
        </w:rPr>
        <w:t>PROMPT: “First, we’d like to ask you a few basic questions about yourself."</w:t>
      </w:r>
    </w:p>
    <w:p w14:paraId="66FE4AE3" w14:textId="77777777" w:rsidR="00885FAC" w:rsidRPr="006A7486" w:rsidRDefault="00885FAC" w:rsidP="00F81EC4">
      <w:pPr>
        <w:tabs>
          <w:tab w:val="left" w:pos="270"/>
        </w:tabs>
        <w:spacing w:line="240" w:lineRule="auto"/>
        <w:ind w:left="144" w:hanging="288"/>
        <w:rPr>
          <w:rFonts w:cs="Times New Roman"/>
          <w:sz w:val="22"/>
          <w:szCs w:val="22"/>
        </w:rPr>
      </w:pPr>
    </w:p>
    <w:p w14:paraId="448BC82C" w14:textId="77777777" w:rsidR="00885FAC" w:rsidRPr="006A7486" w:rsidRDefault="00885FAC"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What is your gender?</w:t>
      </w:r>
    </w:p>
    <w:p w14:paraId="418B146E" w14:textId="03681003" w:rsidR="00885FAC" w:rsidRPr="006A7486" w:rsidRDefault="00885FAC" w:rsidP="00F81EC4">
      <w:pPr>
        <w:tabs>
          <w:tab w:val="left" w:pos="270"/>
        </w:tabs>
        <w:spacing w:line="240" w:lineRule="auto"/>
        <w:ind w:left="558" w:hanging="288"/>
        <w:rPr>
          <w:rFonts w:cs="Times New Roman"/>
          <w:sz w:val="22"/>
          <w:szCs w:val="22"/>
        </w:rPr>
      </w:pPr>
      <w:del w:id="38" w:author="Carla Martinez Machain" w:date="2025-09-26T16:55:00Z" w16du:dateUtc="2025-09-26T20:55:00Z">
        <w:r w:rsidRPr="006A7486" w:rsidDel="000021EC">
          <w:rPr>
            <w:rFonts w:cs="Times New Roman"/>
            <w:sz w:val="22"/>
            <w:szCs w:val="22"/>
          </w:rPr>
          <w:delText>Male</w:delText>
        </w:r>
      </w:del>
      <w:r w:rsidR="000021EC">
        <w:rPr>
          <w:rFonts w:cs="Times New Roman"/>
          <w:sz w:val="22"/>
          <w:szCs w:val="22"/>
        </w:rPr>
        <w:t xml:space="preserve">Man </w:t>
      </w:r>
    </w:p>
    <w:p w14:paraId="0F9B8EA4" w14:textId="5F22A7F6" w:rsidR="00885FAC" w:rsidRPr="006A7486" w:rsidRDefault="000021EC" w:rsidP="00F81EC4">
      <w:pPr>
        <w:tabs>
          <w:tab w:val="left" w:pos="270"/>
        </w:tabs>
        <w:spacing w:line="240" w:lineRule="auto"/>
        <w:ind w:left="558" w:hanging="288"/>
        <w:rPr>
          <w:rFonts w:cs="Times New Roman"/>
          <w:sz w:val="22"/>
          <w:szCs w:val="22"/>
        </w:rPr>
      </w:pPr>
      <w:r>
        <w:rPr>
          <w:rFonts w:cs="Times New Roman"/>
          <w:sz w:val="22"/>
          <w:szCs w:val="22"/>
        </w:rPr>
        <w:t>Woman</w:t>
      </w:r>
    </w:p>
    <w:p w14:paraId="5DBBD26A"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Non-binary</w:t>
      </w:r>
    </w:p>
    <w:p w14:paraId="09840620" w14:textId="565F90A2" w:rsidR="00885FAC" w:rsidRPr="006A7486" w:rsidRDefault="000021EC" w:rsidP="00F81EC4">
      <w:pPr>
        <w:tabs>
          <w:tab w:val="left" w:pos="270"/>
        </w:tabs>
        <w:spacing w:line="240" w:lineRule="auto"/>
        <w:ind w:left="558" w:hanging="288"/>
        <w:rPr>
          <w:rFonts w:cs="Times New Roman"/>
          <w:sz w:val="22"/>
          <w:szCs w:val="22"/>
        </w:rPr>
      </w:pPr>
      <w:r>
        <w:rPr>
          <w:rFonts w:cs="Times New Roman"/>
          <w:sz w:val="22"/>
          <w:szCs w:val="22"/>
        </w:rPr>
        <w:t>Other</w:t>
      </w:r>
    </w:p>
    <w:p w14:paraId="28EBB665"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75C10014" w14:textId="77777777" w:rsidR="00885FAC" w:rsidRPr="006A7486" w:rsidRDefault="00885FAC"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Do you identify as a racial, ethnic, or religious minority?</w:t>
      </w:r>
    </w:p>
    <w:p w14:paraId="082CF2BC"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Yes</w:t>
      </w:r>
    </w:p>
    <w:p w14:paraId="3F68C654"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No</w:t>
      </w:r>
    </w:p>
    <w:p w14:paraId="318D488D"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1425205E" w14:textId="77777777" w:rsidR="00885FAC" w:rsidRPr="006A7486" w:rsidRDefault="00885FAC" w:rsidP="00F81EC4">
      <w:pPr>
        <w:pStyle w:val="ListParagraph"/>
        <w:numPr>
          <w:ilvl w:val="0"/>
          <w:numId w:val="9"/>
        </w:numPr>
        <w:tabs>
          <w:tab w:val="left" w:pos="270"/>
        </w:tabs>
        <w:spacing w:after="0" w:line="240" w:lineRule="auto"/>
        <w:ind w:left="270"/>
        <w:rPr>
          <w:rFonts w:cs="Times New Roman"/>
          <w:sz w:val="22"/>
          <w:szCs w:val="22"/>
        </w:rPr>
      </w:pPr>
      <w:r w:rsidRPr="006A7486">
        <w:rPr>
          <w:rFonts w:cs="Times New Roman"/>
          <w:sz w:val="22"/>
          <w:szCs w:val="22"/>
        </w:rPr>
        <w:t>What is your highest education level?</w:t>
      </w:r>
      <w:r w:rsidRPr="006A7486">
        <w:rPr>
          <w:rFonts w:cs="Times New Roman"/>
          <w:sz w:val="22"/>
          <w:szCs w:val="22"/>
        </w:rPr>
        <w:br/>
        <w:t>Primary Education</w:t>
      </w:r>
      <w:r w:rsidRPr="006A7486">
        <w:rPr>
          <w:rFonts w:cs="Times New Roman"/>
          <w:sz w:val="22"/>
          <w:szCs w:val="22"/>
        </w:rPr>
        <w:br/>
        <w:t>Secondary Education</w:t>
      </w:r>
      <w:r w:rsidRPr="006A7486">
        <w:rPr>
          <w:rFonts w:cs="Times New Roman"/>
          <w:sz w:val="22"/>
          <w:szCs w:val="22"/>
        </w:rPr>
        <w:br/>
        <w:t>Vocational School</w:t>
      </w:r>
      <w:r w:rsidRPr="006A7486">
        <w:rPr>
          <w:rFonts w:cs="Times New Roman"/>
          <w:sz w:val="22"/>
          <w:szCs w:val="22"/>
        </w:rPr>
        <w:br/>
        <w:t>Higher Education (Bachelor/Engineer)</w:t>
      </w:r>
      <w:r w:rsidRPr="006A7486">
        <w:rPr>
          <w:rFonts w:cs="Times New Roman"/>
          <w:sz w:val="22"/>
          <w:szCs w:val="22"/>
        </w:rPr>
        <w:br/>
        <w:t>Higher Education (</w:t>
      </w:r>
      <w:proofErr w:type="gramStart"/>
      <w:r w:rsidRPr="006A7486">
        <w:rPr>
          <w:rFonts w:cs="Times New Roman"/>
          <w:sz w:val="22"/>
          <w:szCs w:val="22"/>
        </w:rPr>
        <w:t>Master’s</w:t>
      </w:r>
      <w:proofErr w:type="gramEnd"/>
      <w:r w:rsidRPr="006A7486">
        <w:rPr>
          <w:rFonts w:cs="Times New Roman"/>
          <w:sz w:val="22"/>
          <w:szCs w:val="22"/>
        </w:rPr>
        <w:t xml:space="preserve"> degree or higher)</w:t>
      </w:r>
      <w:r w:rsidRPr="006A7486">
        <w:rPr>
          <w:rFonts w:cs="Times New Roman"/>
          <w:sz w:val="22"/>
          <w:szCs w:val="22"/>
        </w:rPr>
        <w:br/>
      </w:r>
    </w:p>
    <w:p w14:paraId="6F577323" w14:textId="77777777" w:rsidR="00885FAC" w:rsidRPr="006A7486" w:rsidRDefault="00885FAC"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What is your age?</w:t>
      </w:r>
    </w:p>
    <w:p w14:paraId="08E90060"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18 to 24 years</w:t>
      </w:r>
    </w:p>
    <w:p w14:paraId="6DC023AF"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 xml:space="preserve">25 to 34 years </w:t>
      </w:r>
    </w:p>
    <w:p w14:paraId="7F25F558"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35 to 44 years</w:t>
      </w:r>
    </w:p>
    <w:p w14:paraId="6E422C13"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45 to 54 years</w:t>
      </w:r>
    </w:p>
    <w:p w14:paraId="7BA1BF86"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55 to 64 years</w:t>
      </w:r>
    </w:p>
    <w:p w14:paraId="073D63CE"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Age 65 or older</w:t>
      </w:r>
    </w:p>
    <w:p w14:paraId="592A8D82"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Decline to Answer</w:t>
      </w:r>
      <w:r w:rsidRPr="006A7486">
        <w:rPr>
          <w:rFonts w:cs="Times New Roman"/>
          <w:sz w:val="22"/>
          <w:szCs w:val="22"/>
        </w:rPr>
        <w:br/>
      </w:r>
    </w:p>
    <w:p w14:paraId="50838C7E" w14:textId="77777777" w:rsidR="00885FAC" w:rsidRPr="006A7486" w:rsidRDefault="00885FAC" w:rsidP="00F81EC4">
      <w:pPr>
        <w:pStyle w:val="ListParagraph"/>
        <w:numPr>
          <w:ilvl w:val="0"/>
          <w:numId w:val="9"/>
        </w:numPr>
        <w:tabs>
          <w:tab w:val="left" w:pos="270"/>
        </w:tabs>
        <w:spacing w:after="0" w:line="240" w:lineRule="auto"/>
        <w:ind w:left="180"/>
        <w:rPr>
          <w:rFonts w:cs="Times New Roman"/>
          <w:sz w:val="22"/>
          <w:szCs w:val="22"/>
        </w:rPr>
      </w:pPr>
      <w:r w:rsidRPr="006A7486">
        <w:rPr>
          <w:rFonts w:cs="Times New Roman"/>
          <w:sz w:val="22"/>
          <w:szCs w:val="22"/>
        </w:rPr>
        <w:t xml:space="preserve">Please select your </w:t>
      </w:r>
      <w:commentRangeStart w:id="39"/>
      <w:r w:rsidRPr="006A7486">
        <w:rPr>
          <w:rFonts w:cs="Times New Roman"/>
          <w:sz w:val="22"/>
          <w:szCs w:val="22"/>
        </w:rPr>
        <w:t>voivodeship</w:t>
      </w:r>
      <w:commentRangeEnd w:id="39"/>
      <w:r w:rsidRPr="006A7486">
        <w:rPr>
          <w:rStyle w:val="CommentReference"/>
          <w:sz w:val="22"/>
          <w:szCs w:val="22"/>
        </w:rPr>
        <w:commentReference w:id="39"/>
      </w:r>
      <w:r w:rsidRPr="006A7486">
        <w:rPr>
          <w:rFonts w:cs="Times New Roman"/>
          <w:sz w:val="22"/>
          <w:szCs w:val="22"/>
        </w:rPr>
        <w:t xml:space="preserve"> and powiat of residence: </w:t>
      </w:r>
    </w:p>
    <w:p w14:paraId="61B19690" w14:textId="77777777" w:rsidR="00885FAC" w:rsidRPr="00A176E6" w:rsidRDefault="00885FAC" w:rsidP="00F81EC4">
      <w:pPr>
        <w:tabs>
          <w:tab w:val="left" w:pos="270"/>
        </w:tabs>
        <w:spacing w:line="240" w:lineRule="auto"/>
        <w:ind w:left="720"/>
        <w:rPr>
          <w:rFonts w:cs="Times New Roman"/>
          <w:sz w:val="22"/>
          <w:szCs w:val="22"/>
          <w:lang w:val="pl-PL"/>
          <w:rPrChange w:id="40" w:author="Grzegorz Smułek" w:date="2025-10-15T09:08:00Z" w16du:dateUtc="2025-10-15T07:08:00Z">
            <w:rPr>
              <w:rFonts w:cs="Times New Roman"/>
              <w:sz w:val="22"/>
              <w:szCs w:val="22"/>
            </w:rPr>
          </w:rPrChange>
        </w:rPr>
      </w:pPr>
      <w:commentRangeStart w:id="41"/>
      <w:r w:rsidRPr="00A176E6">
        <w:rPr>
          <w:rFonts w:cs="Times New Roman"/>
          <w:sz w:val="22"/>
          <w:szCs w:val="22"/>
          <w:lang w:val="pl-PL"/>
          <w:rPrChange w:id="42" w:author="Grzegorz Smułek" w:date="2025-10-15T09:08:00Z" w16du:dateUtc="2025-10-15T07:08:00Z">
            <w:rPr>
              <w:rFonts w:cs="Times New Roman"/>
              <w:sz w:val="22"/>
              <w:szCs w:val="22"/>
            </w:rPr>
          </w:rPrChange>
        </w:rPr>
        <w:t>province</w:t>
      </w:r>
      <w:r w:rsidRPr="00A176E6">
        <w:rPr>
          <w:rFonts w:cs="Times New Roman"/>
          <w:sz w:val="22"/>
          <w:szCs w:val="22"/>
          <w:lang w:val="pl-PL"/>
          <w:rPrChange w:id="43" w:author="Grzegorz Smułek" w:date="2025-10-15T09:08:00Z" w16du:dateUtc="2025-10-15T07:08:00Z">
            <w:rPr>
              <w:rFonts w:cs="Times New Roman"/>
              <w:sz w:val="22"/>
              <w:szCs w:val="22"/>
            </w:rPr>
          </w:rPrChange>
        </w:rPr>
        <w:tab/>
        <w:t>district</w:t>
      </w:r>
      <w:commentRangeEnd w:id="41"/>
      <w:r w:rsidR="008724BD">
        <w:rPr>
          <w:rStyle w:val="CommentReference"/>
          <w:rFonts w:eastAsiaTheme="minorEastAsia"/>
          <w:kern w:val="0"/>
          <w14:ligatures w14:val="none"/>
        </w:rPr>
        <w:commentReference w:id="41"/>
      </w:r>
    </w:p>
    <w:p w14:paraId="74E9F584" w14:textId="77777777" w:rsidR="00885FAC" w:rsidRPr="00A176E6" w:rsidRDefault="00885FAC" w:rsidP="00F81EC4">
      <w:pPr>
        <w:tabs>
          <w:tab w:val="left" w:pos="270"/>
        </w:tabs>
        <w:spacing w:line="240" w:lineRule="auto"/>
        <w:ind w:left="720"/>
        <w:rPr>
          <w:rFonts w:cs="Times New Roman"/>
          <w:sz w:val="22"/>
          <w:szCs w:val="22"/>
          <w:lang w:val="pl-PL"/>
          <w:rPrChange w:id="44" w:author="Grzegorz Smułek" w:date="2025-10-15T09:08:00Z" w16du:dateUtc="2025-10-15T07:08:00Z">
            <w:rPr>
              <w:rFonts w:cs="Times New Roman"/>
              <w:sz w:val="22"/>
              <w:szCs w:val="22"/>
            </w:rPr>
          </w:rPrChange>
        </w:rPr>
      </w:pPr>
      <w:r w:rsidRPr="00A176E6">
        <w:rPr>
          <w:rFonts w:cs="Times New Roman"/>
          <w:sz w:val="22"/>
          <w:szCs w:val="22"/>
          <w:lang w:val="pl-PL"/>
          <w:rPrChange w:id="45"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46" w:author="Grzegorz Smułek" w:date="2025-10-15T09:08:00Z" w16du:dateUtc="2025-10-15T07:08:00Z">
            <w:rPr>
              <w:rFonts w:cs="Times New Roman"/>
              <w:sz w:val="22"/>
              <w:szCs w:val="22"/>
            </w:rPr>
          </w:rPrChange>
        </w:rPr>
        <w:tab/>
        <w:t>Bolesławiec</w:t>
      </w:r>
    </w:p>
    <w:p w14:paraId="4E7CB5AC" w14:textId="77777777" w:rsidR="00885FAC" w:rsidRPr="00A176E6" w:rsidRDefault="00885FAC" w:rsidP="00F81EC4">
      <w:pPr>
        <w:tabs>
          <w:tab w:val="left" w:pos="270"/>
        </w:tabs>
        <w:spacing w:line="240" w:lineRule="auto"/>
        <w:ind w:left="720"/>
        <w:rPr>
          <w:rFonts w:cs="Times New Roman"/>
          <w:sz w:val="22"/>
          <w:szCs w:val="22"/>
          <w:lang w:val="pl-PL"/>
          <w:rPrChange w:id="47" w:author="Grzegorz Smułek" w:date="2025-10-15T09:08:00Z" w16du:dateUtc="2025-10-15T07:08:00Z">
            <w:rPr>
              <w:rFonts w:cs="Times New Roman"/>
              <w:sz w:val="22"/>
              <w:szCs w:val="22"/>
            </w:rPr>
          </w:rPrChange>
        </w:rPr>
      </w:pPr>
      <w:r w:rsidRPr="00A176E6">
        <w:rPr>
          <w:rFonts w:cs="Times New Roman"/>
          <w:sz w:val="22"/>
          <w:szCs w:val="22"/>
          <w:lang w:val="pl-PL"/>
          <w:rPrChange w:id="48"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49" w:author="Grzegorz Smułek" w:date="2025-10-15T09:08:00Z" w16du:dateUtc="2025-10-15T07:08:00Z">
            <w:rPr>
              <w:rFonts w:cs="Times New Roman"/>
              <w:sz w:val="22"/>
              <w:szCs w:val="22"/>
            </w:rPr>
          </w:rPrChange>
        </w:rPr>
        <w:tab/>
        <w:t>Dzierżoniów</w:t>
      </w:r>
    </w:p>
    <w:p w14:paraId="215276E8" w14:textId="77777777" w:rsidR="00885FAC" w:rsidRPr="00A176E6" w:rsidRDefault="00885FAC" w:rsidP="00F81EC4">
      <w:pPr>
        <w:tabs>
          <w:tab w:val="left" w:pos="270"/>
        </w:tabs>
        <w:spacing w:line="240" w:lineRule="auto"/>
        <w:ind w:left="720"/>
        <w:rPr>
          <w:rFonts w:cs="Times New Roman"/>
          <w:sz w:val="22"/>
          <w:szCs w:val="22"/>
          <w:lang w:val="pl-PL"/>
          <w:rPrChange w:id="50" w:author="Grzegorz Smułek" w:date="2025-10-15T09:08:00Z" w16du:dateUtc="2025-10-15T07:08:00Z">
            <w:rPr>
              <w:rFonts w:cs="Times New Roman"/>
              <w:sz w:val="22"/>
              <w:szCs w:val="22"/>
            </w:rPr>
          </w:rPrChange>
        </w:rPr>
      </w:pPr>
      <w:r w:rsidRPr="00A176E6">
        <w:rPr>
          <w:rFonts w:cs="Times New Roman"/>
          <w:sz w:val="22"/>
          <w:szCs w:val="22"/>
          <w:lang w:val="pl-PL"/>
          <w:rPrChange w:id="51" w:author="Grzegorz Smułek" w:date="2025-10-15T09:08:00Z" w16du:dateUtc="2025-10-15T07:08:00Z">
            <w:rPr>
              <w:rFonts w:cs="Times New Roman"/>
              <w:sz w:val="22"/>
              <w:szCs w:val="22"/>
            </w:rPr>
          </w:rPrChange>
        </w:rPr>
        <w:lastRenderedPageBreak/>
        <w:t>Dolnośląskie</w:t>
      </w:r>
      <w:r w:rsidRPr="00A176E6">
        <w:rPr>
          <w:rFonts w:cs="Times New Roman"/>
          <w:sz w:val="22"/>
          <w:szCs w:val="22"/>
          <w:lang w:val="pl-PL"/>
          <w:rPrChange w:id="52" w:author="Grzegorz Smułek" w:date="2025-10-15T09:08:00Z" w16du:dateUtc="2025-10-15T07:08:00Z">
            <w:rPr>
              <w:rFonts w:cs="Times New Roman"/>
              <w:sz w:val="22"/>
              <w:szCs w:val="22"/>
            </w:rPr>
          </w:rPrChange>
        </w:rPr>
        <w:tab/>
        <w:t>Głogów</w:t>
      </w:r>
    </w:p>
    <w:p w14:paraId="73A85993" w14:textId="77777777" w:rsidR="00885FAC" w:rsidRPr="00A176E6" w:rsidRDefault="00885FAC" w:rsidP="00F81EC4">
      <w:pPr>
        <w:tabs>
          <w:tab w:val="left" w:pos="270"/>
        </w:tabs>
        <w:spacing w:line="240" w:lineRule="auto"/>
        <w:ind w:left="720"/>
        <w:rPr>
          <w:rFonts w:cs="Times New Roman"/>
          <w:sz w:val="22"/>
          <w:szCs w:val="22"/>
          <w:lang w:val="pl-PL"/>
          <w:rPrChange w:id="53" w:author="Grzegorz Smułek" w:date="2025-10-15T09:08:00Z" w16du:dateUtc="2025-10-15T07:08:00Z">
            <w:rPr>
              <w:rFonts w:cs="Times New Roman"/>
              <w:sz w:val="22"/>
              <w:szCs w:val="22"/>
            </w:rPr>
          </w:rPrChange>
        </w:rPr>
      </w:pPr>
      <w:r w:rsidRPr="00A176E6">
        <w:rPr>
          <w:rFonts w:cs="Times New Roman"/>
          <w:sz w:val="22"/>
          <w:szCs w:val="22"/>
          <w:lang w:val="pl-PL"/>
          <w:rPrChange w:id="54"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55" w:author="Grzegorz Smułek" w:date="2025-10-15T09:08:00Z" w16du:dateUtc="2025-10-15T07:08:00Z">
            <w:rPr>
              <w:rFonts w:cs="Times New Roman"/>
              <w:sz w:val="22"/>
              <w:szCs w:val="22"/>
            </w:rPr>
          </w:rPrChange>
        </w:rPr>
        <w:tab/>
        <w:t>Góra</w:t>
      </w:r>
    </w:p>
    <w:p w14:paraId="1C815E8E" w14:textId="77777777" w:rsidR="00885FAC" w:rsidRPr="00A176E6" w:rsidRDefault="00885FAC" w:rsidP="00F81EC4">
      <w:pPr>
        <w:tabs>
          <w:tab w:val="left" w:pos="270"/>
        </w:tabs>
        <w:spacing w:line="240" w:lineRule="auto"/>
        <w:ind w:left="720"/>
        <w:rPr>
          <w:rFonts w:cs="Times New Roman"/>
          <w:sz w:val="22"/>
          <w:szCs w:val="22"/>
          <w:lang w:val="pl-PL"/>
          <w:rPrChange w:id="56" w:author="Grzegorz Smułek" w:date="2025-10-15T09:08:00Z" w16du:dateUtc="2025-10-15T07:08:00Z">
            <w:rPr>
              <w:rFonts w:cs="Times New Roman"/>
              <w:sz w:val="22"/>
              <w:szCs w:val="22"/>
            </w:rPr>
          </w:rPrChange>
        </w:rPr>
      </w:pPr>
      <w:r w:rsidRPr="00A176E6">
        <w:rPr>
          <w:rFonts w:cs="Times New Roman"/>
          <w:sz w:val="22"/>
          <w:szCs w:val="22"/>
          <w:lang w:val="pl-PL"/>
          <w:rPrChange w:id="57"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58" w:author="Grzegorz Smułek" w:date="2025-10-15T09:08:00Z" w16du:dateUtc="2025-10-15T07:08:00Z">
            <w:rPr>
              <w:rFonts w:cs="Times New Roman"/>
              <w:sz w:val="22"/>
              <w:szCs w:val="22"/>
            </w:rPr>
          </w:rPrChange>
        </w:rPr>
        <w:tab/>
        <w:t>Jawor</w:t>
      </w:r>
    </w:p>
    <w:p w14:paraId="2A1534B2" w14:textId="77777777" w:rsidR="00885FAC" w:rsidRPr="00A176E6" w:rsidRDefault="00885FAC" w:rsidP="00F81EC4">
      <w:pPr>
        <w:tabs>
          <w:tab w:val="left" w:pos="270"/>
        </w:tabs>
        <w:spacing w:line="240" w:lineRule="auto"/>
        <w:ind w:left="720"/>
        <w:rPr>
          <w:rFonts w:cs="Times New Roman"/>
          <w:sz w:val="22"/>
          <w:szCs w:val="22"/>
          <w:lang w:val="pl-PL"/>
          <w:rPrChange w:id="59" w:author="Grzegorz Smułek" w:date="2025-10-15T09:08:00Z" w16du:dateUtc="2025-10-15T07:08:00Z">
            <w:rPr>
              <w:rFonts w:cs="Times New Roman"/>
              <w:sz w:val="22"/>
              <w:szCs w:val="22"/>
            </w:rPr>
          </w:rPrChange>
        </w:rPr>
      </w:pPr>
      <w:r w:rsidRPr="00A176E6">
        <w:rPr>
          <w:rFonts w:cs="Times New Roman"/>
          <w:sz w:val="22"/>
          <w:szCs w:val="22"/>
          <w:lang w:val="pl-PL"/>
          <w:rPrChange w:id="60"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61" w:author="Grzegorz Smułek" w:date="2025-10-15T09:08:00Z" w16du:dateUtc="2025-10-15T07:08:00Z">
            <w:rPr>
              <w:rFonts w:cs="Times New Roman"/>
              <w:sz w:val="22"/>
              <w:szCs w:val="22"/>
            </w:rPr>
          </w:rPrChange>
        </w:rPr>
        <w:tab/>
        <w:t>Jelenia Góra</w:t>
      </w:r>
    </w:p>
    <w:p w14:paraId="0A93529B" w14:textId="77777777" w:rsidR="00885FAC" w:rsidRPr="00A176E6" w:rsidRDefault="00885FAC" w:rsidP="00F81EC4">
      <w:pPr>
        <w:tabs>
          <w:tab w:val="left" w:pos="270"/>
        </w:tabs>
        <w:spacing w:line="240" w:lineRule="auto"/>
        <w:ind w:left="720"/>
        <w:rPr>
          <w:rFonts w:cs="Times New Roman"/>
          <w:sz w:val="22"/>
          <w:szCs w:val="22"/>
          <w:lang w:val="pl-PL"/>
          <w:rPrChange w:id="62" w:author="Grzegorz Smułek" w:date="2025-10-15T09:08:00Z" w16du:dateUtc="2025-10-15T07:08:00Z">
            <w:rPr>
              <w:rFonts w:cs="Times New Roman"/>
              <w:sz w:val="22"/>
              <w:szCs w:val="22"/>
            </w:rPr>
          </w:rPrChange>
        </w:rPr>
      </w:pPr>
      <w:r w:rsidRPr="00A176E6">
        <w:rPr>
          <w:rFonts w:cs="Times New Roman"/>
          <w:sz w:val="22"/>
          <w:szCs w:val="22"/>
          <w:lang w:val="pl-PL"/>
          <w:rPrChange w:id="63"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64" w:author="Grzegorz Smułek" w:date="2025-10-15T09:08:00Z" w16du:dateUtc="2025-10-15T07:08:00Z">
            <w:rPr>
              <w:rFonts w:cs="Times New Roman"/>
              <w:sz w:val="22"/>
              <w:szCs w:val="22"/>
            </w:rPr>
          </w:rPrChange>
        </w:rPr>
        <w:tab/>
        <w:t>Jelenia Góra (City)</w:t>
      </w:r>
    </w:p>
    <w:p w14:paraId="50D4B1CA" w14:textId="77777777" w:rsidR="00885FAC" w:rsidRPr="00A176E6" w:rsidRDefault="00885FAC" w:rsidP="00F81EC4">
      <w:pPr>
        <w:tabs>
          <w:tab w:val="left" w:pos="270"/>
        </w:tabs>
        <w:spacing w:line="240" w:lineRule="auto"/>
        <w:ind w:left="720"/>
        <w:rPr>
          <w:rFonts w:cs="Times New Roman"/>
          <w:sz w:val="22"/>
          <w:szCs w:val="22"/>
          <w:lang w:val="pl-PL"/>
          <w:rPrChange w:id="65" w:author="Grzegorz Smułek" w:date="2025-10-15T09:08:00Z" w16du:dateUtc="2025-10-15T07:08:00Z">
            <w:rPr>
              <w:rFonts w:cs="Times New Roman"/>
              <w:sz w:val="22"/>
              <w:szCs w:val="22"/>
            </w:rPr>
          </w:rPrChange>
        </w:rPr>
      </w:pPr>
      <w:r w:rsidRPr="00A176E6">
        <w:rPr>
          <w:rFonts w:cs="Times New Roman"/>
          <w:sz w:val="22"/>
          <w:szCs w:val="22"/>
          <w:lang w:val="pl-PL"/>
          <w:rPrChange w:id="66"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67" w:author="Grzegorz Smułek" w:date="2025-10-15T09:08:00Z" w16du:dateUtc="2025-10-15T07:08:00Z">
            <w:rPr>
              <w:rFonts w:cs="Times New Roman"/>
              <w:sz w:val="22"/>
              <w:szCs w:val="22"/>
            </w:rPr>
          </w:rPrChange>
        </w:rPr>
        <w:tab/>
        <w:t>Kamienna Góra</w:t>
      </w:r>
    </w:p>
    <w:p w14:paraId="0AB5760B" w14:textId="77777777" w:rsidR="00885FAC" w:rsidRPr="00A176E6" w:rsidRDefault="00885FAC" w:rsidP="00F81EC4">
      <w:pPr>
        <w:tabs>
          <w:tab w:val="left" w:pos="270"/>
        </w:tabs>
        <w:spacing w:line="240" w:lineRule="auto"/>
        <w:ind w:left="720"/>
        <w:rPr>
          <w:rFonts w:cs="Times New Roman"/>
          <w:sz w:val="22"/>
          <w:szCs w:val="22"/>
          <w:lang w:val="pl-PL"/>
          <w:rPrChange w:id="68" w:author="Grzegorz Smułek" w:date="2025-10-15T09:08:00Z" w16du:dateUtc="2025-10-15T07:08:00Z">
            <w:rPr>
              <w:rFonts w:cs="Times New Roman"/>
              <w:sz w:val="22"/>
              <w:szCs w:val="22"/>
            </w:rPr>
          </w:rPrChange>
        </w:rPr>
      </w:pPr>
      <w:r w:rsidRPr="00A176E6">
        <w:rPr>
          <w:rFonts w:cs="Times New Roman"/>
          <w:sz w:val="22"/>
          <w:szCs w:val="22"/>
          <w:lang w:val="pl-PL"/>
          <w:rPrChange w:id="69"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70" w:author="Grzegorz Smułek" w:date="2025-10-15T09:08:00Z" w16du:dateUtc="2025-10-15T07:08:00Z">
            <w:rPr>
              <w:rFonts w:cs="Times New Roman"/>
              <w:sz w:val="22"/>
              <w:szCs w:val="22"/>
            </w:rPr>
          </w:rPrChange>
        </w:rPr>
        <w:tab/>
        <w:t>Kłodzko</w:t>
      </w:r>
    </w:p>
    <w:p w14:paraId="6E7E276F" w14:textId="77777777" w:rsidR="00885FAC" w:rsidRPr="00A176E6" w:rsidRDefault="00885FAC" w:rsidP="00F81EC4">
      <w:pPr>
        <w:tabs>
          <w:tab w:val="left" w:pos="270"/>
        </w:tabs>
        <w:spacing w:line="240" w:lineRule="auto"/>
        <w:ind w:left="720"/>
        <w:rPr>
          <w:rFonts w:cs="Times New Roman"/>
          <w:sz w:val="22"/>
          <w:szCs w:val="22"/>
          <w:lang w:val="pl-PL"/>
          <w:rPrChange w:id="71" w:author="Grzegorz Smułek" w:date="2025-10-15T09:08:00Z" w16du:dateUtc="2025-10-15T07:08:00Z">
            <w:rPr>
              <w:rFonts w:cs="Times New Roman"/>
              <w:sz w:val="22"/>
              <w:szCs w:val="22"/>
            </w:rPr>
          </w:rPrChange>
        </w:rPr>
      </w:pPr>
      <w:r w:rsidRPr="00A176E6">
        <w:rPr>
          <w:rFonts w:cs="Times New Roman"/>
          <w:sz w:val="22"/>
          <w:szCs w:val="22"/>
          <w:lang w:val="pl-PL"/>
          <w:rPrChange w:id="72"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73" w:author="Grzegorz Smułek" w:date="2025-10-15T09:08:00Z" w16du:dateUtc="2025-10-15T07:08:00Z">
            <w:rPr>
              <w:rFonts w:cs="Times New Roman"/>
              <w:sz w:val="22"/>
              <w:szCs w:val="22"/>
            </w:rPr>
          </w:rPrChange>
        </w:rPr>
        <w:tab/>
        <w:t>Legnica</w:t>
      </w:r>
    </w:p>
    <w:p w14:paraId="78BBCA4D" w14:textId="77777777" w:rsidR="00885FAC" w:rsidRPr="00A176E6" w:rsidRDefault="00885FAC" w:rsidP="00F81EC4">
      <w:pPr>
        <w:tabs>
          <w:tab w:val="left" w:pos="270"/>
        </w:tabs>
        <w:spacing w:line="240" w:lineRule="auto"/>
        <w:ind w:left="720"/>
        <w:rPr>
          <w:rFonts w:cs="Times New Roman"/>
          <w:sz w:val="22"/>
          <w:szCs w:val="22"/>
          <w:lang w:val="pl-PL"/>
          <w:rPrChange w:id="74" w:author="Grzegorz Smułek" w:date="2025-10-15T09:08:00Z" w16du:dateUtc="2025-10-15T07:08:00Z">
            <w:rPr>
              <w:rFonts w:cs="Times New Roman"/>
              <w:sz w:val="22"/>
              <w:szCs w:val="22"/>
            </w:rPr>
          </w:rPrChange>
        </w:rPr>
      </w:pPr>
      <w:r w:rsidRPr="00A176E6">
        <w:rPr>
          <w:rFonts w:cs="Times New Roman"/>
          <w:sz w:val="22"/>
          <w:szCs w:val="22"/>
          <w:lang w:val="pl-PL"/>
          <w:rPrChange w:id="75"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76" w:author="Grzegorz Smułek" w:date="2025-10-15T09:08:00Z" w16du:dateUtc="2025-10-15T07:08:00Z">
            <w:rPr>
              <w:rFonts w:cs="Times New Roman"/>
              <w:sz w:val="22"/>
              <w:szCs w:val="22"/>
            </w:rPr>
          </w:rPrChange>
        </w:rPr>
        <w:tab/>
        <w:t>Legnica (City)</w:t>
      </w:r>
    </w:p>
    <w:p w14:paraId="574CEB46" w14:textId="77777777" w:rsidR="00885FAC" w:rsidRPr="00A176E6" w:rsidRDefault="00885FAC" w:rsidP="00F81EC4">
      <w:pPr>
        <w:tabs>
          <w:tab w:val="left" w:pos="270"/>
        </w:tabs>
        <w:spacing w:line="240" w:lineRule="auto"/>
        <w:ind w:left="720"/>
        <w:rPr>
          <w:rFonts w:cs="Times New Roman"/>
          <w:sz w:val="22"/>
          <w:szCs w:val="22"/>
          <w:lang w:val="pl-PL"/>
          <w:rPrChange w:id="77" w:author="Grzegorz Smułek" w:date="2025-10-15T09:08:00Z" w16du:dateUtc="2025-10-15T07:08:00Z">
            <w:rPr>
              <w:rFonts w:cs="Times New Roman"/>
              <w:sz w:val="22"/>
              <w:szCs w:val="22"/>
            </w:rPr>
          </w:rPrChange>
        </w:rPr>
      </w:pPr>
      <w:r w:rsidRPr="00A176E6">
        <w:rPr>
          <w:rFonts w:cs="Times New Roman"/>
          <w:sz w:val="22"/>
          <w:szCs w:val="22"/>
          <w:lang w:val="pl-PL"/>
          <w:rPrChange w:id="78"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79" w:author="Grzegorz Smułek" w:date="2025-10-15T09:08:00Z" w16du:dateUtc="2025-10-15T07:08:00Z">
            <w:rPr>
              <w:rFonts w:cs="Times New Roman"/>
              <w:sz w:val="22"/>
              <w:szCs w:val="22"/>
            </w:rPr>
          </w:rPrChange>
        </w:rPr>
        <w:tab/>
        <w:t>Lubań</w:t>
      </w:r>
    </w:p>
    <w:p w14:paraId="3CEACDA6" w14:textId="77777777" w:rsidR="00885FAC" w:rsidRPr="00A176E6" w:rsidRDefault="00885FAC" w:rsidP="00F81EC4">
      <w:pPr>
        <w:tabs>
          <w:tab w:val="left" w:pos="270"/>
        </w:tabs>
        <w:spacing w:line="240" w:lineRule="auto"/>
        <w:ind w:left="720"/>
        <w:rPr>
          <w:rFonts w:cs="Times New Roman"/>
          <w:sz w:val="22"/>
          <w:szCs w:val="22"/>
          <w:lang w:val="pl-PL"/>
          <w:rPrChange w:id="80" w:author="Grzegorz Smułek" w:date="2025-10-15T09:08:00Z" w16du:dateUtc="2025-10-15T07:08:00Z">
            <w:rPr>
              <w:rFonts w:cs="Times New Roman"/>
              <w:sz w:val="22"/>
              <w:szCs w:val="22"/>
            </w:rPr>
          </w:rPrChange>
        </w:rPr>
      </w:pPr>
      <w:r w:rsidRPr="00A176E6">
        <w:rPr>
          <w:rFonts w:cs="Times New Roman"/>
          <w:sz w:val="22"/>
          <w:szCs w:val="22"/>
          <w:lang w:val="pl-PL"/>
          <w:rPrChange w:id="81"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82" w:author="Grzegorz Smułek" w:date="2025-10-15T09:08:00Z" w16du:dateUtc="2025-10-15T07:08:00Z">
            <w:rPr>
              <w:rFonts w:cs="Times New Roman"/>
              <w:sz w:val="22"/>
              <w:szCs w:val="22"/>
            </w:rPr>
          </w:rPrChange>
        </w:rPr>
        <w:tab/>
        <w:t>Lubiń</w:t>
      </w:r>
    </w:p>
    <w:p w14:paraId="16E01E64" w14:textId="77777777" w:rsidR="00885FAC" w:rsidRPr="00A176E6" w:rsidRDefault="00885FAC" w:rsidP="00F81EC4">
      <w:pPr>
        <w:tabs>
          <w:tab w:val="left" w:pos="270"/>
        </w:tabs>
        <w:spacing w:line="240" w:lineRule="auto"/>
        <w:ind w:left="720"/>
        <w:rPr>
          <w:rFonts w:cs="Times New Roman"/>
          <w:sz w:val="22"/>
          <w:szCs w:val="22"/>
          <w:lang w:val="pl-PL"/>
          <w:rPrChange w:id="83" w:author="Grzegorz Smułek" w:date="2025-10-15T09:08:00Z" w16du:dateUtc="2025-10-15T07:08:00Z">
            <w:rPr>
              <w:rFonts w:cs="Times New Roman"/>
              <w:sz w:val="22"/>
              <w:szCs w:val="22"/>
            </w:rPr>
          </w:rPrChange>
        </w:rPr>
      </w:pPr>
      <w:r w:rsidRPr="00A176E6">
        <w:rPr>
          <w:rFonts w:cs="Times New Roman"/>
          <w:sz w:val="22"/>
          <w:szCs w:val="22"/>
          <w:lang w:val="pl-PL"/>
          <w:rPrChange w:id="84"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85" w:author="Grzegorz Smułek" w:date="2025-10-15T09:08:00Z" w16du:dateUtc="2025-10-15T07:08:00Z">
            <w:rPr>
              <w:rFonts w:cs="Times New Roman"/>
              <w:sz w:val="22"/>
              <w:szCs w:val="22"/>
            </w:rPr>
          </w:rPrChange>
        </w:rPr>
        <w:tab/>
        <w:t>Lwówek Śląski</w:t>
      </w:r>
    </w:p>
    <w:p w14:paraId="2EFAA7F0" w14:textId="77777777" w:rsidR="00885FAC" w:rsidRPr="00A176E6" w:rsidRDefault="00885FAC" w:rsidP="00F81EC4">
      <w:pPr>
        <w:tabs>
          <w:tab w:val="left" w:pos="270"/>
        </w:tabs>
        <w:spacing w:line="240" w:lineRule="auto"/>
        <w:ind w:left="720"/>
        <w:rPr>
          <w:rFonts w:cs="Times New Roman"/>
          <w:sz w:val="22"/>
          <w:szCs w:val="22"/>
          <w:lang w:val="pl-PL"/>
          <w:rPrChange w:id="86" w:author="Grzegorz Smułek" w:date="2025-10-15T09:08:00Z" w16du:dateUtc="2025-10-15T07:08:00Z">
            <w:rPr>
              <w:rFonts w:cs="Times New Roman"/>
              <w:sz w:val="22"/>
              <w:szCs w:val="22"/>
            </w:rPr>
          </w:rPrChange>
        </w:rPr>
      </w:pPr>
      <w:r w:rsidRPr="00A176E6">
        <w:rPr>
          <w:rFonts w:cs="Times New Roman"/>
          <w:sz w:val="22"/>
          <w:szCs w:val="22"/>
          <w:lang w:val="pl-PL"/>
          <w:rPrChange w:id="87"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88" w:author="Grzegorz Smułek" w:date="2025-10-15T09:08:00Z" w16du:dateUtc="2025-10-15T07:08:00Z">
            <w:rPr>
              <w:rFonts w:cs="Times New Roman"/>
              <w:sz w:val="22"/>
              <w:szCs w:val="22"/>
            </w:rPr>
          </w:rPrChange>
        </w:rPr>
        <w:tab/>
        <w:t>Milicz</w:t>
      </w:r>
    </w:p>
    <w:p w14:paraId="61097236" w14:textId="77777777" w:rsidR="00885FAC" w:rsidRPr="00A176E6" w:rsidRDefault="00885FAC" w:rsidP="00F81EC4">
      <w:pPr>
        <w:tabs>
          <w:tab w:val="left" w:pos="270"/>
        </w:tabs>
        <w:spacing w:line="240" w:lineRule="auto"/>
        <w:ind w:left="720"/>
        <w:rPr>
          <w:rFonts w:cs="Times New Roman"/>
          <w:sz w:val="22"/>
          <w:szCs w:val="22"/>
          <w:lang w:val="pl-PL"/>
          <w:rPrChange w:id="89" w:author="Grzegorz Smułek" w:date="2025-10-15T09:08:00Z" w16du:dateUtc="2025-10-15T07:08:00Z">
            <w:rPr>
              <w:rFonts w:cs="Times New Roman"/>
              <w:sz w:val="22"/>
              <w:szCs w:val="22"/>
            </w:rPr>
          </w:rPrChange>
        </w:rPr>
      </w:pPr>
      <w:r w:rsidRPr="00A176E6">
        <w:rPr>
          <w:rFonts w:cs="Times New Roman"/>
          <w:sz w:val="22"/>
          <w:szCs w:val="22"/>
          <w:lang w:val="pl-PL"/>
          <w:rPrChange w:id="90"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91" w:author="Grzegorz Smułek" w:date="2025-10-15T09:08:00Z" w16du:dateUtc="2025-10-15T07:08:00Z">
            <w:rPr>
              <w:rFonts w:cs="Times New Roman"/>
              <w:sz w:val="22"/>
              <w:szCs w:val="22"/>
            </w:rPr>
          </w:rPrChange>
        </w:rPr>
        <w:tab/>
        <w:t>Oława</w:t>
      </w:r>
    </w:p>
    <w:p w14:paraId="426F5B28" w14:textId="77777777" w:rsidR="00885FAC" w:rsidRPr="00A176E6" w:rsidRDefault="00885FAC" w:rsidP="00F81EC4">
      <w:pPr>
        <w:tabs>
          <w:tab w:val="left" w:pos="270"/>
        </w:tabs>
        <w:spacing w:line="240" w:lineRule="auto"/>
        <w:ind w:left="720"/>
        <w:rPr>
          <w:rFonts w:cs="Times New Roman"/>
          <w:sz w:val="22"/>
          <w:szCs w:val="22"/>
          <w:lang w:val="pl-PL"/>
          <w:rPrChange w:id="92" w:author="Grzegorz Smułek" w:date="2025-10-15T09:08:00Z" w16du:dateUtc="2025-10-15T07:08:00Z">
            <w:rPr>
              <w:rFonts w:cs="Times New Roman"/>
              <w:sz w:val="22"/>
              <w:szCs w:val="22"/>
            </w:rPr>
          </w:rPrChange>
        </w:rPr>
      </w:pPr>
      <w:r w:rsidRPr="00A176E6">
        <w:rPr>
          <w:rFonts w:cs="Times New Roman"/>
          <w:sz w:val="22"/>
          <w:szCs w:val="22"/>
          <w:lang w:val="pl-PL"/>
          <w:rPrChange w:id="93"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94" w:author="Grzegorz Smułek" w:date="2025-10-15T09:08:00Z" w16du:dateUtc="2025-10-15T07:08:00Z">
            <w:rPr>
              <w:rFonts w:cs="Times New Roman"/>
              <w:sz w:val="22"/>
              <w:szCs w:val="22"/>
            </w:rPr>
          </w:rPrChange>
        </w:rPr>
        <w:tab/>
        <w:t>Oleśnica</w:t>
      </w:r>
    </w:p>
    <w:p w14:paraId="4508E9B1" w14:textId="77777777" w:rsidR="00885FAC" w:rsidRPr="00A176E6" w:rsidRDefault="00885FAC" w:rsidP="00F81EC4">
      <w:pPr>
        <w:tabs>
          <w:tab w:val="left" w:pos="270"/>
        </w:tabs>
        <w:spacing w:line="240" w:lineRule="auto"/>
        <w:ind w:left="720"/>
        <w:rPr>
          <w:rFonts w:cs="Times New Roman"/>
          <w:sz w:val="22"/>
          <w:szCs w:val="22"/>
          <w:lang w:val="pl-PL"/>
          <w:rPrChange w:id="95" w:author="Grzegorz Smułek" w:date="2025-10-15T09:08:00Z" w16du:dateUtc="2025-10-15T07:08:00Z">
            <w:rPr>
              <w:rFonts w:cs="Times New Roman"/>
              <w:sz w:val="22"/>
              <w:szCs w:val="22"/>
            </w:rPr>
          </w:rPrChange>
        </w:rPr>
      </w:pPr>
      <w:r w:rsidRPr="00A176E6">
        <w:rPr>
          <w:rFonts w:cs="Times New Roman"/>
          <w:sz w:val="22"/>
          <w:szCs w:val="22"/>
          <w:lang w:val="pl-PL"/>
          <w:rPrChange w:id="96"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97" w:author="Grzegorz Smułek" w:date="2025-10-15T09:08:00Z" w16du:dateUtc="2025-10-15T07:08:00Z">
            <w:rPr>
              <w:rFonts w:cs="Times New Roman"/>
              <w:sz w:val="22"/>
              <w:szCs w:val="22"/>
            </w:rPr>
          </w:rPrChange>
        </w:rPr>
        <w:tab/>
        <w:t>Polkowice</w:t>
      </w:r>
    </w:p>
    <w:p w14:paraId="01FA152E" w14:textId="77777777" w:rsidR="00885FAC" w:rsidRPr="00A176E6" w:rsidRDefault="00885FAC" w:rsidP="00F81EC4">
      <w:pPr>
        <w:tabs>
          <w:tab w:val="left" w:pos="270"/>
        </w:tabs>
        <w:spacing w:line="240" w:lineRule="auto"/>
        <w:ind w:left="720"/>
        <w:rPr>
          <w:rFonts w:cs="Times New Roman"/>
          <w:sz w:val="22"/>
          <w:szCs w:val="22"/>
          <w:lang w:val="pl-PL"/>
          <w:rPrChange w:id="98" w:author="Grzegorz Smułek" w:date="2025-10-15T09:08:00Z" w16du:dateUtc="2025-10-15T07:08:00Z">
            <w:rPr>
              <w:rFonts w:cs="Times New Roman"/>
              <w:sz w:val="22"/>
              <w:szCs w:val="22"/>
            </w:rPr>
          </w:rPrChange>
        </w:rPr>
      </w:pPr>
      <w:r w:rsidRPr="00A176E6">
        <w:rPr>
          <w:rFonts w:cs="Times New Roman"/>
          <w:sz w:val="22"/>
          <w:szCs w:val="22"/>
          <w:lang w:val="pl-PL"/>
          <w:rPrChange w:id="99"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100" w:author="Grzegorz Smułek" w:date="2025-10-15T09:08:00Z" w16du:dateUtc="2025-10-15T07:08:00Z">
            <w:rPr>
              <w:rFonts w:cs="Times New Roman"/>
              <w:sz w:val="22"/>
              <w:szCs w:val="22"/>
            </w:rPr>
          </w:rPrChange>
        </w:rPr>
        <w:tab/>
        <w:t>Środa Śląska</w:t>
      </w:r>
    </w:p>
    <w:p w14:paraId="720B2C12" w14:textId="77777777" w:rsidR="00885FAC" w:rsidRPr="00A176E6" w:rsidRDefault="00885FAC" w:rsidP="00F81EC4">
      <w:pPr>
        <w:tabs>
          <w:tab w:val="left" w:pos="270"/>
        </w:tabs>
        <w:spacing w:line="240" w:lineRule="auto"/>
        <w:ind w:left="720"/>
        <w:rPr>
          <w:rFonts w:cs="Times New Roman"/>
          <w:sz w:val="22"/>
          <w:szCs w:val="22"/>
          <w:lang w:val="pl-PL"/>
          <w:rPrChange w:id="101" w:author="Grzegorz Smułek" w:date="2025-10-15T09:08:00Z" w16du:dateUtc="2025-10-15T07:08:00Z">
            <w:rPr>
              <w:rFonts w:cs="Times New Roman"/>
              <w:sz w:val="22"/>
              <w:szCs w:val="22"/>
            </w:rPr>
          </w:rPrChange>
        </w:rPr>
      </w:pPr>
      <w:r w:rsidRPr="00A176E6">
        <w:rPr>
          <w:rFonts w:cs="Times New Roman"/>
          <w:sz w:val="22"/>
          <w:szCs w:val="22"/>
          <w:lang w:val="pl-PL"/>
          <w:rPrChange w:id="102"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103" w:author="Grzegorz Smułek" w:date="2025-10-15T09:08:00Z" w16du:dateUtc="2025-10-15T07:08:00Z">
            <w:rPr>
              <w:rFonts w:cs="Times New Roman"/>
              <w:sz w:val="22"/>
              <w:szCs w:val="22"/>
            </w:rPr>
          </w:rPrChange>
        </w:rPr>
        <w:tab/>
        <w:t>Strzelin</w:t>
      </w:r>
    </w:p>
    <w:p w14:paraId="31A6AEBF" w14:textId="77777777" w:rsidR="00885FAC" w:rsidRPr="00A176E6" w:rsidRDefault="00885FAC" w:rsidP="00F81EC4">
      <w:pPr>
        <w:tabs>
          <w:tab w:val="left" w:pos="270"/>
        </w:tabs>
        <w:spacing w:line="240" w:lineRule="auto"/>
        <w:ind w:left="720"/>
        <w:rPr>
          <w:rFonts w:cs="Times New Roman"/>
          <w:sz w:val="22"/>
          <w:szCs w:val="22"/>
          <w:lang w:val="pl-PL"/>
          <w:rPrChange w:id="104" w:author="Grzegorz Smułek" w:date="2025-10-15T09:08:00Z" w16du:dateUtc="2025-10-15T07:08:00Z">
            <w:rPr>
              <w:rFonts w:cs="Times New Roman"/>
              <w:sz w:val="22"/>
              <w:szCs w:val="22"/>
            </w:rPr>
          </w:rPrChange>
        </w:rPr>
      </w:pPr>
      <w:r w:rsidRPr="00A176E6">
        <w:rPr>
          <w:rFonts w:cs="Times New Roman"/>
          <w:sz w:val="22"/>
          <w:szCs w:val="22"/>
          <w:lang w:val="pl-PL"/>
          <w:rPrChange w:id="105"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106" w:author="Grzegorz Smułek" w:date="2025-10-15T09:08:00Z" w16du:dateUtc="2025-10-15T07:08:00Z">
            <w:rPr>
              <w:rFonts w:cs="Times New Roman"/>
              <w:sz w:val="22"/>
              <w:szCs w:val="22"/>
            </w:rPr>
          </w:rPrChange>
        </w:rPr>
        <w:tab/>
        <w:t>Świdnica</w:t>
      </w:r>
    </w:p>
    <w:p w14:paraId="628A97B2" w14:textId="77777777" w:rsidR="00885FAC" w:rsidRPr="00A176E6" w:rsidRDefault="00885FAC" w:rsidP="00F81EC4">
      <w:pPr>
        <w:tabs>
          <w:tab w:val="left" w:pos="270"/>
        </w:tabs>
        <w:spacing w:line="240" w:lineRule="auto"/>
        <w:ind w:left="720"/>
        <w:rPr>
          <w:rFonts w:cs="Times New Roman"/>
          <w:sz w:val="22"/>
          <w:szCs w:val="22"/>
          <w:lang w:val="pl-PL"/>
          <w:rPrChange w:id="107" w:author="Grzegorz Smułek" w:date="2025-10-15T09:08:00Z" w16du:dateUtc="2025-10-15T07:08:00Z">
            <w:rPr>
              <w:rFonts w:cs="Times New Roman"/>
              <w:sz w:val="22"/>
              <w:szCs w:val="22"/>
            </w:rPr>
          </w:rPrChange>
        </w:rPr>
      </w:pPr>
      <w:r w:rsidRPr="00A176E6">
        <w:rPr>
          <w:rFonts w:cs="Times New Roman"/>
          <w:sz w:val="22"/>
          <w:szCs w:val="22"/>
          <w:lang w:val="pl-PL"/>
          <w:rPrChange w:id="108"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109" w:author="Grzegorz Smułek" w:date="2025-10-15T09:08:00Z" w16du:dateUtc="2025-10-15T07:08:00Z">
            <w:rPr>
              <w:rFonts w:cs="Times New Roman"/>
              <w:sz w:val="22"/>
              <w:szCs w:val="22"/>
            </w:rPr>
          </w:rPrChange>
        </w:rPr>
        <w:tab/>
        <w:t>Trzebnica</w:t>
      </w:r>
    </w:p>
    <w:p w14:paraId="79EA7E59" w14:textId="77777777" w:rsidR="00885FAC" w:rsidRPr="00A176E6" w:rsidRDefault="00885FAC" w:rsidP="00F81EC4">
      <w:pPr>
        <w:tabs>
          <w:tab w:val="left" w:pos="270"/>
        </w:tabs>
        <w:spacing w:line="240" w:lineRule="auto"/>
        <w:ind w:left="720"/>
        <w:rPr>
          <w:rFonts w:cs="Times New Roman"/>
          <w:sz w:val="22"/>
          <w:szCs w:val="22"/>
          <w:lang w:val="pl-PL"/>
          <w:rPrChange w:id="110" w:author="Grzegorz Smułek" w:date="2025-10-15T09:08:00Z" w16du:dateUtc="2025-10-15T07:08:00Z">
            <w:rPr>
              <w:rFonts w:cs="Times New Roman"/>
              <w:sz w:val="22"/>
              <w:szCs w:val="22"/>
            </w:rPr>
          </w:rPrChange>
        </w:rPr>
      </w:pPr>
      <w:r w:rsidRPr="00A176E6">
        <w:rPr>
          <w:rFonts w:cs="Times New Roman"/>
          <w:sz w:val="22"/>
          <w:szCs w:val="22"/>
          <w:lang w:val="pl-PL"/>
          <w:rPrChange w:id="111"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112" w:author="Grzegorz Smułek" w:date="2025-10-15T09:08:00Z" w16du:dateUtc="2025-10-15T07:08:00Z">
            <w:rPr>
              <w:rFonts w:cs="Times New Roman"/>
              <w:sz w:val="22"/>
              <w:szCs w:val="22"/>
            </w:rPr>
          </w:rPrChange>
        </w:rPr>
        <w:tab/>
        <w:t>Wałbrzych</w:t>
      </w:r>
    </w:p>
    <w:p w14:paraId="33FE11BF" w14:textId="77777777" w:rsidR="00885FAC" w:rsidRPr="00A176E6" w:rsidRDefault="00885FAC" w:rsidP="00F81EC4">
      <w:pPr>
        <w:tabs>
          <w:tab w:val="left" w:pos="270"/>
        </w:tabs>
        <w:spacing w:line="240" w:lineRule="auto"/>
        <w:ind w:left="720"/>
        <w:rPr>
          <w:rFonts w:cs="Times New Roman"/>
          <w:sz w:val="22"/>
          <w:szCs w:val="22"/>
          <w:lang w:val="pl-PL"/>
          <w:rPrChange w:id="113" w:author="Grzegorz Smułek" w:date="2025-10-15T09:08:00Z" w16du:dateUtc="2025-10-15T07:08:00Z">
            <w:rPr>
              <w:rFonts w:cs="Times New Roman"/>
              <w:sz w:val="22"/>
              <w:szCs w:val="22"/>
            </w:rPr>
          </w:rPrChange>
        </w:rPr>
      </w:pPr>
      <w:r w:rsidRPr="00A176E6">
        <w:rPr>
          <w:rFonts w:cs="Times New Roman"/>
          <w:sz w:val="22"/>
          <w:szCs w:val="22"/>
          <w:lang w:val="pl-PL"/>
          <w:rPrChange w:id="114"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115" w:author="Grzegorz Smułek" w:date="2025-10-15T09:08:00Z" w16du:dateUtc="2025-10-15T07:08:00Z">
            <w:rPr>
              <w:rFonts w:cs="Times New Roman"/>
              <w:sz w:val="22"/>
              <w:szCs w:val="22"/>
            </w:rPr>
          </w:rPrChange>
        </w:rPr>
        <w:tab/>
        <w:t>Wołów</w:t>
      </w:r>
    </w:p>
    <w:p w14:paraId="34FB9824" w14:textId="77777777" w:rsidR="00885FAC" w:rsidRPr="00A176E6" w:rsidRDefault="00885FAC" w:rsidP="00F81EC4">
      <w:pPr>
        <w:tabs>
          <w:tab w:val="left" w:pos="270"/>
        </w:tabs>
        <w:spacing w:line="240" w:lineRule="auto"/>
        <w:ind w:left="720"/>
        <w:rPr>
          <w:rFonts w:cs="Times New Roman"/>
          <w:sz w:val="22"/>
          <w:szCs w:val="22"/>
          <w:lang w:val="pl-PL"/>
          <w:rPrChange w:id="116" w:author="Grzegorz Smułek" w:date="2025-10-15T09:08:00Z" w16du:dateUtc="2025-10-15T07:08:00Z">
            <w:rPr>
              <w:rFonts w:cs="Times New Roman"/>
              <w:sz w:val="22"/>
              <w:szCs w:val="22"/>
            </w:rPr>
          </w:rPrChange>
        </w:rPr>
      </w:pPr>
      <w:r w:rsidRPr="00A176E6">
        <w:rPr>
          <w:rFonts w:cs="Times New Roman"/>
          <w:sz w:val="22"/>
          <w:szCs w:val="22"/>
          <w:lang w:val="pl-PL"/>
          <w:rPrChange w:id="117"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118" w:author="Grzegorz Smułek" w:date="2025-10-15T09:08:00Z" w16du:dateUtc="2025-10-15T07:08:00Z">
            <w:rPr>
              <w:rFonts w:cs="Times New Roman"/>
              <w:sz w:val="22"/>
              <w:szCs w:val="22"/>
            </w:rPr>
          </w:rPrChange>
        </w:rPr>
        <w:tab/>
        <w:t>Wrocław</w:t>
      </w:r>
    </w:p>
    <w:p w14:paraId="3308690E" w14:textId="77777777" w:rsidR="00885FAC" w:rsidRPr="00A176E6" w:rsidRDefault="00885FAC" w:rsidP="00F81EC4">
      <w:pPr>
        <w:tabs>
          <w:tab w:val="left" w:pos="270"/>
        </w:tabs>
        <w:spacing w:line="240" w:lineRule="auto"/>
        <w:ind w:left="720"/>
        <w:rPr>
          <w:rFonts w:cs="Times New Roman"/>
          <w:sz w:val="22"/>
          <w:szCs w:val="22"/>
          <w:lang w:val="pl-PL"/>
          <w:rPrChange w:id="119" w:author="Grzegorz Smułek" w:date="2025-10-15T09:08:00Z" w16du:dateUtc="2025-10-15T07:08:00Z">
            <w:rPr>
              <w:rFonts w:cs="Times New Roman"/>
              <w:sz w:val="22"/>
              <w:szCs w:val="22"/>
            </w:rPr>
          </w:rPrChange>
        </w:rPr>
      </w:pPr>
      <w:r w:rsidRPr="00A176E6">
        <w:rPr>
          <w:rFonts w:cs="Times New Roman"/>
          <w:sz w:val="22"/>
          <w:szCs w:val="22"/>
          <w:lang w:val="pl-PL"/>
          <w:rPrChange w:id="120"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121" w:author="Grzegorz Smułek" w:date="2025-10-15T09:08:00Z" w16du:dateUtc="2025-10-15T07:08:00Z">
            <w:rPr>
              <w:rFonts w:cs="Times New Roman"/>
              <w:sz w:val="22"/>
              <w:szCs w:val="22"/>
            </w:rPr>
          </w:rPrChange>
        </w:rPr>
        <w:tab/>
        <w:t>Wrocław (City)</w:t>
      </w:r>
    </w:p>
    <w:p w14:paraId="64B31EF7" w14:textId="77777777" w:rsidR="00885FAC" w:rsidRPr="00A176E6" w:rsidRDefault="00885FAC" w:rsidP="00F81EC4">
      <w:pPr>
        <w:tabs>
          <w:tab w:val="left" w:pos="270"/>
        </w:tabs>
        <w:spacing w:line="240" w:lineRule="auto"/>
        <w:ind w:left="720"/>
        <w:rPr>
          <w:rFonts w:cs="Times New Roman"/>
          <w:sz w:val="22"/>
          <w:szCs w:val="22"/>
          <w:lang w:val="pl-PL"/>
          <w:rPrChange w:id="122" w:author="Grzegorz Smułek" w:date="2025-10-15T09:08:00Z" w16du:dateUtc="2025-10-15T07:08:00Z">
            <w:rPr>
              <w:rFonts w:cs="Times New Roman"/>
              <w:sz w:val="22"/>
              <w:szCs w:val="22"/>
            </w:rPr>
          </w:rPrChange>
        </w:rPr>
      </w:pPr>
      <w:r w:rsidRPr="00A176E6">
        <w:rPr>
          <w:rFonts w:cs="Times New Roman"/>
          <w:sz w:val="22"/>
          <w:szCs w:val="22"/>
          <w:lang w:val="pl-PL"/>
          <w:rPrChange w:id="123"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124" w:author="Grzegorz Smułek" w:date="2025-10-15T09:08:00Z" w16du:dateUtc="2025-10-15T07:08:00Z">
            <w:rPr>
              <w:rFonts w:cs="Times New Roman"/>
              <w:sz w:val="22"/>
              <w:szCs w:val="22"/>
            </w:rPr>
          </w:rPrChange>
        </w:rPr>
        <w:tab/>
        <w:t>Ząbkowice Śląskie</w:t>
      </w:r>
    </w:p>
    <w:p w14:paraId="46B7E49D" w14:textId="77777777" w:rsidR="00885FAC" w:rsidRPr="00A176E6" w:rsidRDefault="00885FAC" w:rsidP="00F81EC4">
      <w:pPr>
        <w:tabs>
          <w:tab w:val="left" w:pos="270"/>
        </w:tabs>
        <w:spacing w:line="240" w:lineRule="auto"/>
        <w:ind w:left="720"/>
        <w:rPr>
          <w:rFonts w:cs="Times New Roman"/>
          <w:sz w:val="22"/>
          <w:szCs w:val="22"/>
          <w:lang w:val="pl-PL"/>
          <w:rPrChange w:id="125" w:author="Grzegorz Smułek" w:date="2025-10-15T09:08:00Z" w16du:dateUtc="2025-10-15T07:08:00Z">
            <w:rPr>
              <w:rFonts w:cs="Times New Roman"/>
              <w:sz w:val="22"/>
              <w:szCs w:val="22"/>
            </w:rPr>
          </w:rPrChange>
        </w:rPr>
      </w:pPr>
      <w:r w:rsidRPr="00A176E6">
        <w:rPr>
          <w:rFonts w:cs="Times New Roman"/>
          <w:sz w:val="22"/>
          <w:szCs w:val="22"/>
          <w:lang w:val="pl-PL"/>
          <w:rPrChange w:id="126"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127" w:author="Grzegorz Smułek" w:date="2025-10-15T09:08:00Z" w16du:dateUtc="2025-10-15T07:08:00Z">
            <w:rPr>
              <w:rFonts w:cs="Times New Roman"/>
              <w:sz w:val="22"/>
              <w:szCs w:val="22"/>
            </w:rPr>
          </w:rPrChange>
        </w:rPr>
        <w:tab/>
        <w:t>Zgorzelec</w:t>
      </w:r>
    </w:p>
    <w:p w14:paraId="17CA30AE" w14:textId="77777777" w:rsidR="00885FAC" w:rsidRPr="00A176E6" w:rsidRDefault="00885FAC" w:rsidP="00F81EC4">
      <w:pPr>
        <w:tabs>
          <w:tab w:val="left" w:pos="270"/>
        </w:tabs>
        <w:spacing w:line="240" w:lineRule="auto"/>
        <w:ind w:left="720"/>
        <w:rPr>
          <w:rFonts w:cs="Times New Roman"/>
          <w:sz w:val="22"/>
          <w:szCs w:val="22"/>
          <w:lang w:val="pl-PL"/>
          <w:rPrChange w:id="128" w:author="Grzegorz Smułek" w:date="2025-10-15T09:08:00Z" w16du:dateUtc="2025-10-15T07:08:00Z">
            <w:rPr>
              <w:rFonts w:cs="Times New Roman"/>
              <w:sz w:val="22"/>
              <w:szCs w:val="22"/>
            </w:rPr>
          </w:rPrChange>
        </w:rPr>
      </w:pPr>
      <w:r w:rsidRPr="00A176E6">
        <w:rPr>
          <w:rFonts w:cs="Times New Roman"/>
          <w:sz w:val="22"/>
          <w:szCs w:val="22"/>
          <w:lang w:val="pl-PL"/>
          <w:rPrChange w:id="129" w:author="Grzegorz Smułek" w:date="2025-10-15T09:08:00Z" w16du:dateUtc="2025-10-15T07:08:00Z">
            <w:rPr>
              <w:rFonts w:cs="Times New Roman"/>
              <w:sz w:val="22"/>
              <w:szCs w:val="22"/>
            </w:rPr>
          </w:rPrChange>
        </w:rPr>
        <w:t>Dolnośląskie</w:t>
      </w:r>
      <w:r w:rsidRPr="00A176E6">
        <w:rPr>
          <w:rFonts w:cs="Times New Roman"/>
          <w:sz w:val="22"/>
          <w:szCs w:val="22"/>
          <w:lang w:val="pl-PL"/>
          <w:rPrChange w:id="130" w:author="Grzegorz Smułek" w:date="2025-10-15T09:08:00Z" w16du:dateUtc="2025-10-15T07:08:00Z">
            <w:rPr>
              <w:rFonts w:cs="Times New Roman"/>
              <w:sz w:val="22"/>
              <w:szCs w:val="22"/>
            </w:rPr>
          </w:rPrChange>
        </w:rPr>
        <w:tab/>
        <w:t>Złotoryja</w:t>
      </w:r>
    </w:p>
    <w:p w14:paraId="42BA4E4A" w14:textId="77777777" w:rsidR="00885FAC" w:rsidRPr="00A176E6" w:rsidRDefault="00885FAC" w:rsidP="00F81EC4">
      <w:pPr>
        <w:tabs>
          <w:tab w:val="left" w:pos="270"/>
        </w:tabs>
        <w:spacing w:line="240" w:lineRule="auto"/>
        <w:ind w:left="720"/>
        <w:rPr>
          <w:rFonts w:cs="Times New Roman"/>
          <w:sz w:val="22"/>
          <w:szCs w:val="22"/>
          <w:lang w:val="pl-PL"/>
          <w:rPrChange w:id="131" w:author="Grzegorz Smułek" w:date="2025-10-15T09:08:00Z" w16du:dateUtc="2025-10-15T07:08:00Z">
            <w:rPr>
              <w:rFonts w:cs="Times New Roman"/>
              <w:sz w:val="22"/>
              <w:szCs w:val="22"/>
            </w:rPr>
          </w:rPrChange>
        </w:rPr>
      </w:pPr>
      <w:r w:rsidRPr="00A176E6">
        <w:rPr>
          <w:rFonts w:cs="Times New Roman"/>
          <w:sz w:val="22"/>
          <w:szCs w:val="22"/>
          <w:lang w:val="pl-PL"/>
          <w:rPrChange w:id="132"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33" w:author="Grzegorz Smułek" w:date="2025-10-15T09:08:00Z" w16du:dateUtc="2025-10-15T07:08:00Z">
            <w:rPr>
              <w:rFonts w:cs="Times New Roman"/>
              <w:sz w:val="22"/>
              <w:szCs w:val="22"/>
            </w:rPr>
          </w:rPrChange>
        </w:rPr>
        <w:tab/>
        <w:t>Aleksandrów</w:t>
      </w:r>
    </w:p>
    <w:p w14:paraId="005A46E0" w14:textId="77777777" w:rsidR="00885FAC" w:rsidRPr="00A176E6" w:rsidRDefault="00885FAC" w:rsidP="00F81EC4">
      <w:pPr>
        <w:tabs>
          <w:tab w:val="left" w:pos="270"/>
        </w:tabs>
        <w:spacing w:line="240" w:lineRule="auto"/>
        <w:ind w:left="720"/>
        <w:rPr>
          <w:rFonts w:cs="Times New Roman"/>
          <w:sz w:val="22"/>
          <w:szCs w:val="22"/>
          <w:lang w:val="pl-PL"/>
          <w:rPrChange w:id="134" w:author="Grzegorz Smułek" w:date="2025-10-15T09:08:00Z" w16du:dateUtc="2025-10-15T07:08:00Z">
            <w:rPr>
              <w:rFonts w:cs="Times New Roman"/>
              <w:sz w:val="22"/>
              <w:szCs w:val="22"/>
            </w:rPr>
          </w:rPrChange>
        </w:rPr>
      </w:pPr>
      <w:r w:rsidRPr="00A176E6">
        <w:rPr>
          <w:rFonts w:cs="Times New Roman"/>
          <w:sz w:val="22"/>
          <w:szCs w:val="22"/>
          <w:lang w:val="pl-PL"/>
          <w:rPrChange w:id="135"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36" w:author="Grzegorz Smułek" w:date="2025-10-15T09:08:00Z" w16du:dateUtc="2025-10-15T07:08:00Z">
            <w:rPr>
              <w:rFonts w:cs="Times New Roman"/>
              <w:sz w:val="22"/>
              <w:szCs w:val="22"/>
            </w:rPr>
          </w:rPrChange>
        </w:rPr>
        <w:tab/>
        <w:t>Brodnica</w:t>
      </w:r>
    </w:p>
    <w:p w14:paraId="225DB89F" w14:textId="77777777" w:rsidR="00885FAC" w:rsidRPr="00A176E6" w:rsidRDefault="00885FAC" w:rsidP="00F81EC4">
      <w:pPr>
        <w:tabs>
          <w:tab w:val="left" w:pos="270"/>
        </w:tabs>
        <w:spacing w:line="240" w:lineRule="auto"/>
        <w:ind w:left="720"/>
        <w:rPr>
          <w:rFonts w:cs="Times New Roman"/>
          <w:sz w:val="22"/>
          <w:szCs w:val="22"/>
          <w:lang w:val="pl-PL"/>
          <w:rPrChange w:id="137" w:author="Grzegorz Smułek" w:date="2025-10-15T09:08:00Z" w16du:dateUtc="2025-10-15T07:08:00Z">
            <w:rPr>
              <w:rFonts w:cs="Times New Roman"/>
              <w:sz w:val="22"/>
              <w:szCs w:val="22"/>
            </w:rPr>
          </w:rPrChange>
        </w:rPr>
      </w:pPr>
      <w:r w:rsidRPr="00A176E6">
        <w:rPr>
          <w:rFonts w:cs="Times New Roman"/>
          <w:sz w:val="22"/>
          <w:szCs w:val="22"/>
          <w:lang w:val="pl-PL"/>
          <w:rPrChange w:id="138"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39" w:author="Grzegorz Smułek" w:date="2025-10-15T09:08:00Z" w16du:dateUtc="2025-10-15T07:08:00Z">
            <w:rPr>
              <w:rFonts w:cs="Times New Roman"/>
              <w:sz w:val="22"/>
              <w:szCs w:val="22"/>
            </w:rPr>
          </w:rPrChange>
        </w:rPr>
        <w:tab/>
        <w:t>Bydgoszcz</w:t>
      </w:r>
    </w:p>
    <w:p w14:paraId="00807CEA" w14:textId="77777777" w:rsidR="00885FAC" w:rsidRPr="00A176E6" w:rsidRDefault="00885FAC" w:rsidP="00F81EC4">
      <w:pPr>
        <w:tabs>
          <w:tab w:val="left" w:pos="270"/>
        </w:tabs>
        <w:spacing w:line="240" w:lineRule="auto"/>
        <w:ind w:left="720"/>
        <w:rPr>
          <w:rFonts w:cs="Times New Roman"/>
          <w:sz w:val="22"/>
          <w:szCs w:val="22"/>
          <w:lang w:val="pl-PL"/>
          <w:rPrChange w:id="140" w:author="Grzegorz Smułek" w:date="2025-10-15T09:08:00Z" w16du:dateUtc="2025-10-15T07:08:00Z">
            <w:rPr>
              <w:rFonts w:cs="Times New Roman"/>
              <w:sz w:val="22"/>
              <w:szCs w:val="22"/>
            </w:rPr>
          </w:rPrChange>
        </w:rPr>
      </w:pPr>
      <w:r w:rsidRPr="00A176E6">
        <w:rPr>
          <w:rFonts w:cs="Times New Roman"/>
          <w:sz w:val="22"/>
          <w:szCs w:val="22"/>
          <w:lang w:val="pl-PL"/>
          <w:rPrChange w:id="141" w:author="Grzegorz Smułek" w:date="2025-10-15T09:08:00Z" w16du:dateUtc="2025-10-15T07:08:00Z">
            <w:rPr>
              <w:rFonts w:cs="Times New Roman"/>
              <w:sz w:val="22"/>
              <w:szCs w:val="22"/>
            </w:rPr>
          </w:rPrChange>
        </w:rPr>
        <w:lastRenderedPageBreak/>
        <w:t>Kujawsko-Pomorskie</w:t>
      </w:r>
      <w:r w:rsidRPr="00A176E6">
        <w:rPr>
          <w:rFonts w:cs="Times New Roman"/>
          <w:sz w:val="22"/>
          <w:szCs w:val="22"/>
          <w:lang w:val="pl-PL"/>
          <w:rPrChange w:id="142" w:author="Grzegorz Smułek" w:date="2025-10-15T09:08:00Z" w16du:dateUtc="2025-10-15T07:08:00Z">
            <w:rPr>
              <w:rFonts w:cs="Times New Roman"/>
              <w:sz w:val="22"/>
              <w:szCs w:val="22"/>
            </w:rPr>
          </w:rPrChange>
        </w:rPr>
        <w:tab/>
        <w:t>Bydgoszcz (City)</w:t>
      </w:r>
    </w:p>
    <w:p w14:paraId="5C44D401" w14:textId="77777777" w:rsidR="00885FAC" w:rsidRPr="00A176E6" w:rsidRDefault="00885FAC" w:rsidP="00F81EC4">
      <w:pPr>
        <w:tabs>
          <w:tab w:val="left" w:pos="270"/>
        </w:tabs>
        <w:spacing w:line="240" w:lineRule="auto"/>
        <w:ind w:left="720"/>
        <w:rPr>
          <w:rFonts w:cs="Times New Roman"/>
          <w:sz w:val="22"/>
          <w:szCs w:val="22"/>
          <w:lang w:val="pl-PL"/>
          <w:rPrChange w:id="143" w:author="Grzegorz Smułek" w:date="2025-10-15T09:08:00Z" w16du:dateUtc="2025-10-15T07:08:00Z">
            <w:rPr>
              <w:rFonts w:cs="Times New Roman"/>
              <w:sz w:val="22"/>
              <w:szCs w:val="22"/>
            </w:rPr>
          </w:rPrChange>
        </w:rPr>
      </w:pPr>
      <w:r w:rsidRPr="00A176E6">
        <w:rPr>
          <w:rFonts w:cs="Times New Roman"/>
          <w:sz w:val="22"/>
          <w:szCs w:val="22"/>
          <w:lang w:val="pl-PL"/>
          <w:rPrChange w:id="144"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45" w:author="Grzegorz Smułek" w:date="2025-10-15T09:08:00Z" w16du:dateUtc="2025-10-15T07:08:00Z">
            <w:rPr>
              <w:rFonts w:cs="Times New Roman"/>
              <w:sz w:val="22"/>
              <w:szCs w:val="22"/>
            </w:rPr>
          </w:rPrChange>
        </w:rPr>
        <w:tab/>
        <w:t>Chełmno</w:t>
      </w:r>
    </w:p>
    <w:p w14:paraId="578610A4" w14:textId="77777777" w:rsidR="00885FAC" w:rsidRPr="00A176E6" w:rsidRDefault="00885FAC" w:rsidP="00F81EC4">
      <w:pPr>
        <w:tabs>
          <w:tab w:val="left" w:pos="270"/>
        </w:tabs>
        <w:spacing w:line="240" w:lineRule="auto"/>
        <w:ind w:left="720"/>
        <w:rPr>
          <w:rFonts w:cs="Times New Roman"/>
          <w:sz w:val="22"/>
          <w:szCs w:val="22"/>
          <w:lang w:val="pl-PL"/>
          <w:rPrChange w:id="146" w:author="Grzegorz Smułek" w:date="2025-10-15T09:08:00Z" w16du:dateUtc="2025-10-15T07:08:00Z">
            <w:rPr>
              <w:rFonts w:cs="Times New Roman"/>
              <w:sz w:val="22"/>
              <w:szCs w:val="22"/>
            </w:rPr>
          </w:rPrChange>
        </w:rPr>
      </w:pPr>
      <w:r w:rsidRPr="00A176E6">
        <w:rPr>
          <w:rFonts w:cs="Times New Roman"/>
          <w:sz w:val="22"/>
          <w:szCs w:val="22"/>
          <w:lang w:val="pl-PL"/>
          <w:rPrChange w:id="147"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48" w:author="Grzegorz Smułek" w:date="2025-10-15T09:08:00Z" w16du:dateUtc="2025-10-15T07:08:00Z">
            <w:rPr>
              <w:rFonts w:cs="Times New Roman"/>
              <w:sz w:val="22"/>
              <w:szCs w:val="22"/>
            </w:rPr>
          </w:rPrChange>
        </w:rPr>
        <w:tab/>
        <w:t>Golub-Dobrzyń</w:t>
      </w:r>
    </w:p>
    <w:p w14:paraId="4D39468F" w14:textId="77777777" w:rsidR="00885FAC" w:rsidRPr="00A176E6" w:rsidRDefault="00885FAC" w:rsidP="00F81EC4">
      <w:pPr>
        <w:tabs>
          <w:tab w:val="left" w:pos="270"/>
        </w:tabs>
        <w:spacing w:line="240" w:lineRule="auto"/>
        <w:ind w:left="720"/>
        <w:rPr>
          <w:rFonts w:cs="Times New Roman"/>
          <w:sz w:val="22"/>
          <w:szCs w:val="22"/>
          <w:lang w:val="pl-PL"/>
          <w:rPrChange w:id="149" w:author="Grzegorz Smułek" w:date="2025-10-15T09:08:00Z" w16du:dateUtc="2025-10-15T07:08:00Z">
            <w:rPr>
              <w:rFonts w:cs="Times New Roman"/>
              <w:sz w:val="22"/>
              <w:szCs w:val="22"/>
            </w:rPr>
          </w:rPrChange>
        </w:rPr>
      </w:pPr>
      <w:r w:rsidRPr="00A176E6">
        <w:rPr>
          <w:rFonts w:cs="Times New Roman"/>
          <w:sz w:val="22"/>
          <w:szCs w:val="22"/>
          <w:lang w:val="pl-PL"/>
          <w:rPrChange w:id="150"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51" w:author="Grzegorz Smułek" w:date="2025-10-15T09:08:00Z" w16du:dateUtc="2025-10-15T07:08:00Z">
            <w:rPr>
              <w:rFonts w:cs="Times New Roman"/>
              <w:sz w:val="22"/>
              <w:szCs w:val="22"/>
            </w:rPr>
          </w:rPrChange>
        </w:rPr>
        <w:tab/>
        <w:t>Grudziądz</w:t>
      </w:r>
    </w:p>
    <w:p w14:paraId="2954B3C4" w14:textId="77777777" w:rsidR="00885FAC" w:rsidRPr="00A176E6" w:rsidRDefault="00885FAC" w:rsidP="00F81EC4">
      <w:pPr>
        <w:tabs>
          <w:tab w:val="left" w:pos="270"/>
        </w:tabs>
        <w:spacing w:line="240" w:lineRule="auto"/>
        <w:ind w:left="720"/>
        <w:rPr>
          <w:rFonts w:cs="Times New Roman"/>
          <w:sz w:val="22"/>
          <w:szCs w:val="22"/>
          <w:lang w:val="pl-PL"/>
          <w:rPrChange w:id="152" w:author="Grzegorz Smułek" w:date="2025-10-15T09:08:00Z" w16du:dateUtc="2025-10-15T07:08:00Z">
            <w:rPr>
              <w:rFonts w:cs="Times New Roman"/>
              <w:sz w:val="22"/>
              <w:szCs w:val="22"/>
            </w:rPr>
          </w:rPrChange>
        </w:rPr>
      </w:pPr>
      <w:r w:rsidRPr="00A176E6">
        <w:rPr>
          <w:rFonts w:cs="Times New Roman"/>
          <w:sz w:val="22"/>
          <w:szCs w:val="22"/>
          <w:lang w:val="pl-PL"/>
          <w:rPrChange w:id="153"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54" w:author="Grzegorz Smułek" w:date="2025-10-15T09:08:00Z" w16du:dateUtc="2025-10-15T07:08:00Z">
            <w:rPr>
              <w:rFonts w:cs="Times New Roman"/>
              <w:sz w:val="22"/>
              <w:szCs w:val="22"/>
            </w:rPr>
          </w:rPrChange>
        </w:rPr>
        <w:tab/>
        <w:t>Grudziądz (City)</w:t>
      </w:r>
    </w:p>
    <w:p w14:paraId="31813B8C" w14:textId="77777777" w:rsidR="00885FAC" w:rsidRPr="00A176E6" w:rsidRDefault="00885FAC" w:rsidP="00F81EC4">
      <w:pPr>
        <w:tabs>
          <w:tab w:val="left" w:pos="270"/>
        </w:tabs>
        <w:spacing w:line="240" w:lineRule="auto"/>
        <w:ind w:left="720"/>
        <w:rPr>
          <w:rFonts w:cs="Times New Roman"/>
          <w:sz w:val="22"/>
          <w:szCs w:val="22"/>
          <w:lang w:val="pl-PL"/>
          <w:rPrChange w:id="155" w:author="Grzegorz Smułek" w:date="2025-10-15T09:08:00Z" w16du:dateUtc="2025-10-15T07:08:00Z">
            <w:rPr>
              <w:rFonts w:cs="Times New Roman"/>
              <w:sz w:val="22"/>
              <w:szCs w:val="22"/>
            </w:rPr>
          </w:rPrChange>
        </w:rPr>
      </w:pPr>
      <w:r w:rsidRPr="00A176E6">
        <w:rPr>
          <w:rFonts w:cs="Times New Roman"/>
          <w:sz w:val="22"/>
          <w:szCs w:val="22"/>
          <w:lang w:val="pl-PL"/>
          <w:rPrChange w:id="156"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57" w:author="Grzegorz Smułek" w:date="2025-10-15T09:08:00Z" w16du:dateUtc="2025-10-15T07:08:00Z">
            <w:rPr>
              <w:rFonts w:cs="Times New Roman"/>
              <w:sz w:val="22"/>
              <w:szCs w:val="22"/>
            </w:rPr>
          </w:rPrChange>
        </w:rPr>
        <w:tab/>
        <w:t>Inowrocław</w:t>
      </w:r>
    </w:p>
    <w:p w14:paraId="45D63F6D" w14:textId="77777777" w:rsidR="00885FAC" w:rsidRPr="00A176E6" w:rsidRDefault="00885FAC" w:rsidP="00F81EC4">
      <w:pPr>
        <w:tabs>
          <w:tab w:val="left" w:pos="270"/>
        </w:tabs>
        <w:spacing w:line="240" w:lineRule="auto"/>
        <w:ind w:left="720"/>
        <w:rPr>
          <w:rFonts w:cs="Times New Roman"/>
          <w:sz w:val="22"/>
          <w:szCs w:val="22"/>
          <w:lang w:val="pl-PL"/>
          <w:rPrChange w:id="158" w:author="Grzegorz Smułek" w:date="2025-10-15T09:08:00Z" w16du:dateUtc="2025-10-15T07:08:00Z">
            <w:rPr>
              <w:rFonts w:cs="Times New Roman"/>
              <w:sz w:val="22"/>
              <w:szCs w:val="22"/>
            </w:rPr>
          </w:rPrChange>
        </w:rPr>
      </w:pPr>
      <w:r w:rsidRPr="00A176E6">
        <w:rPr>
          <w:rFonts w:cs="Times New Roman"/>
          <w:sz w:val="22"/>
          <w:szCs w:val="22"/>
          <w:lang w:val="pl-PL"/>
          <w:rPrChange w:id="159"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60" w:author="Grzegorz Smułek" w:date="2025-10-15T09:08:00Z" w16du:dateUtc="2025-10-15T07:08:00Z">
            <w:rPr>
              <w:rFonts w:cs="Times New Roman"/>
              <w:sz w:val="22"/>
              <w:szCs w:val="22"/>
            </w:rPr>
          </w:rPrChange>
        </w:rPr>
        <w:tab/>
        <w:t>Lipno</w:t>
      </w:r>
    </w:p>
    <w:p w14:paraId="474C2312" w14:textId="77777777" w:rsidR="00885FAC" w:rsidRPr="00A176E6" w:rsidRDefault="00885FAC" w:rsidP="00F81EC4">
      <w:pPr>
        <w:tabs>
          <w:tab w:val="left" w:pos="270"/>
        </w:tabs>
        <w:spacing w:line="240" w:lineRule="auto"/>
        <w:ind w:left="720"/>
        <w:rPr>
          <w:rFonts w:cs="Times New Roman"/>
          <w:sz w:val="22"/>
          <w:szCs w:val="22"/>
          <w:lang w:val="pl-PL"/>
          <w:rPrChange w:id="161" w:author="Grzegorz Smułek" w:date="2025-10-15T09:08:00Z" w16du:dateUtc="2025-10-15T07:08:00Z">
            <w:rPr>
              <w:rFonts w:cs="Times New Roman"/>
              <w:sz w:val="22"/>
              <w:szCs w:val="22"/>
            </w:rPr>
          </w:rPrChange>
        </w:rPr>
      </w:pPr>
      <w:r w:rsidRPr="00A176E6">
        <w:rPr>
          <w:rFonts w:cs="Times New Roman"/>
          <w:sz w:val="22"/>
          <w:szCs w:val="22"/>
          <w:lang w:val="pl-PL"/>
          <w:rPrChange w:id="162"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63" w:author="Grzegorz Smułek" w:date="2025-10-15T09:08:00Z" w16du:dateUtc="2025-10-15T07:08:00Z">
            <w:rPr>
              <w:rFonts w:cs="Times New Roman"/>
              <w:sz w:val="22"/>
              <w:szCs w:val="22"/>
            </w:rPr>
          </w:rPrChange>
        </w:rPr>
        <w:tab/>
        <w:t>Mogilno</w:t>
      </w:r>
    </w:p>
    <w:p w14:paraId="4EEA47A6" w14:textId="77777777" w:rsidR="00885FAC" w:rsidRPr="00A176E6" w:rsidRDefault="00885FAC" w:rsidP="00F81EC4">
      <w:pPr>
        <w:tabs>
          <w:tab w:val="left" w:pos="270"/>
        </w:tabs>
        <w:spacing w:line="240" w:lineRule="auto"/>
        <w:ind w:left="720"/>
        <w:rPr>
          <w:rFonts w:cs="Times New Roman"/>
          <w:sz w:val="22"/>
          <w:szCs w:val="22"/>
          <w:lang w:val="pl-PL"/>
          <w:rPrChange w:id="164" w:author="Grzegorz Smułek" w:date="2025-10-15T09:08:00Z" w16du:dateUtc="2025-10-15T07:08:00Z">
            <w:rPr>
              <w:rFonts w:cs="Times New Roman"/>
              <w:sz w:val="22"/>
              <w:szCs w:val="22"/>
            </w:rPr>
          </w:rPrChange>
        </w:rPr>
      </w:pPr>
      <w:r w:rsidRPr="00A176E6">
        <w:rPr>
          <w:rFonts w:cs="Times New Roman"/>
          <w:sz w:val="22"/>
          <w:szCs w:val="22"/>
          <w:lang w:val="pl-PL"/>
          <w:rPrChange w:id="165"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66" w:author="Grzegorz Smułek" w:date="2025-10-15T09:08:00Z" w16du:dateUtc="2025-10-15T07:08:00Z">
            <w:rPr>
              <w:rFonts w:cs="Times New Roman"/>
              <w:sz w:val="22"/>
              <w:szCs w:val="22"/>
            </w:rPr>
          </w:rPrChange>
        </w:rPr>
        <w:tab/>
        <w:t>Nakło</w:t>
      </w:r>
    </w:p>
    <w:p w14:paraId="0CCB8A8B" w14:textId="77777777" w:rsidR="00885FAC" w:rsidRPr="00A176E6" w:rsidRDefault="00885FAC" w:rsidP="00F81EC4">
      <w:pPr>
        <w:tabs>
          <w:tab w:val="left" w:pos="270"/>
        </w:tabs>
        <w:spacing w:line="240" w:lineRule="auto"/>
        <w:ind w:left="720"/>
        <w:rPr>
          <w:rFonts w:cs="Times New Roman"/>
          <w:sz w:val="22"/>
          <w:szCs w:val="22"/>
          <w:lang w:val="pl-PL"/>
          <w:rPrChange w:id="167" w:author="Grzegorz Smułek" w:date="2025-10-15T09:08:00Z" w16du:dateUtc="2025-10-15T07:08:00Z">
            <w:rPr>
              <w:rFonts w:cs="Times New Roman"/>
              <w:sz w:val="22"/>
              <w:szCs w:val="22"/>
            </w:rPr>
          </w:rPrChange>
        </w:rPr>
      </w:pPr>
      <w:r w:rsidRPr="00A176E6">
        <w:rPr>
          <w:rFonts w:cs="Times New Roman"/>
          <w:sz w:val="22"/>
          <w:szCs w:val="22"/>
          <w:lang w:val="pl-PL"/>
          <w:rPrChange w:id="168"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69" w:author="Grzegorz Smułek" w:date="2025-10-15T09:08:00Z" w16du:dateUtc="2025-10-15T07:08:00Z">
            <w:rPr>
              <w:rFonts w:cs="Times New Roman"/>
              <w:sz w:val="22"/>
              <w:szCs w:val="22"/>
            </w:rPr>
          </w:rPrChange>
        </w:rPr>
        <w:tab/>
        <w:t>Radziejów</w:t>
      </w:r>
    </w:p>
    <w:p w14:paraId="778EA4CC" w14:textId="77777777" w:rsidR="00885FAC" w:rsidRPr="00A176E6" w:rsidRDefault="00885FAC" w:rsidP="00F81EC4">
      <w:pPr>
        <w:tabs>
          <w:tab w:val="left" w:pos="270"/>
        </w:tabs>
        <w:spacing w:line="240" w:lineRule="auto"/>
        <w:ind w:left="720"/>
        <w:rPr>
          <w:rFonts w:cs="Times New Roman"/>
          <w:sz w:val="22"/>
          <w:szCs w:val="22"/>
          <w:lang w:val="pl-PL"/>
          <w:rPrChange w:id="170" w:author="Grzegorz Smułek" w:date="2025-10-15T09:08:00Z" w16du:dateUtc="2025-10-15T07:08:00Z">
            <w:rPr>
              <w:rFonts w:cs="Times New Roman"/>
              <w:sz w:val="22"/>
              <w:szCs w:val="22"/>
            </w:rPr>
          </w:rPrChange>
        </w:rPr>
      </w:pPr>
      <w:r w:rsidRPr="00A176E6">
        <w:rPr>
          <w:rFonts w:cs="Times New Roman"/>
          <w:sz w:val="22"/>
          <w:szCs w:val="22"/>
          <w:lang w:val="pl-PL"/>
          <w:rPrChange w:id="171"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72" w:author="Grzegorz Smułek" w:date="2025-10-15T09:08:00Z" w16du:dateUtc="2025-10-15T07:08:00Z">
            <w:rPr>
              <w:rFonts w:cs="Times New Roman"/>
              <w:sz w:val="22"/>
              <w:szCs w:val="22"/>
            </w:rPr>
          </w:rPrChange>
        </w:rPr>
        <w:tab/>
        <w:t>Rypin</w:t>
      </w:r>
    </w:p>
    <w:p w14:paraId="3655300E" w14:textId="77777777" w:rsidR="00885FAC" w:rsidRPr="00A176E6" w:rsidRDefault="00885FAC" w:rsidP="00F81EC4">
      <w:pPr>
        <w:tabs>
          <w:tab w:val="left" w:pos="270"/>
        </w:tabs>
        <w:spacing w:line="240" w:lineRule="auto"/>
        <w:ind w:left="720"/>
        <w:rPr>
          <w:rFonts w:cs="Times New Roman"/>
          <w:sz w:val="22"/>
          <w:szCs w:val="22"/>
          <w:lang w:val="pl-PL"/>
          <w:rPrChange w:id="173" w:author="Grzegorz Smułek" w:date="2025-10-15T09:08:00Z" w16du:dateUtc="2025-10-15T07:08:00Z">
            <w:rPr>
              <w:rFonts w:cs="Times New Roman"/>
              <w:sz w:val="22"/>
              <w:szCs w:val="22"/>
            </w:rPr>
          </w:rPrChange>
        </w:rPr>
      </w:pPr>
      <w:r w:rsidRPr="00A176E6">
        <w:rPr>
          <w:rFonts w:cs="Times New Roman"/>
          <w:sz w:val="22"/>
          <w:szCs w:val="22"/>
          <w:lang w:val="pl-PL"/>
          <w:rPrChange w:id="174"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75" w:author="Grzegorz Smułek" w:date="2025-10-15T09:08:00Z" w16du:dateUtc="2025-10-15T07:08:00Z">
            <w:rPr>
              <w:rFonts w:cs="Times New Roman"/>
              <w:sz w:val="22"/>
              <w:szCs w:val="22"/>
            </w:rPr>
          </w:rPrChange>
        </w:rPr>
        <w:tab/>
        <w:t>Sępólno</w:t>
      </w:r>
    </w:p>
    <w:p w14:paraId="7D214BFE" w14:textId="77777777" w:rsidR="00885FAC" w:rsidRPr="00A176E6" w:rsidRDefault="00885FAC" w:rsidP="00F81EC4">
      <w:pPr>
        <w:tabs>
          <w:tab w:val="left" w:pos="270"/>
        </w:tabs>
        <w:spacing w:line="240" w:lineRule="auto"/>
        <w:ind w:left="720"/>
        <w:rPr>
          <w:rFonts w:cs="Times New Roman"/>
          <w:sz w:val="22"/>
          <w:szCs w:val="22"/>
          <w:lang w:val="pl-PL"/>
          <w:rPrChange w:id="176" w:author="Grzegorz Smułek" w:date="2025-10-15T09:08:00Z" w16du:dateUtc="2025-10-15T07:08:00Z">
            <w:rPr>
              <w:rFonts w:cs="Times New Roman"/>
              <w:sz w:val="22"/>
              <w:szCs w:val="22"/>
            </w:rPr>
          </w:rPrChange>
        </w:rPr>
      </w:pPr>
      <w:r w:rsidRPr="00A176E6">
        <w:rPr>
          <w:rFonts w:cs="Times New Roman"/>
          <w:sz w:val="22"/>
          <w:szCs w:val="22"/>
          <w:lang w:val="pl-PL"/>
          <w:rPrChange w:id="177"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78" w:author="Grzegorz Smułek" w:date="2025-10-15T09:08:00Z" w16du:dateUtc="2025-10-15T07:08:00Z">
            <w:rPr>
              <w:rFonts w:cs="Times New Roman"/>
              <w:sz w:val="22"/>
              <w:szCs w:val="22"/>
            </w:rPr>
          </w:rPrChange>
        </w:rPr>
        <w:tab/>
        <w:t>Świecie</w:t>
      </w:r>
    </w:p>
    <w:p w14:paraId="016D5759" w14:textId="77777777" w:rsidR="00885FAC" w:rsidRPr="00A176E6" w:rsidRDefault="00885FAC" w:rsidP="00F81EC4">
      <w:pPr>
        <w:tabs>
          <w:tab w:val="left" w:pos="270"/>
        </w:tabs>
        <w:spacing w:line="240" w:lineRule="auto"/>
        <w:ind w:left="720"/>
        <w:rPr>
          <w:rFonts w:cs="Times New Roman"/>
          <w:sz w:val="22"/>
          <w:szCs w:val="22"/>
          <w:lang w:val="pl-PL"/>
          <w:rPrChange w:id="179" w:author="Grzegorz Smułek" w:date="2025-10-15T09:08:00Z" w16du:dateUtc="2025-10-15T07:08:00Z">
            <w:rPr>
              <w:rFonts w:cs="Times New Roman"/>
              <w:sz w:val="22"/>
              <w:szCs w:val="22"/>
            </w:rPr>
          </w:rPrChange>
        </w:rPr>
      </w:pPr>
      <w:r w:rsidRPr="00A176E6">
        <w:rPr>
          <w:rFonts w:cs="Times New Roman"/>
          <w:sz w:val="22"/>
          <w:szCs w:val="22"/>
          <w:lang w:val="pl-PL"/>
          <w:rPrChange w:id="180"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81" w:author="Grzegorz Smułek" w:date="2025-10-15T09:08:00Z" w16du:dateUtc="2025-10-15T07:08:00Z">
            <w:rPr>
              <w:rFonts w:cs="Times New Roman"/>
              <w:sz w:val="22"/>
              <w:szCs w:val="22"/>
            </w:rPr>
          </w:rPrChange>
        </w:rPr>
        <w:tab/>
        <w:t>Toruń</w:t>
      </w:r>
    </w:p>
    <w:p w14:paraId="5ABC9F69" w14:textId="77777777" w:rsidR="00885FAC" w:rsidRPr="00A176E6" w:rsidRDefault="00885FAC" w:rsidP="00F81EC4">
      <w:pPr>
        <w:tabs>
          <w:tab w:val="left" w:pos="270"/>
        </w:tabs>
        <w:spacing w:line="240" w:lineRule="auto"/>
        <w:ind w:left="720"/>
        <w:rPr>
          <w:rFonts w:cs="Times New Roman"/>
          <w:sz w:val="22"/>
          <w:szCs w:val="22"/>
          <w:lang w:val="pl-PL"/>
          <w:rPrChange w:id="182" w:author="Grzegorz Smułek" w:date="2025-10-15T09:08:00Z" w16du:dateUtc="2025-10-15T07:08:00Z">
            <w:rPr>
              <w:rFonts w:cs="Times New Roman"/>
              <w:sz w:val="22"/>
              <w:szCs w:val="22"/>
            </w:rPr>
          </w:rPrChange>
        </w:rPr>
      </w:pPr>
      <w:r w:rsidRPr="00A176E6">
        <w:rPr>
          <w:rFonts w:cs="Times New Roman"/>
          <w:sz w:val="22"/>
          <w:szCs w:val="22"/>
          <w:lang w:val="pl-PL"/>
          <w:rPrChange w:id="183"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84" w:author="Grzegorz Smułek" w:date="2025-10-15T09:08:00Z" w16du:dateUtc="2025-10-15T07:08:00Z">
            <w:rPr>
              <w:rFonts w:cs="Times New Roman"/>
              <w:sz w:val="22"/>
              <w:szCs w:val="22"/>
            </w:rPr>
          </w:rPrChange>
        </w:rPr>
        <w:tab/>
        <w:t>Toruń (City)</w:t>
      </w:r>
    </w:p>
    <w:p w14:paraId="113C7430" w14:textId="77777777" w:rsidR="00885FAC" w:rsidRPr="00A176E6" w:rsidRDefault="00885FAC" w:rsidP="00F81EC4">
      <w:pPr>
        <w:tabs>
          <w:tab w:val="left" w:pos="270"/>
        </w:tabs>
        <w:spacing w:line="240" w:lineRule="auto"/>
        <w:ind w:left="720"/>
        <w:rPr>
          <w:rFonts w:cs="Times New Roman"/>
          <w:sz w:val="22"/>
          <w:szCs w:val="22"/>
          <w:lang w:val="pl-PL"/>
          <w:rPrChange w:id="185" w:author="Grzegorz Smułek" w:date="2025-10-15T09:08:00Z" w16du:dateUtc="2025-10-15T07:08:00Z">
            <w:rPr>
              <w:rFonts w:cs="Times New Roman"/>
              <w:sz w:val="22"/>
              <w:szCs w:val="22"/>
            </w:rPr>
          </w:rPrChange>
        </w:rPr>
      </w:pPr>
      <w:r w:rsidRPr="00A176E6">
        <w:rPr>
          <w:rFonts w:cs="Times New Roman"/>
          <w:sz w:val="22"/>
          <w:szCs w:val="22"/>
          <w:lang w:val="pl-PL"/>
          <w:rPrChange w:id="186"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87" w:author="Grzegorz Smułek" w:date="2025-10-15T09:08:00Z" w16du:dateUtc="2025-10-15T07:08:00Z">
            <w:rPr>
              <w:rFonts w:cs="Times New Roman"/>
              <w:sz w:val="22"/>
              <w:szCs w:val="22"/>
            </w:rPr>
          </w:rPrChange>
        </w:rPr>
        <w:tab/>
        <w:t>Tuchola</w:t>
      </w:r>
    </w:p>
    <w:p w14:paraId="574209BD" w14:textId="77777777" w:rsidR="00885FAC" w:rsidRPr="00A176E6" w:rsidRDefault="00885FAC" w:rsidP="00F81EC4">
      <w:pPr>
        <w:tabs>
          <w:tab w:val="left" w:pos="270"/>
        </w:tabs>
        <w:spacing w:line="240" w:lineRule="auto"/>
        <w:ind w:left="720"/>
        <w:rPr>
          <w:rFonts w:cs="Times New Roman"/>
          <w:sz w:val="22"/>
          <w:szCs w:val="22"/>
          <w:lang w:val="pl-PL"/>
          <w:rPrChange w:id="188" w:author="Grzegorz Smułek" w:date="2025-10-15T09:08:00Z" w16du:dateUtc="2025-10-15T07:08:00Z">
            <w:rPr>
              <w:rFonts w:cs="Times New Roman"/>
              <w:sz w:val="22"/>
              <w:szCs w:val="22"/>
            </w:rPr>
          </w:rPrChange>
        </w:rPr>
      </w:pPr>
      <w:r w:rsidRPr="00A176E6">
        <w:rPr>
          <w:rFonts w:cs="Times New Roman"/>
          <w:sz w:val="22"/>
          <w:szCs w:val="22"/>
          <w:lang w:val="pl-PL"/>
          <w:rPrChange w:id="189"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90" w:author="Grzegorz Smułek" w:date="2025-10-15T09:08:00Z" w16du:dateUtc="2025-10-15T07:08:00Z">
            <w:rPr>
              <w:rFonts w:cs="Times New Roman"/>
              <w:sz w:val="22"/>
              <w:szCs w:val="22"/>
            </w:rPr>
          </w:rPrChange>
        </w:rPr>
        <w:tab/>
        <w:t>Wąbrzeźno</w:t>
      </w:r>
    </w:p>
    <w:p w14:paraId="1B7C6942" w14:textId="77777777" w:rsidR="00885FAC" w:rsidRPr="00A176E6" w:rsidRDefault="00885FAC" w:rsidP="00F81EC4">
      <w:pPr>
        <w:tabs>
          <w:tab w:val="left" w:pos="270"/>
        </w:tabs>
        <w:spacing w:line="240" w:lineRule="auto"/>
        <w:ind w:left="720"/>
        <w:rPr>
          <w:rFonts w:cs="Times New Roman"/>
          <w:sz w:val="22"/>
          <w:szCs w:val="22"/>
          <w:lang w:val="pl-PL"/>
          <w:rPrChange w:id="191" w:author="Grzegorz Smułek" w:date="2025-10-15T09:08:00Z" w16du:dateUtc="2025-10-15T07:08:00Z">
            <w:rPr>
              <w:rFonts w:cs="Times New Roman"/>
              <w:sz w:val="22"/>
              <w:szCs w:val="22"/>
            </w:rPr>
          </w:rPrChange>
        </w:rPr>
      </w:pPr>
      <w:r w:rsidRPr="00A176E6">
        <w:rPr>
          <w:rFonts w:cs="Times New Roman"/>
          <w:sz w:val="22"/>
          <w:szCs w:val="22"/>
          <w:lang w:val="pl-PL"/>
          <w:rPrChange w:id="192"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93" w:author="Grzegorz Smułek" w:date="2025-10-15T09:08:00Z" w16du:dateUtc="2025-10-15T07:08:00Z">
            <w:rPr>
              <w:rFonts w:cs="Times New Roman"/>
              <w:sz w:val="22"/>
              <w:szCs w:val="22"/>
            </w:rPr>
          </w:rPrChange>
        </w:rPr>
        <w:tab/>
        <w:t>Włocławek</w:t>
      </w:r>
    </w:p>
    <w:p w14:paraId="0EDEDB67" w14:textId="77777777" w:rsidR="00885FAC" w:rsidRPr="00A176E6" w:rsidRDefault="00885FAC" w:rsidP="00F81EC4">
      <w:pPr>
        <w:tabs>
          <w:tab w:val="left" w:pos="270"/>
        </w:tabs>
        <w:spacing w:line="240" w:lineRule="auto"/>
        <w:ind w:left="720"/>
        <w:rPr>
          <w:rFonts w:cs="Times New Roman"/>
          <w:sz w:val="22"/>
          <w:szCs w:val="22"/>
          <w:lang w:val="pl-PL"/>
          <w:rPrChange w:id="194" w:author="Grzegorz Smułek" w:date="2025-10-15T09:08:00Z" w16du:dateUtc="2025-10-15T07:08:00Z">
            <w:rPr>
              <w:rFonts w:cs="Times New Roman"/>
              <w:sz w:val="22"/>
              <w:szCs w:val="22"/>
            </w:rPr>
          </w:rPrChange>
        </w:rPr>
      </w:pPr>
      <w:r w:rsidRPr="00A176E6">
        <w:rPr>
          <w:rFonts w:cs="Times New Roman"/>
          <w:sz w:val="22"/>
          <w:szCs w:val="22"/>
          <w:lang w:val="pl-PL"/>
          <w:rPrChange w:id="195"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96" w:author="Grzegorz Smułek" w:date="2025-10-15T09:08:00Z" w16du:dateUtc="2025-10-15T07:08:00Z">
            <w:rPr>
              <w:rFonts w:cs="Times New Roman"/>
              <w:sz w:val="22"/>
              <w:szCs w:val="22"/>
            </w:rPr>
          </w:rPrChange>
        </w:rPr>
        <w:tab/>
        <w:t>Włocławek (City)</w:t>
      </w:r>
    </w:p>
    <w:p w14:paraId="1693AA67" w14:textId="77777777" w:rsidR="00885FAC" w:rsidRPr="00A176E6" w:rsidRDefault="00885FAC" w:rsidP="00F81EC4">
      <w:pPr>
        <w:tabs>
          <w:tab w:val="left" w:pos="270"/>
        </w:tabs>
        <w:spacing w:line="240" w:lineRule="auto"/>
        <w:ind w:left="720"/>
        <w:rPr>
          <w:rFonts w:cs="Times New Roman"/>
          <w:sz w:val="22"/>
          <w:szCs w:val="22"/>
          <w:lang w:val="pl-PL"/>
          <w:rPrChange w:id="197" w:author="Grzegorz Smułek" w:date="2025-10-15T09:08:00Z" w16du:dateUtc="2025-10-15T07:08:00Z">
            <w:rPr>
              <w:rFonts w:cs="Times New Roman"/>
              <w:sz w:val="22"/>
              <w:szCs w:val="22"/>
            </w:rPr>
          </w:rPrChange>
        </w:rPr>
      </w:pPr>
      <w:r w:rsidRPr="00A176E6">
        <w:rPr>
          <w:rFonts w:cs="Times New Roman"/>
          <w:sz w:val="22"/>
          <w:szCs w:val="22"/>
          <w:lang w:val="pl-PL"/>
          <w:rPrChange w:id="198" w:author="Grzegorz Smułek" w:date="2025-10-15T09:08:00Z" w16du:dateUtc="2025-10-15T07:08:00Z">
            <w:rPr>
              <w:rFonts w:cs="Times New Roman"/>
              <w:sz w:val="22"/>
              <w:szCs w:val="22"/>
            </w:rPr>
          </w:rPrChange>
        </w:rPr>
        <w:t>Kujawsko-Pomorskie</w:t>
      </w:r>
      <w:r w:rsidRPr="00A176E6">
        <w:rPr>
          <w:rFonts w:cs="Times New Roman"/>
          <w:sz w:val="22"/>
          <w:szCs w:val="22"/>
          <w:lang w:val="pl-PL"/>
          <w:rPrChange w:id="199" w:author="Grzegorz Smułek" w:date="2025-10-15T09:08:00Z" w16du:dateUtc="2025-10-15T07:08:00Z">
            <w:rPr>
              <w:rFonts w:cs="Times New Roman"/>
              <w:sz w:val="22"/>
              <w:szCs w:val="22"/>
            </w:rPr>
          </w:rPrChange>
        </w:rPr>
        <w:tab/>
        <w:t>Żnin</w:t>
      </w:r>
    </w:p>
    <w:p w14:paraId="39FCFCCC" w14:textId="77777777" w:rsidR="00885FAC" w:rsidRPr="00A176E6" w:rsidRDefault="00885FAC" w:rsidP="00F81EC4">
      <w:pPr>
        <w:tabs>
          <w:tab w:val="left" w:pos="270"/>
        </w:tabs>
        <w:spacing w:line="240" w:lineRule="auto"/>
        <w:ind w:left="720"/>
        <w:rPr>
          <w:rFonts w:cs="Times New Roman"/>
          <w:sz w:val="22"/>
          <w:szCs w:val="22"/>
          <w:lang w:val="pl-PL"/>
          <w:rPrChange w:id="200" w:author="Grzegorz Smułek" w:date="2025-10-15T09:08:00Z" w16du:dateUtc="2025-10-15T07:08:00Z">
            <w:rPr>
              <w:rFonts w:cs="Times New Roman"/>
              <w:sz w:val="22"/>
              <w:szCs w:val="22"/>
            </w:rPr>
          </w:rPrChange>
        </w:rPr>
      </w:pPr>
      <w:r w:rsidRPr="00A176E6">
        <w:rPr>
          <w:rFonts w:cs="Times New Roman"/>
          <w:sz w:val="22"/>
          <w:szCs w:val="22"/>
          <w:lang w:val="pl-PL"/>
          <w:rPrChange w:id="201" w:author="Grzegorz Smułek" w:date="2025-10-15T09:08:00Z" w16du:dateUtc="2025-10-15T07:08:00Z">
            <w:rPr>
              <w:rFonts w:cs="Times New Roman"/>
              <w:sz w:val="22"/>
              <w:szCs w:val="22"/>
            </w:rPr>
          </w:rPrChange>
        </w:rPr>
        <w:t>Łódzkie</w:t>
      </w:r>
      <w:r w:rsidRPr="00A176E6">
        <w:rPr>
          <w:rFonts w:cs="Times New Roman"/>
          <w:sz w:val="22"/>
          <w:szCs w:val="22"/>
          <w:lang w:val="pl-PL"/>
          <w:rPrChange w:id="202" w:author="Grzegorz Smułek" w:date="2025-10-15T09:08:00Z" w16du:dateUtc="2025-10-15T07:08:00Z">
            <w:rPr>
              <w:rFonts w:cs="Times New Roman"/>
              <w:sz w:val="22"/>
              <w:szCs w:val="22"/>
            </w:rPr>
          </w:rPrChange>
        </w:rPr>
        <w:tab/>
        <w:t>Bełchatów</w:t>
      </w:r>
    </w:p>
    <w:p w14:paraId="397AED9C" w14:textId="77777777" w:rsidR="00885FAC" w:rsidRPr="00A176E6" w:rsidRDefault="00885FAC" w:rsidP="00F81EC4">
      <w:pPr>
        <w:tabs>
          <w:tab w:val="left" w:pos="270"/>
        </w:tabs>
        <w:spacing w:line="240" w:lineRule="auto"/>
        <w:ind w:left="720"/>
        <w:rPr>
          <w:rFonts w:cs="Times New Roman"/>
          <w:sz w:val="22"/>
          <w:szCs w:val="22"/>
          <w:lang w:val="pl-PL"/>
          <w:rPrChange w:id="203" w:author="Grzegorz Smułek" w:date="2025-10-15T09:08:00Z" w16du:dateUtc="2025-10-15T07:08:00Z">
            <w:rPr>
              <w:rFonts w:cs="Times New Roman"/>
              <w:sz w:val="22"/>
              <w:szCs w:val="22"/>
            </w:rPr>
          </w:rPrChange>
        </w:rPr>
      </w:pPr>
      <w:r w:rsidRPr="00A176E6">
        <w:rPr>
          <w:rFonts w:cs="Times New Roman"/>
          <w:sz w:val="22"/>
          <w:szCs w:val="22"/>
          <w:lang w:val="pl-PL"/>
          <w:rPrChange w:id="204" w:author="Grzegorz Smułek" w:date="2025-10-15T09:08:00Z" w16du:dateUtc="2025-10-15T07:08:00Z">
            <w:rPr>
              <w:rFonts w:cs="Times New Roman"/>
              <w:sz w:val="22"/>
              <w:szCs w:val="22"/>
            </w:rPr>
          </w:rPrChange>
        </w:rPr>
        <w:t>Łódzkie</w:t>
      </w:r>
      <w:r w:rsidRPr="00A176E6">
        <w:rPr>
          <w:rFonts w:cs="Times New Roman"/>
          <w:sz w:val="22"/>
          <w:szCs w:val="22"/>
          <w:lang w:val="pl-PL"/>
          <w:rPrChange w:id="205" w:author="Grzegorz Smułek" w:date="2025-10-15T09:08:00Z" w16du:dateUtc="2025-10-15T07:08:00Z">
            <w:rPr>
              <w:rFonts w:cs="Times New Roman"/>
              <w:sz w:val="22"/>
              <w:szCs w:val="22"/>
            </w:rPr>
          </w:rPrChange>
        </w:rPr>
        <w:tab/>
        <w:t>Brzeziny</w:t>
      </w:r>
    </w:p>
    <w:p w14:paraId="3BFA48CC" w14:textId="77777777" w:rsidR="00885FAC" w:rsidRPr="00A176E6" w:rsidRDefault="00885FAC" w:rsidP="00F81EC4">
      <w:pPr>
        <w:tabs>
          <w:tab w:val="left" w:pos="270"/>
        </w:tabs>
        <w:spacing w:line="240" w:lineRule="auto"/>
        <w:ind w:left="720"/>
        <w:rPr>
          <w:rFonts w:cs="Times New Roman"/>
          <w:sz w:val="22"/>
          <w:szCs w:val="22"/>
          <w:lang w:val="pl-PL"/>
          <w:rPrChange w:id="206" w:author="Grzegorz Smułek" w:date="2025-10-15T09:08:00Z" w16du:dateUtc="2025-10-15T07:08:00Z">
            <w:rPr>
              <w:rFonts w:cs="Times New Roman"/>
              <w:sz w:val="22"/>
              <w:szCs w:val="22"/>
            </w:rPr>
          </w:rPrChange>
        </w:rPr>
      </w:pPr>
      <w:r w:rsidRPr="00A176E6">
        <w:rPr>
          <w:rFonts w:cs="Times New Roman"/>
          <w:sz w:val="22"/>
          <w:szCs w:val="22"/>
          <w:lang w:val="pl-PL"/>
          <w:rPrChange w:id="207" w:author="Grzegorz Smułek" w:date="2025-10-15T09:08:00Z" w16du:dateUtc="2025-10-15T07:08:00Z">
            <w:rPr>
              <w:rFonts w:cs="Times New Roman"/>
              <w:sz w:val="22"/>
              <w:szCs w:val="22"/>
            </w:rPr>
          </w:rPrChange>
        </w:rPr>
        <w:t>Łódzkie</w:t>
      </w:r>
      <w:r w:rsidRPr="00A176E6">
        <w:rPr>
          <w:rFonts w:cs="Times New Roman"/>
          <w:sz w:val="22"/>
          <w:szCs w:val="22"/>
          <w:lang w:val="pl-PL"/>
          <w:rPrChange w:id="208" w:author="Grzegorz Smułek" w:date="2025-10-15T09:08:00Z" w16du:dateUtc="2025-10-15T07:08:00Z">
            <w:rPr>
              <w:rFonts w:cs="Times New Roman"/>
              <w:sz w:val="22"/>
              <w:szCs w:val="22"/>
            </w:rPr>
          </w:rPrChange>
        </w:rPr>
        <w:tab/>
        <w:t>Kutno</w:t>
      </w:r>
    </w:p>
    <w:p w14:paraId="0BC78CC2" w14:textId="77777777" w:rsidR="00885FAC" w:rsidRPr="00A176E6" w:rsidRDefault="00885FAC" w:rsidP="00F81EC4">
      <w:pPr>
        <w:tabs>
          <w:tab w:val="left" w:pos="270"/>
        </w:tabs>
        <w:spacing w:line="240" w:lineRule="auto"/>
        <w:ind w:left="720"/>
        <w:rPr>
          <w:rFonts w:cs="Times New Roman"/>
          <w:sz w:val="22"/>
          <w:szCs w:val="22"/>
          <w:lang w:val="pl-PL"/>
          <w:rPrChange w:id="209" w:author="Grzegorz Smułek" w:date="2025-10-15T09:08:00Z" w16du:dateUtc="2025-10-15T07:08:00Z">
            <w:rPr>
              <w:rFonts w:cs="Times New Roman"/>
              <w:sz w:val="22"/>
              <w:szCs w:val="22"/>
            </w:rPr>
          </w:rPrChange>
        </w:rPr>
      </w:pPr>
      <w:r w:rsidRPr="00A176E6">
        <w:rPr>
          <w:rFonts w:cs="Times New Roman"/>
          <w:sz w:val="22"/>
          <w:szCs w:val="22"/>
          <w:lang w:val="pl-PL"/>
          <w:rPrChange w:id="210" w:author="Grzegorz Smułek" w:date="2025-10-15T09:08:00Z" w16du:dateUtc="2025-10-15T07:08:00Z">
            <w:rPr>
              <w:rFonts w:cs="Times New Roman"/>
              <w:sz w:val="22"/>
              <w:szCs w:val="22"/>
            </w:rPr>
          </w:rPrChange>
        </w:rPr>
        <w:t>Łódzkie</w:t>
      </w:r>
      <w:r w:rsidRPr="00A176E6">
        <w:rPr>
          <w:rFonts w:cs="Times New Roman"/>
          <w:sz w:val="22"/>
          <w:szCs w:val="22"/>
          <w:lang w:val="pl-PL"/>
          <w:rPrChange w:id="211" w:author="Grzegorz Smułek" w:date="2025-10-15T09:08:00Z" w16du:dateUtc="2025-10-15T07:08:00Z">
            <w:rPr>
              <w:rFonts w:cs="Times New Roman"/>
              <w:sz w:val="22"/>
              <w:szCs w:val="22"/>
            </w:rPr>
          </w:rPrChange>
        </w:rPr>
        <w:tab/>
        <w:t>Łask</w:t>
      </w:r>
    </w:p>
    <w:p w14:paraId="016FAF5E" w14:textId="77777777" w:rsidR="00885FAC" w:rsidRPr="00A176E6" w:rsidRDefault="00885FAC" w:rsidP="00F81EC4">
      <w:pPr>
        <w:tabs>
          <w:tab w:val="left" w:pos="270"/>
        </w:tabs>
        <w:spacing w:line="240" w:lineRule="auto"/>
        <w:ind w:left="720"/>
        <w:rPr>
          <w:rFonts w:cs="Times New Roman"/>
          <w:sz w:val="22"/>
          <w:szCs w:val="22"/>
          <w:lang w:val="pl-PL"/>
          <w:rPrChange w:id="212" w:author="Grzegorz Smułek" w:date="2025-10-15T09:08:00Z" w16du:dateUtc="2025-10-15T07:08:00Z">
            <w:rPr>
              <w:rFonts w:cs="Times New Roman"/>
              <w:sz w:val="22"/>
              <w:szCs w:val="22"/>
            </w:rPr>
          </w:rPrChange>
        </w:rPr>
      </w:pPr>
      <w:r w:rsidRPr="00A176E6">
        <w:rPr>
          <w:rFonts w:cs="Times New Roman"/>
          <w:sz w:val="22"/>
          <w:szCs w:val="22"/>
          <w:lang w:val="pl-PL"/>
          <w:rPrChange w:id="213" w:author="Grzegorz Smułek" w:date="2025-10-15T09:08:00Z" w16du:dateUtc="2025-10-15T07:08:00Z">
            <w:rPr>
              <w:rFonts w:cs="Times New Roman"/>
              <w:sz w:val="22"/>
              <w:szCs w:val="22"/>
            </w:rPr>
          </w:rPrChange>
        </w:rPr>
        <w:t>Łódzkie</w:t>
      </w:r>
      <w:r w:rsidRPr="00A176E6">
        <w:rPr>
          <w:rFonts w:cs="Times New Roman"/>
          <w:sz w:val="22"/>
          <w:szCs w:val="22"/>
          <w:lang w:val="pl-PL"/>
          <w:rPrChange w:id="214" w:author="Grzegorz Smułek" w:date="2025-10-15T09:08:00Z" w16du:dateUtc="2025-10-15T07:08:00Z">
            <w:rPr>
              <w:rFonts w:cs="Times New Roman"/>
              <w:sz w:val="22"/>
              <w:szCs w:val="22"/>
            </w:rPr>
          </w:rPrChange>
        </w:rPr>
        <w:tab/>
        <w:t>Łęczyca</w:t>
      </w:r>
    </w:p>
    <w:p w14:paraId="34A7682A" w14:textId="77777777" w:rsidR="00885FAC" w:rsidRPr="00A176E6" w:rsidRDefault="00885FAC" w:rsidP="00F81EC4">
      <w:pPr>
        <w:tabs>
          <w:tab w:val="left" w:pos="270"/>
        </w:tabs>
        <w:spacing w:line="240" w:lineRule="auto"/>
        <w:ind w:left="720"/>
        <w:rPr>
          <w:rFonts w:cs="Times New Roman"/>
          <w:sz w:val="22"/>
          <w:szCs w:val="22"/>
          <w:lang w:val="pl-PL"/>
          <w:rPrChange w:id="215" w:author="Grzegorz Smułek" w:date="2025-10-15T09:08:00Z" w16du:dateUtc="2025-10-15T07:08:00Z">
            <w:rPr>
              <w:rFonts w:cs="Times New Roman"/>
              <w:sz w:val="22"/>
              <w:szCs w:val="22"/>
            </w:rPr>
          </w:rPrChange>
        </w:rPr>
      </w:pPr>
      <w:r w:rsidRPr="00A176E6">
        <w:rPr>
          <w:rFonts w:cs="Times New Roman"/>
          <w:sz w:val="22"/>
          <w:szCs w:val="22"/>
          <w:lang w:val="pl-PL"/>
          <w:rPrChange w:id="216" w:author="Grzegorz Smułek" w:date="2025-10-15T09:08:00Z" w16du:dateUtc="2025-10-15T07:08:00Z">
            <w:rPr>
              <w:rFonts w:cs="Times New Roman"/>
              <w:sz w:val="22"/>
              <w:szCs w:val="22"/>
            </w:rPr>
          </w:rPrChange>
        </w:rPr>
        <w:t>Łódzkie</w:t>
      </w:r>
      <w:r w:rsidRPr="00A176E6">
        <w:rPr>
          <w:rFonts w:cs="Times New Roman"/>
          <w:sz w:val="22"/>
          <w:szCs w:val="22"/>
          <w:lang w:val="pl-PL"/>
          <w:rPrChange w:id="217" w:author="Grzegorz Smułek" w:date="2025-10-15T09:08:00Z" w16du:dateUtc="2025-10-15T07:08:00Z">
            <w:rPr>
              <w:rFonts w:cs="Times New Roman"/>
              <w:sz w:val="22"/>
              <w:szCs w:val="22"/>
            </w:rPr>
          </w:rPrChange>
        </w:rPr>
        <w:tab/>
        <w:t>Łódź</w:t>
      </w:r>
    </w:p>
    <w:p w14:paraId="1553E3E2" w14:textId="77777777" w:rsidR="00885FAC" w:rsidRPr="00A176E6" w:rsidRDefault="00885FAC" w:rsidP="00F81EC4">
      <w:pPr>
        <w:tabs>
          <w:tab w:val="left" w:pos="270"/>
        </w:tabs>
        <w:spacing w:line="240" w:lineRule="auto"/>
        <w:ind w:left="720"/>
        <w:rPr>
          <w:rFonts w:cs="Times New Roman"/>
          <w:sz w:val="22"/>
          <w:szCs w:val="22"/>
          <w:lang w:val="pl-PL"/>
          <w:rPrChange w:id="218" w:author="Grzegorz Smułek" w:date="2025-10-15T09:08:00Z" w16du:dateUtc="2025-10-15T07:08:00Z">
            <w:rPr>
              <w:rFonts w:cs="Times New Roman"/>
              <w:sz w:val="22"/>
              <w:szCs w:val="22"/>
            </w:rPr>
          </w:rPrChange>
        </w:rPr>
      </w:pPr>
      <w:r w:rsidRPr="00A176E6">
        <w:rPr>
          <w:rFonts w:cs="Times New Roman"/>
          <w:sz w:val="22"/>
          <w:szCs w:val="22"/>
          <w:lang w:val="pl-PL"/>
          <w:rPrChange w:id="219" w:author="Grzegorz Smułek" w:date="2025-10-15T09:08:00Z" w16du:dateUtc="2025-10-15T07:08:00Z">
            <w:rPr>
              <w:rFonts w:cs="Times New Roman"/>
              <w:sz w:val="22"/>
              <w:szCs w:val="22"/>
            </w:rPr>
          </w:rPrChange>
        </w:rPr>
        <w:t>Łódzkie</w:t>
      </w:r>
      <w:r w:rsidRPr="00A176E6">
        <w:rPr>
          <w:rFonts w:cs="Times New Roman"/>
          <w:sz w:val="22"/>
          <w:szCs w:val="22"/>
          <w:lang w:val="pl-PL"/>
          <w:rPrChange w:id="220" w:author="Grzegorz Smułek" w:date="2025-10-15T09:08:00Z" w16du:dateUtc="2025-10-15T07:08:00Z">
            <w:rPr>
              <w:rFonts w:cs="Times New Roman"/>
              <w:sz w:val="22"/>
              <w:szCs w:val="22"/>
            </w:rPr>
          </w:rPrChange>
        </w:rPr>
        <w:tab/>
        <w:t>Łódzki Wschodni</w:t>
      </w:r>
    </w:p>
    <w:p w14:paraId="4E5A2529" w14:textId="77777777" w:rsidR="00885FAC" w:rsidRPr="00A176E6" w:rsidRDefault="00885FAC" w:rsidP="00F81EC4">
      <w:pPr>
        <w:tabs>
          <w:tab w:val="left" w:pos="270"/>
        </w:tabs>
        <w:spacing w:line="240" w:lineRule="auto"/>
        <w:ind w:left="720"/>
        <w:rPr>
          <w:rFonts w:cs="Times New Roman"/>
          <w:sz w:val="22"/>
          <w:szCs w:val="22"/>
          <w:lang w:val="pl-PL"/>
          <w:rPrChange w:id="221" w:author="Grzegorz Smułek" w:date="2025-10-15T09:08:00Z" w16du:dateUtc="2025-10-15T07:08:00Z">
            <w:rPr>
              <w:rFonts w:cs="Times New Roman"/>
              <w:sz w:val="22"/>
              <w:szCs w:val="22"/>
            </w:rPr>
          </w:rPrChange>
        </w:rPr>
      </w:pPr>
      <w:r w:rsidRPr="00A176E6">
        <w:rPr>
          <w:rFonts w:cs="Times New Roman"/>
          <w:sz w:val="22"/>
          <w:szCs w:val="22"/>
          <w:lang w:val="pl-PL"/>
          <w:rPrChange w:id="222" w:author="Grzegorz Smułek" w:date="2025-10-15T09:08:00Z" w16du:dateUtc="2025-10-15T07:08:00Z">
            <w:rPr>
              <w:rFonts w:cs="Times New Roman"/>
              <w:sz w:val="22"/>
              <w:szCs w:val="22"/>
            </w:rPr>
          </w:rPrChange>
        </w:rPr>
        <w:t>Łódzkie</w:t>
      </w:r>
      <w:r w:rsidRPr="00A176E6">
        <w:rPr>
          <w:rFonts w:cs="Times New Roman"/>
          <w:sz w:val="22"/>
          <w:szCs w:val="22"/>
          <w:lang w:val="pl-PL"/>
          <w:rPrChange w:id="223" w:author="Grzegorz Smułek" w:date="2025-10-15T09:08:00Z" w16du:dateUtc="2025-10-15T07:08:00Z">
            <w:rPr>
              <w:rFonts w:cs="Times New Roman"/>
              <w:sz w:val="22"/>
              <w:szCs w:val="22"/>
            </w:rPr>
          </w:rPrChange>
        </w:rPr>
        <w:tab/>
        <w:t>Łowicz</w:t>
      </w:r>
    </w:p>
    <w:p w14:paraId="73508619" w14:textId="77777777" w:rsidR="00885FAC" w:rsidRPr="00A176E6" w:rsidRDefault="00885FAC" w:rsidP="00F81EC4">
      <w:pPr>
        <w:tabs>
          <w:tab w:val="left" w:pos="270"/>
        </w:tabs>
        <w:spacing w:line="240" w:lineRule="auto"/>
        <w:ind w:left="720"/>
        <w:rPr>
          <w:rFonts w:cs="Times New Roman"/>
          <w:sz w:val="22"/>
          <w:szCs w:val="22"/>
          <w:lang w:val="pl-PL"/>
          <w:rPrChange w:id="224" w:author="Grzegorz Smułek" w:date="2025-10-15T09:08:00Z" w16du:dateUtc="2025-10-15T07:08:00Z">
            <w:rPr>
              <w:rFonts w:cs="Times New Roman"/>
              <w:sz w:val="22"/>
              <w:szCs w:val="22"/>
            </w:rPr>
          </w:rPrChange>
        </w:rPr>
      </w:pPr>
      <w:r w:rsidRPr="00A176E6">
        <w:rPr>
          <w:rFonts w:cs="Times New Roman"/>
          <w:sz w:val="22"/>
          <w:szCs w:val="22"/>
          <w:lang w:val="pl-PL"/>
          <w:rPrChange w:id="225" w:author="Grzegorz Smułek" w:date="2025-10-15T09:08:00Z" w16du:dateUtc="2025-10-15T07:08:00Z">
            <w:rPr>
              <w:rFonts w:cs="Times New Roman"/>
              <w:sz w:val="22"/>
              <w:szCs w:val="22"/>
            </w:rPr>
          </w:rPrChange>
        </w:rPr>
        <w:t>Łódzkie</w:t>
      </w:r>
      <w:r w:rsidRPr="00A176E6">
        <w:rPr>
          <w:rFonts w:cs="Times New Roman"/>
          <w:sz w:val="22"/>
          <w:szCs w:val="22"/>
          <w:lang w:val="pl-PL"/>
          <w:rPrChange w:id="226" w:author="Grzegorz Smułek" w:date="2025-10-15T09:08:00Z" w16du:dateUtc="2025-10-15T07:08:00Z">
            <w:rPr>
              <w:rFonts w:cs="Times New Roman"/>
              <w:sz w:val="22"/>
              <w:szCs w:val="22"/>
            </w:rPr>
          </w:rPrChange>
        </w:rPr>
        <w:tab/>
        <w:t>Opoczno</w:t>
      </w:r>
    </w:p>
    <w:p w14:paraId="73355A66" w14:textId="77777777" w:rsidR="00885FAC" w:rsidRPr="00A176E6" w:rsidRDefault="00885FAC" w:rsidP="00F81EC4">
      <w:pPr>
        <w:tabs>
          <w:tab w:val="left" w:pos="270"/>
        </w:tabs>
        <w:spacing w:line="240" w:lineRule="auto"/>
        <w:ind w:left="720"/>
        <w:rPr>
          <w:rFonts w:cs="Times New Roman"/>
          <w:sz w:val="22"/>
          <w:szCs w:val="22"/>
          <w:lang w:val="pl-PL"/>
          <w:rPrChange w:id="227" w:author="Grzegorz Smułek" w:date="2025-10-15T09:08:00Z" w16du:dateUtc="2025-10-15T07:08:00Z">
            <w:rPr>
              <w:rFonts w:cs="Times New Roman"/>
              <w:sz w:val="22"/>
              <w:szCs w:val="22"/>
            </w:rPr>
          </w:rPrChange>
        </w:rPr>
      </w:pPr>
      <w:r w:rsidRPr="00A176E6">
        <w:rPr>
          <w:rFonts w:cs="Times New Roman"/>
          <w:sz w:val="22"/>
          <w:szCs w:val="22"/>
          <w:lang w:val="pl-PL"/>
          <w:rPrChange w:id="228" w:author="Grzegorz Smułek" w:date="2025-10-15T09:08:00Z" w16du:dateUtc="2025-10-15T07:08:00Z">
            <w:rPr>
              <w:rFonts w:cs="Times New Roman"/>
              <w:sz w:val="22"/>
              <w:szCs w:val="22"/>
            </w:rPr>
          </w:rPrChange>
        </w:rPr>
        <w:t>Łódzkie</w:t>
      </w:r>
      <w:r w:rsidRPr="00A176E6">
        <w:rPr>
          <w:rFonts w:cs="Times New Roman"/>
          <w:sz w:val="22"/>
          <w:szCs w:val="22"/>
          <w:lang w:val="pl-PL"/>
          <w:rPrChange w:id="229" w:author="Grzegorz Smułek" w:date="2025-10-15T09:08:00Z" w16du:dateUtc="2025-10-15T07:08:00Z">
            <w:rPr>
              <w:rFonts w:cs="Times New Roman"/>
              <w:sz w:val="22"/>
              <w:szCs w:val="22"/>
            </w:rPr>
          </w:rPrChange>
        </w:rPr>
        <w:tab/>
        <w:t>Pabianice</w:t>
      </w:r>
    </w:p>
    <w:p w14:paraId="60D9FBDB" w14:textId="77777777" w:rsidR="00885FAC" w:rsidRPr="00A176E6" w:rsidRDefault="00885FAC" w:rsidP="00F81EC4">
      <w:pPr>
        <w:tabs>
          <w:tab w:val="left" w:pos="270"/>
        </w:tabs>
        <w:spacing w:line="240" w:lineRule="auto"/>
        <w:ind w:left="720"/>
        <w:rPr>
          <w:rFonts w:cs="Times New Roman"/>
          <w:sz w:val="22"/>
          <w:szCs w:val="22"/>
          <w:lang w:val="pl-PL"/>
          <w:rPrChange w:id="230" w:author="Grzegorz Smułek" w:date="2025-10-15T09:08:00Z" w16du:dateUtc="2025-10-15T07:08:00Z">
            <w:rPr>
              <w:rFonts w:cs="Times New Roman"/>
              <w:sz w:val="22"/>
              <w:szCs w:val="22"/>
            </w:rPr>
          </w:rPrChange>
        </w:rPr>
      </w:pPr>
      <w:r w:rsidRPr="00A176E6">
        <w:rPr>
          <w:rFonts w:cs="Times New Roman"/>
          <w:sz w:val="22"/>
          <w:szCs w:val="22"/>
          <w:lang w:val="pl-PL"/>
          <w:rPrChange w:id="231" w:author="Grzegorz Smułek" w:date="2025-10-15T09:08:00Z" w16du:dateUtc="2025-10-15T07:08:00Z">
            <w:rPr>
              <w:rFonts w:cs="Times New Roman"/>
              <w:sz w:val="22"/>
              <w:szCs w:val="22"/>
            </w:rPr>
          </w:rPrChange>
        </w:rPr>
        <w:lastRenderedPageBreak/>
        <w:t>Łódzkie</w:t>
      </w:r>
      <w:r w:rsidRPr="00A176E6">
        <w:rPr>
          <w:rFonts w:cs="Times New Roman"/>
          <w:sz w:val="22"/>
          <w:szCs w:val="22"/>
          <w:lang w:val="pl-PL"/>
          <w:rPrChange w:id="232" w:author="Grzegorz Smułek" w:date="2025-10-15T09:08:00Z" w16du:dateUtc="2025-10-15T07:08:00Z">
            <w:rPr>
              <w:rFonts w:cs="Times New Roman"/>
              <w:sz w:val="22"/>
              <w:szCs w:val="22"/>
            </w:rPr>
          </w:rPrChange>
        </w:rPr>
        <w:tab/>
        <w:t>Pajęczno</w:t>
      </w:r>
    </w:p>
    <w:p w14:paraId="259FE3B1" w14:textId="77777777" w:rsidR="00885FAC" w:rsidRPr="00A176E6" w:rsidRDefault="00885FAC" w:rsidP="00F81EC4">
      <w:pPr>
        <w:tabs>
          <w:tab w:val="left" w:pos="270"/>
        </w:tabs>
        <w:spacing w:line="240" w:lineRule="auto"/>
        <w:ind w:left="720"/>
        <w:rPr>
          <w:rFonts w:cs="Times New Roman"/>
          <w:sz w:val="22"/>
          <w:szCs w:val="22"/>
          <w:lang w:val="pl-PL"/>
          <w:rPrChange w:id="233" w:author="Grzegorz Smułek" w:date="2025-10-15T09:08:00Z" w16du:dateUtc="2025-10-15T07:08:00Z">
            <w:rPr>
              <w:rFonts w:cs="Times New Roman"/>
              <w:sz w:val="22"/>
              <w:szCs w:val="22"/>
            </w:rPr>
          </w:rPrChange>
        </w:rPr>
      </w:pPr>
      <w:r w:rsidRPr="00A176E6">
        <w:rPr>
          <w:rFonts w:cs="Times New Roman"/>
          <w:sz w:val="22"/>
          <w:szCs w:val="22"/>
          <w:lang w:val="pl-PL"/>
          <w:rPrChange w:id="234" w:author="Grzegorz Smułek" w:date="2025-10-15T09:08:00Z" w16du:dateUtc="2025-10-15T07:08:00Z">
            <w:rPr>
              <w:rFonts w:cs="Times New Roman"/>
              <w:sz w:val="22"/>
              <w:szCs w:val="22"/>
            </w:rPr>
          </w:rPrChange>
        </w:rPr>
        <w:t>Łódzkie</w:t>
      </w:r>
      <w:r w:rsidRPr="00A176E6">
        <w:rPr>
          <w:rFonts w:cs="Times New Roman"/>
          <w:sz w:val="22"/>
          <w:szCs w:val="22"/>
          <w:lang w:val="pl-PL"/>
          <w:rPrChange w:id="235" w:author="Grzegorz Smułek" w:date="2025-10-15T09:08:00Z" w16du:dateUtc="2025-10-15T07:08:00Z">
            <w:rPr>
              <w:rFonts w:cs="Times New Roman"/>
              <w:sz w:val="22"/>
              <w:szCs w:val="22"/>
            </w:rPr>
          </w:rPrChange>
        </w:rPr>
        <w:tab/>
        <w:t>Piotrków</w:t>
      </w:r>
    </w:p>
    <w:p w14:paraId="01EEBCB2" w14:textId="77777777" w:rsidR="00885FAC" w:rsidRPr="00A176E6" w:rsidRDefault="00885FAC" w:rsidP="00F81EC4">
      <w:pPr>
        <w:tabs>
          <w:tab w:val="left" w:pos="270"/>
        </w:tabs>
        <w:spacing w:line="240" w:lineRule="auto"/>
        <w:ind w:left="720"/>
        <w:rPr>
          <w:rFonts w:cs="Times New Roman"/>
          <w:sz w:val="22"/>
          <w:szCs w:val="22"/>
          <w:lang w:val="pl-PL"/>
          <w:rPrChange w:id="236" w:author="Grzegorz Smułek" w:date="2025-10-15T09:08:00Z" w16du:dateUtc="2025-10-15T07:08:00Z">
            <w:rPr>
              <w:rFonts w:cs="Times New Roman"/>
              <w:sz w:val="22"/>
              <w:szCs w:val="22"/>
            </w:rPr>
          </w:rPrChange>
        </w:rPr>
      </w:pPr>
      <w:r w:rsidRPr="00A176E6">
        <w:rPr>
          <w:rFonts w:cs="Times New Roman"/>
          <w:sz w:val="22"/>
          <w:szCs w:val="22"/>
          <w:lang w:val="pl-PL"/>
          <w:rPrChange w:id="237" w:author="Grzegorz Smułek" w:date="2025-10-15T09:08:00Z" w16du:dateUtc="2025-10-15T07:08:00Z">
            <w:rPr>
              <w:rFonts w:cs="Times New Roman"/>
              <w:sz w:val="22"/>
              <w:szCs w:val="22"/>
            </w:rPr>
          </w:rPrChange>
        </w:rPr>
        <w:t>Łódzkie</w:t>
      </w:r>
      <w:r w:rsidRPr="00A176E6">
        <w:rPr>
          <w:rFonts w:cs="Times New Roman"/>
          <w:sz w:val="22"/>
          <w:szCs w:val="22"/>
          <w:lang w:val="pl-PL"/>
          <w:rPrChange w:id="238" w:author="Grzegorz Smułek" w:date="2025-10-15T09:08:00Z" w16du:dateUtc="2025-10-15T07:08:00Z">
            <w:rPr>
              <w:rFonts w:cs="Times New Roman"/>
              <w:sz w:val="22"/>
              <w:szCs w:val="22"/>
            </w:rPr>
          </w:rPrChange>
        </w:rPr>
        <w:tab/>
        <w:t>Piotrków Trybunalski</w:t>
      </w:r>
    </w:p>
    <w:p w14:paraId="3EC99F67" w14:textId="77777777" w:rsidR="00885FAC" w:rsidRPr="00A176E6" w:rsidRDefault="00885FAC" w:rsidP="00F81EC4">
      <w:pPr>
        <w:tabs>
          <w:tab w:val="left" w:pos="270"/>
        </w:tabs>
        <w:spacing w:line="240" w:lineRule="auto"/>
        <w:ind w:left="720"/>
        <w:rPr>
          <w:rFonts w:cs="Times New Roman"/>
          <w:sz w:val="22"/>
          <w:szCs w:val="22"/>
          <w:lang w:val="pl-PL"/>
          <w:rPrChange w:id="239" w:author="Grzegorz Smułek" w:date="2025-10-15T09:08:00Z" w16du:dateUtc="2025-10-15T07:08:00Z">
            <w:rPr>
              <w:rFonts w:cs="Times New Roman"/>
              <w:sz w:val="22"/>
              <w:szCs w:val="22"/>
            </w:rPr>
          </w:rPrChange>
        </w:rPr>
      </w:pPr>
      <w:r w:rsidRPr="00A176E6">
        <w:rPr>
          <w:rFonts w:cs="Times New Roman"/>
          <w:sz w:val="22"/>
          <w:szCs w:val="22"/>
          <w:lang w:val="pl-PL"/>
          <w:rPrChange w:id="240" w:author="Grzegorz Smułek" w:date="2025-10-15T09:08:00Z" w16du:dateUtc="2025-10-15T07:08:00Z">
            <w:rPr>
              <w:rFonts w:cs="Times New Roman"/>
              <w:sz w:val="22"/>
              <w:szCs w:val="22"/>
            </w:rPr>
          </w:rPrChange>
        </w:rPr>
        <w:t>Łódzkie</w:t>
      </w:r>
      <w:r w:rsidRPr="00A176E6">
        <w:rPr>
          <w:rFonts w:cs="Times New Roman"/>
          <w:sz w:val="22"/>
          <w:szCs w:val="22"/>
          <w:lang w:val="pl-PL"/>
          <w:rPrChange w:id="241" w:author="Grzegorz Smułek" w:date="2025-10-15T09:08:00Z" w16du:dateUtc="2025-10-15T07:08:00Z">
            <w:rPr>
              <w:rFonts w:cs="Times New Roman"/>
              <w:sz w:val="22"/>
              <w:szCs w:val="22"/>
            </w:rPr>
          </w:rPrChange>
        </w:rPr>
        <w:tab/>
        <w:t>Poddębice</w:t>
      </w:r>
    </w:p>
    <w:p w14:paraId="57F508BD" w14:textId="77777777" w:rsidR="00885FAC" w:rsidRPr="00A176E6" w:rsidRDefault="00885FAC" w:rsidP="00F81EC4">
      <w:pPr>
        <w:tabs>
          <w:tab w:val="left" w:pos="270"/>
        </w:tabs>
        <w:spacing w:line="240" w:lineRule="auto"/>
        <w:ind w:left="720"/>
        <w:rPr>
          <w:rFonts w:cs="Times New Roman"/>
          <w:sz w:val="22"/>
          <w:szCs w:val="22"/>
          <w:lang w:val="pl-PL"/>
          <w:rPrChange w:id="242" w:author="Grzegorz Smułek" w:date="2025-10-15T09:08:00Z" w16du:dateUtc="2025-10-15T07:08:00Z">
            <w:rPr>
              <w:rFonts w:cs="Times New Roman"/>
              <w:sz w:val="22"/>
              <w:szCs w:val="22"/>
            </w:rPr>
          </w:rPrChange>
        </w:rPr>
      </w:pPr>
      <w:r w:rsidRPr="00A176E6">
        <w:rPr>
          <w:rFonts w:cs="Times New Roman"/>
          <w:sz w:val="22"/>
          <w:szCs w:val="22"/>
          <w:lang w:val="pl-PL"/>
          <w:rPrChange w:id="243" w:author="Grzegorz Smułek" w:date="2025-10-15T09:08:00Z" w16du:dateUtc="2025-10-15T07:08:00Z">
            <w:rPr>
              <w:rFonts w:cs="Times New Roman"/>
              <w:sz w:val="22"/>
              <w:szCs w:val="22"/>
            </w:rPr>
          </w:rPrChange>
        </w:rPr>
        <w:t>Łódzkie</w:t>
      </w:r>
      <w:r w:rsidRPr="00A176E6">
        <w:rPr>
          <w:rFonts w:cs="Times New Roman"/>
          <w:sz w:val="22"/>
          <w:szCs w:val="22"/>
          <w:lang w:val="pl-PL"/>
          <w:rPrChange w:id="244" w:author="Grzegorz Smułek" w:date="2025-10-15T09:08:00Z" w16du:dateUtc="2025-10-15T07:08:00Z">
            <w:rPr>
              <w:rFonts w:cs="Times New Roman"/>
              <w:sz w:val="22"/>
              <w:szCs w:val="22"/>
            </w:rPr>
          </w:rPrChange>
        </w:rPr>
        <w:tab/>
        <w:t>Radomsko</w:t>
      </w:r>
    </w:p>
    <w:p w14:paraId="6E5D0EBA" w14:textId="77777777" w:rsidR="00885FAC" w:rsidRPr="00A176E6" w:rsidRDefault="00885FAC" w:rsidP="00F81EC4">
      <w:pPr>
        <w:tabs>
          <w:tab w:val="left" w:pos="270"/>
        </w:tabs>
        <w:spacing w:line="240" w:lineRule="auto"/>
        <w:ind w:left="720"/>
        <w:rPr>
          <w:rFonts w:cs="Times New Roman"/>
          <w:sz w:val="22"/>
          <w:szCs w:val="22"/>
          <w:lang w:val="pl-PL"/>
          <w:rPrChange w:id="245" w:author="Grzegorz Smułek" w:date="2025-10-15T09:08:00Z" w16du:dateUtc="2025-10-15T07:08:00Z">
            <w:rPr>
              <w:rFonts w:cs="Times New Roman"/>
              <w:sz w:val="22"/>
              <w:szCs w:val="22"/>
            </w:rPr>
          </w:rPrChange>
        </w:rPr>
      </w:pPr>
      <w:r w:rsidRPr="00A176E6">
        <w:rPr>
          <w:rFonts w:cs="Times New Roman"/>
          <w:sz w:val="22"/>
          <w:szCs w:val="22"/>
          <w:lang w:val="pl-PL"/>
          <w:rPrChange w:id="246" w:author="Grzegorz Smułek" w:date="2025-10-15T09:08:00Z" w16du:dateUtc="2025-10-15T07:08:00Z">
            <w:rPr>
              <w:rFonts w:cs="Times New Roman"/>
              <w:sz w:val="22"/>
              <w:szCs w:val="22"/>
            </w:rPr>
          </w:rPrChange>
        </w:rPr>
        <w:t>Łódzkie</w:t>
      </w:r>
      <w:r w:rsidRPr="00A176E6">
        <w:rPr>
          <w:rFonts w:cs="Times New Roman"/>
          <w:sz w:val="22"/>
          <w:szCs w:val="22"/>
          <w:lang w:val="pl-PL"/>
          <w:rPrChange w:id="247" w:author="Grzegorz Smułek" w:date="2025-10-15T09:08:00Z" w16du:dateUtc="2025-10-15T07:08:00Z">
            <w:rPr>
              <w:rFonts w:cs="Times New Roman"/>
              <w:sz w:val="22"/>
              <w:szCs w:val="22"/>
            </w:rPr>
          </w:rPrChange>
        </w:rPr>
        <w:tab/>
        <w:t>Rawa</w:t>
      </w:r>
    </w:p>
    <w:p w14:paraId="030AEE22" w14:textId="77777777" w:rsidR="00885FAC" w:rsidRPr="00A176E6" w:rsidRDefault="00885FAC" w:rsidP="00F81EC4">
      <w:pPr>
        <w:tabs>
          <w:tab w:val="left" w:pos="270"/>
        </w:tabs>
        <w:spacing w:line="240" w:lineRule="auto"/>
        <w:ind w:left="720"/>
        <w:rPr>
          <w:rFonts w:cs="Times New Roman"/>
          <w:sz w:val="22"/>
          <w:szCs w:val="22"/>
          <w:lang w:val="pl-PL"/>
          <w:rPrChange w:id="248" w:author="Grzegorz Smułek" w:date="2025-10-15T09:08:00Z" w16du:dateUtc="2025-10-15T07:08:00Z">
            <w:rPr>
              <w:rFonts w:cs="Times New Roman"/>
              <w:sz w:val="22"/>
              <w:szCs w:val="22"/>
            </w:rPr>
          </w:rPrChange>
        </w:rPr>
      </w:pPr>
      <w:r w:rsidRPr="00A176E6">
        <w:rPr>
          <w:rFonts w:cs="Times New Roman"/>
          <w:sz w:val="22"/>
          <w:szCs w:val="22"/>
          <w:lang w:val="pl-PL"/>
          <w:rPrChange w:id="249" w:author="Grzegorz Smułek" w:date="2025-10-15T09:08:00Z" w16du:dateUtc="2025-10-15T07:08:00Z">
            <w:rPr>
              <w:rFonts w:cs="Times New Roman"/>
              <w:sz w:val="22"/>
              <w:szCs w:val="22"/>
            </w:rPr>
          </w:rPrChange>
        </w:rPr>
        <w:t>Łódzkie</w:t>
      </w:r>
      <w:r w:rsidRPr="00A176E6">
        <w:rPr>
          <w:rFonts w:cs="Times New Roman"/>
          <w:sz w:val="22"/>
          <w:szCs w:val="22"/>
          <w:lang w:val="pl-PL"/>
          <w:rPrChange w:id="250" w:author="Grzegorz Smułek" w:date="2025-10-15T09:08:00Z" w16du:dateUtc="2025-10-15T07:08:00Z">
            <w:rPr>
              <w:rFonts w:cs="Times New Roman"/>
              <w:sz w:val="22"/>
              <w:szCs w:val="22"/>
            </w:rPr>
          </w:rPrChange>
        </w:rPr>
        <w:tab/>
        <w:t>Sieradz</w:t>
      </w:r>
    </w:p>
    <w:p w14:paraId="555E4BDE" w14:textId="77777777" w:rsidR="00885FAC" w:rsidRPr="00A176E6" w:rsidRDefault="00885FAC" w:rsidP="00F81EC4">
      <w:pPr>
        <w:tabs>
          <w:tab w:val="left" w:pos="270"/>
        </w:tabs>
        <w:spacing w:line="240" w:lineRule="auto"/>
        <w:ind w:left="720"/>
        <w:rPr>
          <w:rFonts w:cs="Times New Roman"/>
          <w:sz w:val="22"/>
          <w:szCs w:val="22"/>
          <w:lang w:val="pl-PL"/>
          <w:rPrChange w:id="251" w:author="Grzegorz Smułek" w:date="2025-10-15T09:08:00Z" w16du:dateUtc="2025-10-15T07:08:00Z">
            <w:rPr>
              <w:rFonts w:cs="Times New Roman"/>
              <w:sz w:val="22"/>
              <w:szCs w:val="22"/>
            </w:rPr>
          </w:rPrChange>
        </w:rPr>
      </w:pPr>
      <w:r w:rsidRPr="00A176E6">
        <w:rPr>
          <w:rFonts w:cs="Times New Roman"/>
          <w:sz w:val="22"/>
          <w:szCs w:val="22"/>
          <w:lang w:val="pl-PL"/>
          <w:rPrChange w:id="252" w:author="Grzegorz Smułek" w:date="2025-10-15T09:08:00Z" w16du:dateUtc="2025-10-15T07:08:00Z">
            <w:rPr>
              <w:rFonts w:cs="Times New Roman"/>
              <w:sz w:val="22"/>
              <w:szCs w:val="22"/>
            </w:rPr>
          </w:rPrChange>
        </w:rPr>
        <w:t>Łódzkie</w:t>
      </w:r>
      <w:r w:rsidRPr="00A176E6">
        <w:rPr>
          <w:rFonts w:cs="Times New Roman"/>
          <w:sz w:val="22"/>
          <w:szCs w:val="22"/>
          <w:lang w:val="pl-PL"/>
          <w:rPrChange w:id="253" w:author="Grzegorz Smułek" w:date="2025-10-15T09:08:00Z" w16du:dateUtc="2025-10-15T07:08:00Z">
            <w:rPr>
              <w:rFonts w:cs="Times New Roman"/>
              <w:sz w:val="22"/>
              <w:szCs w:val="22"/>
            </w:rPr>
          </w:rPrChange>
        </w:rPr>
        <w:tab/>
        <w:t>Skierniewice</w:t>
      </w:r>
    </w:p>
    <w:p w14:paraId="1D91625D" w14:textId="77777777" w:rsidR="00885FAC" w:rsidRPr="00A176E6" w:rsidRDefault="00885FAC" w:rsidP="00F81EC4">
      <w:pPr>
        <w:tabs>
          <w:tab w:val="left" w:pos="270"/>
        </w:tabs>
        <w:spacing w:line="240" w:lineRule="auto"/>
        <w:ind w:left="720"/>
        <w:rPr>
          <w:rFonts w:cs="Times New Roman"/>
          <w:sz w:val="22"/>
          <w:szCs w:val="22"/>
          <w:lang w:val="pl-PL"/>
          <w:rPrChange w:id="254" w:author="Grzegorz Smułek" w:date="2025-10-15T09:08:00Z" w16du:dateUtc="2025-10-15T07:08:00Z">
            <w:rPr>
              <w:rFonts w:cs="Times New Roman"/>
              <w:sz w:val="22"/>
              <w:szCs w:val="22"/>
            </w:rPr>
          </w:rPrChange>
        </w:rPr>
      </w:pPr>
      <w:r w:rsidRPr="00A176E6">
        <w:rPr>
          <w:rFonts w:cs="Times New Roman"/>
          <w:sz w:val="22"/>
          <w:szCs w:val="22"/>
          <w:lang w:val="pl-PL"/>
          <w:rPrChange w:id="255" w:author="Grzegorz Smułek" w:date="2025-10-15T09:08:00Z" w16du:dateUtc="2025-10-15T07:08:00Z">
            <w:rPr>
              <w:rFonts w:cs="Times New Roman"/>
              <w:sz w:val="22"/>
              <w:szCs w:val="22"/>
            </w:rPr>
          </w:rPrChange>
        </w:rPr>
        <w:t>Łódzkie</w:t>
      </w:r>
      <w:r w:rsidRPr="00A176E6">
        <w:rPr>
          <w:rFonts w:cs="Times New Roman"/>
          <w:sz w:val="22"/>
          <w:szCs w:val="22"/>
          <w:lang w:val="pl-PL"/>
          <w:rPrChange w:id="256" w:author="Grzegorz Smułek" w:date="2025-10-15T09:08:00Z" w16du:dateUtc="2025-10-15T07:08:00Z">
            <w:rPr>
              <w:rFonts w:cs="Times New Roman"/>
              <w:sz w:val="22"/>
              <w:szCs w:val="22"/>
            </w:rPr>
          </w:rPrChange>
        </w:rPr>
        <w:tab/>
        <w:t>Skierniewice (City)</w:t>
      </w:r>
    </w:p>
    <w:p w14:paraId="6D7744AD" w14:textId="77777777" w:rsidR="00885FAC" w:rsidRPr="00A176E6" w:rsidRDefault="00885FAC" w:rsidP="00F81EC4">
      <w:pPr>
        <w:tabs>
          <w:tab w:val="left" w:pos="270"/>
        </w:tabs>
        <w:spacing w:line="240" w:lineRule="auto"/>
        <w:ind w:left="720"/>
        <w:rPr>
          <w:rFonts w:cs="Times New Roman"/>
          <w:sz w:val="22"/>
          <w:szCs w:val="22"/>
          <w:lang w:val="pl-PL"/>
          <w:rPrChange w:id="257" w:author="Grzegorz Smułek" w:date="2025-10-15T09:08:00Z" w16du:dateUtc="2025-10-15T07:08:00Z">
            <w:rPr>
              <w:rFonts w:cs="Times New Roman"/>
              <w:sz w:val="22"/>
              <w:szCs w:val="22"/>
            </w:rPr>
          </w:rPrChange>
        </w:rPr>
      </w:pPr>
      <w:r w:rsidRPr="00A176E6">
        <w:rPr>
          <w:rFonts w:cs="Times New Roman"/>
          <w:sz w:val="22"/>
          <w:szCs w:val="22"/>
          <w:lang w:val="pl-PL"/>
          <w:rPrChange w:id="258" w:author="Grzegorz Smułek" w:date="2025-10-15T09:08:00Z" w16du:dateUtc="2025-10-15T07:08:00Z">
            <w:rPr>
              <w:rFonts w:cs="Times New Roman"/>
              <w:sz w:val="22"/>
              <w:szCs w:val="22"/>
            </w:rPr>
          </w:rPrChange>
        </w:rPr>
        <w:t>Łódzkie</w:t>
      </w:r>
      <w:r w:rsidRPr="00A176E6">
        <w:rPr>
          <w:rFonts w:cs="Times New Roman"/>
          <w:sz w:val="22"/>
          <w:szCs w:val="22"/>
          <w:lang w:val="pl-PL"/>
          <w:rPrChange w:id="259" w:author="Grzegorz Smułek" w:date="2025-10-15T09:08:00Z" w16du:dateUtc="2025-10-15T07:08:00Z">
            <w:rPr>
              <w:rFonts w:cs="Times New Roman"/>
              <w:sz w:val="22"/>
              <w:szCs w:val="22"/>
            </w:rPr>
          </w:rPrChange>
        </w:rPr>
        <w:tab/>
        <w:t>Tomaszów Mazowiecki</w:t>
      </w:r>
    </w:p>
    <w:p w14:paraId="13929836" w14:textId="77777777" w:rsidR="00885FAC" w:rsidRPr="00A176E6" w:rsidRDefault="00885FAC" w:rsidP="00F81EC4">
      <w:pPr>
        <w:tabs>
          <w:tab w:val="left" w:pos="270"/>
        </w:tabs>
        <w:spacing w:line="240" w:lineRule="auto"/>
        <w:ind w:left="720"/>
        <w:rPr>
          <w:rFonts w:cs="Times New Roman"/>
          <w:sz w:val="22"/>
          <w:szCs w:val="22"/>
          <w:lang w:val="pl-PL"/>
          <w:rPrChange w:id="260" w:author="Grzegorz Smułek" w:date="2025-10-15T09:08:00Z" w16du:dateUtc="2025-10-15T07:08:00Z">
            <w:rPr>
              <w:rFonts w:cs="Times New Roman"/>
              <w:sz w:val="22"/>
              <w:szCs w:val="22"/>
            </w:rPr>
          </w:rPrChange>
        </w:rPr>
      </w:pPr>
      <w:r w:rsidRPr="00A176E6">
        <w:rPr>
          <w:rFonts w:cs="Times New Roman"/>
          <w:sz w:val="22"/>
          <w:szCs w:val="22"/>
          <w:lang w:val="pl-PL"/>
          <w:rPrChange w:id="261" w:author="Grzegorz Smułek" w:date="2025-10-15T09:08:00Z" w16du:dateUtc="2025-10-15T07:08:00Z">
            <w:rPr>
              <w:rFonts w:cs="Times New Roman"/>
              <w:sz w:val="22"/>
              <w:szCs w:val="22"/>
            </w:rPr>
          </w:rPrChange>
        </w:rPr>
        <w:t>Łódzkie</w:t>
      </w:r>
      <w:r w:rsidRPr="00A176E6">
        <w:rPr>
          <w:rFonts w:cs="Times New Roman"/>
          <w:sz w:val="22"/>
          <w:szCs w:val="22"/>
          <w:lang w:val="pl-PL"/>
          <w:rPrChange w:id="262" w:author="Grzegorz Smułek" w:date="2025-10-15T09:08:00Z" w16du:dateUtc="2025-10-15T07:08:00Z">
            <w:rPr>
              <w:rFonts w:cs="Times New Roman"/>
              <w:sz w:val="22"/>
              <w:szCs w:val="22"/>
            </w:rPr>
          </w:rPrChange>
        </w:rPr>
        <w:tab/>
        <w:t>Wieluń</w:t>
      </w:r>
    </w:p>
    <w:p w14:paraId="79E610BA" w14:textId="77777777" w:rsidR="00885FAC" w:rsidRPr="00A176E6" w:rsidRDefault="00885FAC" w:rsidP="00F81EC4">
      <w:pPr>
        <w:tabs>
          <w:tab w:val="left" w:pos="270"/>
        </w:tabs>
        <w:spacing w:line="240" w:lineRule="auto"/>
        <w:ind w:left="720"/>
        <w:rPr>
          <w:rFonts w:cs="Times New Roman"/>
          <w:sz w:val="22"/>
          <w:szCs w:val="22"/>
          <w:lang w:val="pl-PL"/>
          <w:rPrChange w:id="263" w:author="Grzegorz Smułek" w:date="2025-10-15T09:08:00Z" w16du:dateUtc="2025-10-15T07:08:00Z">
            <w:rPr>
              <w:rFonts w:cs="Times New Roman"/>
              <w:sz w:val="22"/>
              <w:szCs w:val="22"/>
            </w:rPr>
          </w:rPrChange>
        </w:rPr>
      </w:pPr>
      <w:r w:rsidRPr="00A176E6">
        <w:rPr>
          <w:rFonts w:cs="Times New Roman"/>
          <w:sz w:val="22"/>
          <w:szCs w:val="22"/>
          <w:lang w:val="pl-PL"/>
          <w:rPrChange w:id="264" w:author="Grzegorz Smułek" w:date="2025-10-15T09:08:00Z" w16du:dateUtc="2025-10-15T07:08:00Z">
            <w:rPr>
              <w:rFonts w:cs="Times New Roman"/>
              <w:sz w:val="22"/>
              <w:szCs w:val="22"/>
            </w:rPr>
          </w:rPrChange>
        </w:rPr>
        <w:t>Łódzkie</w:t>
      </w:r>
      <w:r w:rsidRPr="00A176E6">
        <w:rPr>
          <w:rFonts w:cs="Times New Roman"/>
          <w:sz w:val="22"/>
          <w:szCs w:val="22"/>
          <w:lang w:val="pl-PL"/>
          <w:rPrChange w:id="265" w:author="Grzegorz Smułek" w:date="2025-10-15T09:08:00Z" w16du:dateUtc="2025-10-15T07:08:00Z">
            <w:rPr>
              <w:rFonts w:cs="Times New Roman"/>
              <w:sz w:val="22"/>
              <w:szCs w:val="22"/>
            </w:rPr>
          </w:rPrChange>
        </w:rPr>
        <w:tab/>
        <w:t>Wieruszów</w:t>
      </w:r>
    </w:p>
    <w:p w14:paraId="0A1CA9DB" w14:textId="77777777" w:rsidR="00885FAC" w:rsidRPr="00A176E6" w:rsidRDefault="00885FAC" w:rsidP="00F81EC4">
      <w:pPr>
        <w:tabs>
          <w:tab w:val="left" w:pos="270"/>
        </w:tabs>
        <w:spacing w:line="240" w:lineRule="auto"/>
        <w:ind w:left="720"/>
        <w:rPr>
          <w:rFonts w:cs="Times New Roman"/>
          <w:sz w:val="22"/>
          <w:szCs w:val="22"/>
          <w:lang w:val="pl-PL"/>
          <w:rPrChange w:id="266" w:author="Grzegorz Smułek" w:date="2025-10-15T09:08:00Z" w16du:dateUtc="2025-10-15T07:08:00Z">
            <w:rPr>
              <w:rFonts w:cs="Times New Roman"/>
              <w:sz w:val="22"/>
              <w:szCs w:val="22"/>
            </w:rPr>
          </w:rPrChange>
        </w:rPr>
      </w:pPr>
      <w:r w:rsidRPr="00A176E6">
        <w:rPr>
          <w:rFonts w:cs="Times New Roman"/>
          <w:sz w:val="22"/>
          <w:szCs w:val="22"/>
          <w:lang w:val="pl-PL"/>
          <w:rPrChange w:id="267" w:author="Grzegorz Smułek" w:date="2025-10-15T09:08:00Z" w16du:dateUtc="2025-10-15T07:08:00Z">
            <w:rPr>
              <w:rFonts w:cs="Times New Roman"/>
              <w:sz w:val="22"/>
              <w:szCs w:val="22"/>
            </w:rPr>
          </w:rPrChange>
        </w:rPr>
        <w:t>Łódzkie</w:t>
      </w:r>
      <w:r w:rsidRPr="00A176E6">
        <w:rPr>
          <w:rFonts w:cs="Times New Roman"/>
          <w:sz w:val="22"/>
          <w:szCs w:val="22"/>
          <w:lang w:val="pl-PL"/>
          <w:rPrChange w:id="268" w:author="Grzegorz Smułek" w:date="2025-10-15T09:08:00Z" w16du:dateUtc="2025-10-15T07:08:00Z">
            <w:rPr>
              <w:rFonts w:cs="Times New Roman"/>
              <w:sz w:val="22"/>
              <w:szCs w:val="22"/>
            </w:rPr>
          </w:rPrChange>
        </w:rPr>
        <w:tab/>
        <w:t>Zduńska Wola</w:t>
      </w:r>
    </w:p>
    <w:p w14:paraId="08ACFAD2" w14:textId="77777777" w:rsidR="00885FAC" w:rsidRPr="00A176E6" w:rsidRDefault="00885FAC" w:rsidP="00F81EC4">
      <w:pPr>
        <w:tabs>
          <w:tab w:val="left" w:pos="270"/>
        </w:tabs>
        <w:spacing w:line="240" w:lineRule="auto"/>
        <w:ind w:left="720"/>
        <w:rPr>
          <w:rFonts w:cs="Times New Roman"/>
          <w:sz w:val="22"/>
          <w:szCs w:val="22"/>
          <w:lang w:val="pl-PL"/>
          <w:rPrChange w:id="269" w:author="Grzegorz Smułek" w:date="2025-10-15T09:08:00Z" w16du:dateUtc="2025-10-15T07:08:00Z">
            <w:rPr>
              <w:rFonts w:cs="Times New Roman"/>
              <w:sz w:val="22"/>
              <w:szCs w:val="22"/>
            </w:rPr>
          </w:rPrChange>
        </w:rPr>
      </w:pPr>
      <w:r w:rsidRPr="00A176E6">
        <w:rPr>
          <w:rFonts w:cs="Times New Roman"/>
          <w:sz w:val="22"/>
          <w:szCs w:val="22"/>
          <w:lang w:val="pl-PL"/>
          <w:rPrChange w:id="270" w:author="Grzegorz Smułek" w:date="2025-10-15T09:08:00Z" w16du:dateUtc="2025-10-15T07:08:00Z">
            <w:rPr>
              <w:rFonts w:cs="Times New Roman"/>
              <w:sz w:val="22"/>
              <w:szCs w:val="22"/>
            </w:rPr>
          </w:rPrChange>
        </w:rPr>
        <w:t>Łódzkie</w:t>
      </w:r>
      <w:r w:rsidRPr="00A176E6">
        <w:rPr>
          <w:rFonts w:cs="Times New Roman"/>
          <w:sz w:val="22"/>
          <w:szCs w:val="22"/>
          <w:lang w:val="pl-PL"/>
          <w:rPrChange w:id="271" w:author="Grzegorz Smułek" w:date="2025-10-15T09:08:00Z" w16du:dateUtc="2025-10-15T07:08:00Z">
            <w:rPr>
              <w:rFonts w:cs="Times New Roman"/>
              <w:sz w:val="22"/>
              <w:szCs w:val="22"/>
            </w:rPr>
          </w:rPrChange>
        </w:rPr>
        <w:tab/>
        <w:t>Zgierz</w:t>
      </w:r>
    </w:p>
    <w:p w14:paraId="6F1F0FF8" w14:textId="77777777" w:rsidR="00885FAC" w:rsidRPr="00A176E6" w:rsidRDefault="00885FAC" w:rsidP="00F81EC4">
      <w:pPr>
        <w:tabs>
          <w:tab w:val="left" w:pos="270"/>
        </w:tabs>
        <w:spacing w:line="240" w:lineRule="auto"/>
        <w:ind w:left="720"/>
        <w:rPr>
          <w:rFonts w:cs="Times New Roman"/>
          <w:sz w:val="22"/>
          <w:szCs w:val="22"/>
          <w:lang w:val="pl-PL"/>
          <w:rPrChange w:id="272" w:author="Grzegorz Smułek" w:date="2025-10-15T09:08:00Z" w16du:dateUtc="2025-10-15T07:08:00Z">
            <w:rPr>
              <w:rFonts w:cs="Times New Roman"/>
              <w:sz w:val="22"/>
              <w:szCs w:val="22"/>
            </w:rPr>
          </w:rPrChange>
        </w:rPr>
      </w:pPr>
      <w:r w:rsidRPr="00A176E6">
        <w:rPr>
          <w:rFonts w:cs="Times New Roman"/>
          <w:sz w:val="22"/>
          <w:szCs w:val="22"/>
          <w:lang w:val="pl-PL"/>
          <w:rPrChange w:id="273" w:author="Grzegorz Smułek" w:date="2025-10-15T09:08:00Z" w16du:dateUtc="2025-10-15T07:08:00Z">
            <w:rPr>
              <w:rFonts w:cs="Times New Roman"/>
              <w:sz w:val="22"/>
              <w:szCs w:val="22"/>
            </w:rPr>
          </w:rPrChange>
        </w:rPr>
        <w:t>Lubelskie</w:t>
      </w:r>
      <w:r w:rsidRPr="00A176E6">
        <w:rPr>
          <w:rFonts w:cs="Times New Roman"/>
          <w:sz w:val="22"/>
          <w:szCs w:val="22"/>
          <w:lang w:val="pl-PL"/>
          <w:rPrChange w:id="274" w:author="Grzegorz Smułek" w:date="2025-10-15T09:08:00Z" w16du:dateUtc="2025-10-15T07:08:00Z">
            <w:rPr>
              <w:rFonts w:cs="Times New Roman"/>
              <w:sz w:val="22"/>
              <w:szCs w:val="22"/>
            </w:rPr>
          </w:rPrChange>
        </w:rPr>
        <w:tab/>
        <w:t>Biała Podlaska</w:t>
      </w:r>
    </w:p>
    <w:p w14:paraId="15B49A74" w14:textId="77777777" w:rsidR="00885FAC" w:rsidRPr="00A176E6" w:rsidRDefault="00885FAC" w:rsidP="00F81EC4">
      <w:pPr>
        <w:tabs>
          <w:tab w:val="left" w:pos="270"/>
        </w:tabs>
        <w:spacing w:line="240" w:lineRule="auto"/>
        <w:ind w:left="720"/>
        <w:rPr>
          <w:rFonts w:cs="Times New Roman"/>
          <w:sz w:val="22"/>
          <w:szCs w:val="22"/>
          <w:lang w:val="pl-PL"/>
          <w:rPrChange w:id="275" w:author="Grzegorz Smułek" w:date="2025-10-15T09:08:00Z" w16du:dateUtc="2025-10-15T07:08:00Z">
            <w:rPr>
              <w:rFonts w:cs="Times New Roman"/>
              <w:sz w:val="22"/>
              <w:szCs w:val="22"/>
            </w:rPr>
          </w:rPrChange>
        </w:rPr>
      </w:pPr>
      <w:r w:rsidRPr="00A176E6">
        <w:rPr>
          <w:rFonts w:cs="Times New Roman"/>
          <w:sz w:val="22"/>
          <w:szCs w:val="22"/>
          <w:lang w:val="pl-PL"/>
          <w:rPrChange w:id="276" w:author="Grzegorz Smułek" w:date="2025-10-15T09:08:00Z" w16du:dateUtc="2025-10-15T07:08:00Z">
            <w:rPr>
              <w:rFonts w:cs="Times New Roman"/>
              <w:sz w:val="22"/>
              <w:szCs w:val="22"/>
            </w:rPr>
          </w:rPrChange>
        </w:rPr>
        <w:t>Lubelskie</w:t>
      </w:r>
      <w:r w:rsidRPr="00A176E6">
        <w:rPr>
          <w:rFonts w:cs="Times New Roman"/>
          <w:sz w:val="22"/>
          <w:szCs w:val="22"/>
          <w:lang w:val="pl-PL"/>
          <w:rPrChange w:id="277" w:author="Grzegorz Smułek" w:date="2025-10-15T09:08:00Z" w16du:dateUtc="2025-10-15T07:08:00Z">
            <w:rPr>
              <w:rFonts w:cs="Times New Roman"/>
              <w:sz w:val="22"/>
              <w:szCs w:val="22"/>
            </w:rPr>
          </w:rPrChange>
        </w:rPr>
        <w:tab/>
        <w:t>Biała Podlaska (City)</w:t>
      </w:r>
    </w:p>
    <w:p w14:paraId="4C960345" w14:textId="77777777" w:rsidR="00885FAC" w:rsidRPr="00A176E6" w:rsidRDefault="00885FAC" w:rsidP="00F81EC4">
      <w:pPr>
        <w:tabs>
          <w:tab w:val="left" w:pos="270"/>
        </w:tabs>
        <w:spacing w:line="240" w:lineRule="auto"/>
        <w:ind w:left="720"/>
        <w:rPr>
          <w:rFonts w:cs="Times New Roman"/>
          <w:sz w:val="22"/>
          <w:szCs w:val="22"/>
          <w:lang w:val="pl-PL"/>
          <w:rPrChange w:id="278" w:author="Grzegorz Smułek" w:date="2025-10-15T09:08:00Z" w16du:dateUtc="2025-10-15T07:08:00Z">
            <w:rPr>
              <w:rFonts w:cs="Times New Roman"/>
              <w:sz w:val="22"/>
              <w:szCs w:val="22"/>
            </w:rPr>
          </w:rPrChange>
        </w:rPr>
      </w:pPr>
      <w:r w:rsidRPr="00A176E6">
        <w:rPr>
          <w:rFonts w:cs="Times New Roman"/>
          <w:sz w:val="22"/>
          <w:szCs w:val="22"/>
          <w:lang w:val="pl-PL"/>
          <w:rPrChange w:id="279" w:author="Grzegorz Smułek" w:date="2025-10-15T09:08:00Z" w16du:dateUtc="2025-10-15T07:08:00Z">
            <w:rPr>
              <w:rFonts w:cs="Times New Roman"/>
              <w:sz w:val="22"/>
              <w:szCs w:val="22"/>
            </w:rPr>
          </w:rPrChange>
        </w:rPr>
        <w:t>Lubelskie</w:t>
      </w:r>
      <w:r w:rsidRPr="00A176E6">
        <w:rPr>
          <w:rFonts w:cs="Times New Roman"/>
          <w:sz w:val="22"/>
          <w:szCs w:val="22"/>
          <w:lang w:val="pl-PL"/>
          <w:rPrChange w:id="280" w:author="Grzegorz Smułek" w:date="2025-10-15T09:08:00Z" w16du:dateUtc="2025-10-15T07:08:00Z">
            <w:rPr>
              <w:rFonts w:cs="Times New Roman"/>
              <w:sz w:val="22"/>
              <w:szCs w:val="22"/>
            </w:rPr>
          </w:rPrChange>
        </w:rPr>
        <w:tab/>
        <w:t>Biłgoraj</w:t>
      </w:r>
    </w:p>
    <w:p w14:paraId="32085193" w14:textId="77777777" w:rsidR="00885FAC" w:rsidRPr="00A176E6" w:rsidRDefault="00885FAC" w:rsidP="00F81EC4">
      <w:pPr>
        <w:tabs>
          <w:tab w:val="left" w:pos="270"/>
        </w:tabs>
        <w:spacing w:line="240" w:lineRule="auto"/>
        <w:ind w:left="720"/>
        <w:rPr>
          <w:rFonts w:cs="Times New Roman"/>
          <w:sz w:val="22"/>
          <w:szCs w:val="22"/>
          <w:lang w:val="pl-PL"/>
          <w:rPrChange w:id="281" w:author="Grzegorz Smułek" w:date="2025-10-15T09:08:00Z" w16du:dateUtc="2025-10-15T07:08:00Z">
            <w:rPr>
              <w:rFonts w:cs="Times New Roman"/>
              <w:sz w:val="22"/>
              <w:szCs w:val="22"/>
            </w:rPr>
          </w:rPrChange>
        </w:rPr>
      </w:pPr>
      <w:r w:rsidRPr="00A176E6">
        <w:rPr>
          <w:rFonts w:cs="Times New Roman"/>
          <w:sz w:val="22"/>
          <w:szCs w:val="22"/>
          <w:lang w:val="pl-PL"/>
          <w:rPrChange w:id="282" w:author="Grzegorz Smułek" w:date="2025-10-15T09:08:00Z" w16du:dateUtc="2025-10-15T07:08:00Z">
            <w:rPr>
              <w:rFonts w:cs="Times New Roman"/>
              <w:sz w:val="22"/>
              <w:szCs w:val="22"/>
            </w:rPr>
          </w:rPrChange>
        </w:rPr>
        <w:t>Lubelskie</w:t>
      </w:r>
      <w:r w:rsidRPr="00A176E6">
        <w:rPr>
          <w:rFonts w:cs="Times New Roman"/>
          <w:sz w:val="22"/>
          <w:szCs w:val="22"/>
          <w:lang w:val="pl-PL"/>
          <w:rPrChange w:id="283" w:author="Grzegorz Smułek" w:date="2025-10-15T09:08:00Z" w16du:dateUtc="2025-10-15T07:08:00Z">
            <w:rPr>
              <w:rFonts w:cs="Times New Roman"/>
              <w:sz w:val="22"/>
              <w:szCs w:val="22"/>
            </w:rPr>
          </w:rPrChange>
        </w:rPr>
        <w:tab/>
        <w:t>Chełm</w:t>
      </w:r>
    </w:p>
    <w:p w14:paraId="042E3046" w14:textId="77777777" w:rsidR="00885FAC" w:rsidRPr="00A176E6" w:rsidRDefault="00885FAC" w:rsidP="00F81EC4">
      <w:pPr>
        <w:tabs>
          <w:tab w:val="left" w:pos="270"/>
        </w:tabs>
        <w:spacing w:line="240" w:lineRule="auto"/>
        <w:ind w:left="720"/>
        <w:rPr>
          <w:rFonts w:cs="Times New Roman"/>
          <w:sz w:val="22"/>
          <w:szCs w:val="22"/>
          <w:lang w:val="pl-PL"/>
          <w:rPrChange w:id="284" w:author="Grzegorz Smułek" w:date="2025-10-15T09:08:00Z" w16du:dateUtc="2025-10-15T07:08:00Z">
            <w:rPr>
              <w:rFonts w:cs="Times New Roman"/>
              <w:sz w:val="22"/>
              <w:szCs w:val="22"/>
            </w:rPr>
          </w:rPrChange>
        </w:rPr>
      </w:pPr>
      <w:r w:rsidRPr="00A176E6">
        <w:rPr>
          <w:rFonts w:cs="Times New Roman"/>
          <w:sz w:val="22"/>
          <w:szCs w:val="22"/>
          <w:lang w:val="pl-PL"/>
          <w:rPrChange w:id="285" w:author="Grzegorz Smułek" w:date="2025-10-15T09:08:00Z" w16du:dateUtc="2025-10-15T07:08:00Z">
            <w:rPr>
              <w:rFonts w:cs="Times New Roman"/>
              <w:sz w:val="22"/>
              <w:szCs w:val="22"/>
            </w:rPr>
          </w:rPrChange>
        </w:rPr>
        <w:t>Lubelskie</w:t>
      </w:r>
      <w:r w:rsidRPr="00A176E6">
        <w:rPr>
          <w:rFonts w:cs="Times New Roman"/>
          <w:sz w:val="22"/>
          <w:szCs w:val="22"/>
          <w:lang w:val="pl-PL"/>
          <w:rPrChange w:id="286" w:author="Grzegorz Smułek" w:date="2025-10-15T09:08:00Z" w16du:dateUtc="2025-10-15T07:08:00Z">
            <w:rPr>
              <w:rFonts w:cs="Times New Roman"/>
              <w:sz w:val="22"/>
              <w:szCs w:val="22"/>
            </w:rPr>
          </w:rPrChange>
        </w:rPr>
        <w:tab/>
        <w:t>Chełm (City)</w:t>
      </w:r>
    </w:p>
    <w:p w14:paraId="7AFEA5EC" w14:textId="77777777" w:rsidR="00885FAC" w:rsidRPr="00A176E6" w:rsidRDefault="00885FAC" w:rsidP="00F81EC4">
      <w:pPr>
        <w:tabs>
          <w:tab w:val="left" w:pos="270"/>
        </w:tabs>
        <w:spacing w:line="240" w:lineRule="auto"/>
        <w:ind w:left="720"/>
        <w:rPr>
          <w:rFonts w:cs="Times New Roman"/>
          <w:sz w:val="22"/>
          <w:szCs w:val="22"/>
          <w:lang w:val="pl-PL"/>
          <w:rPrChange w:id="287" w:author="Grzegorz Smułek" w:date="2025-10-15T09:08:00Z" w16du:dateUtc="2025-10-15T07:08:00Z">
            <w:rPr>
              <w:rFonts w:cs="Times New Roman"/>
              <w:sz w:val="22"/>
              <w:szCs w:val="22"/>
            </w:rPr>
          </w:rPrChange>
        </w:rPr>
      </w:pPr>
      <w:r w:rsidRPr="00A176E6">
        <w:rPr>
          <w:rFonts w:cs="Times New Roman"/>
          <w:sz w:val="22"/>
          <w:szCs w:val="22"/>
          <w:lang w:val="pl-PL"/>
          <w:rPrChange w:id="288" w:author="Grzegorz Smułek" w:date="2025-10-15T09:08:00Z" w16du:dateUtc="2025-10-15T07:08:00Z">
            <w:rPr>
              <w:rFonts w:cs="Times New Roman"/>
              <w:sz w:val="22"/>
              <w:szCs w:val="22"/>
            </w:rPr>
          </w:rPrChange>
        </w:rPr>
        <w:t>Lubelskie</w:t>
      </w:r>
      <w:r w:rsidRPr="00A176E6">
        <w:rPr>
          <w:rFonts w:cs="Times New Roman"/>
          <w:sz w:val="22"/>
          <w:szCs w:val="22"/>
          <w:lang w:val="pl-PL"/>
          <w:rPrChange w:id="289" w:author="Grzegorz Smułek" w:date="2025-10-15T09:08:00Z" w16du:dateUtc="2025-10-15T07:08:00Z">
            <w:rPr>
              <w:rFonts w:cs="Times New Roman"/>
              <w:sz w:val="22"/>
              <w:szCs w:val="22"/>
            </w:rPr>
          </w:rPrChange>
        </w:rPr>
        <w:tab/>
        <w:t>Hrubieszów</w:t>
      </w:r>
    </w:p>
    <w:p w14:paraId="16304D4B" w14:textId="77777777" w:rsidR="00885FAC" w:rsidRPr="00A176E6" w:rsidRDefault="00885FAC" w:rsidP="00F81EC4">
      <w:pPr>
        <w:tabs>
          <w:tab w:val="left" w:pos="270"/>
        </w:tabs>
        <w:spacing w:line="240" w:lineRule="auto"/>
        <w:ind w:left="720"/>
        <w:rPr>
          <w:rFonts w:cs="Times New Roman"/>
          <w:sz w:val="22"/>
          <w:szCs w:val="22"/>
          <w:lang w:val="pl-PL"/>
          <w:rPrChange w:id="290" w:author="Grzegorz Smułek" w:date="2025-10-15T09:08:00Z" w16du:dateUtc="2025-10-15T07:08:00Z">
            <w:rPr>
              <w:rFonts w:cs="Times New Roman"/>
              <w:sz w:val="22"/>
              <w:szCs w:val="22"/>
            </w:rPr>
          </w:rPrChange>
        </w:rPr>
      </w:pPr>
      <w:r w:rsidRPr="00A176E6">
        <w:rPr>
          <w:rFonts w:cs="Times New Roman"/>
          <w:sz w:val="22"/>
          <w:szCs w:val="22"/>
          <w:lang w:val="pl-PL"/>
          <w:rPrChange w:id="291" w:author="Grzegorz Smułek" w:date="2025-10-15T09:08:00Z" w16du:dateUtc="2025-10-15T07:08:00Z">
            <w:rPr>
              <w:rFonts w:cs="Times New Roman"/>
              <w:sz w:val="22"/>
              <w:szCs w:val="22"/>
            </w:rPr>
          </w:rPrChange>
        </w:rPr>
        <w:t>Lubelskie</w:t>
      </w:r>
      <w:r w:rsidRPr="00A176E6">
        <w:rPr>
          <w:rFonts w:cs="Times New Roman"/>
          <w:sz w:val="22"/>
          <w:szCs w:val="22"/>
          <w:lang w:val="pl-PL"/>
          <w:rPrChange w:id="292" w:author="Grzegorz Smułek" w:date="2025-10-15T09:08:00Z" w16du:dateUtc="2025-10-15T07:08:00Z">
            <w:rPr>
              <w:rFonts w:cs="Times New Roman"/>
              <w:sz w:val="22"/>
              <w:szCs w:val="22"/>
            </w:rPr>
          </w:rPrChange>
        </w:rPr>
        <w:tab/>
        <w:t>Janów Lubelski</w:t>
      </w:r>
    </w:p>
    <w:p w14:paraId="5611E1C7" w14:textId="77777777" w:rsidR="00885FAC" w:rsidRPr="00A176E6" w:rsidRDefault="00885FAC" w:rsidP="00F81EC4">
      <w:pPr>
        <w:tabs>
          <w:tab w:val="left" w:pos="270"/>
        </w:tabs>
        <w:spacing w:line="240" w:lineRule="auto"/>
        <w:ind w:left="720"/>
        <w:rPr>
          <w:rFonts w:cs="Times New Roman"/>
          <w:sz w:val="22"/>
          <w:szCs w:val="22"/>
          <w:lang w:val="pl-PL"/>
          <w:rPrChange w:id="293" w:author="Grzegorz Smułek" w:date="2025-10-15T09:08:00Z" w16du:dateUtc="2025-10-15T07:08:00Z">
            <w:rPr>
              <w:rFonts w:cs="Times New Roman"/>
              <w:sz w:val="22"/>
              <w:szCs w:val="22"/>
            </w:rPr>
          </w:rPrChange>
        </w:rPr>
      </w:pPr>
      <w:r w:rsidRPr="00A176E6">
        <w:rPr>
          <w:rFonts w:cs="Times New Roman"/>
          <w:sz w:val="22"/>
          <w:szCs w:val="22"/>
          <w:lang w:val="pl-PL"/>
          <w:rPrChange w:id="294" w:author="Grzegorz Smułek" w:date="2025-10-15T09:08:00Z" w16du:dateUtc="2025-10-15T07:08:00Z">
            <w:rPr>
              <w:rFonts w:cs="Times New Roman"/>
              <w:sz w:val="22"/>
              <w:szCs w:val="22"/>
            </w:rPr>
          </w:rPrChange>
        </w:rPr>
        <w:t>Lubelskie</w:t>
      </w:r>
      <w:r w:rsidRPr="00A176E6">
        <w:rPr>
          <w:rFonts w:cs="Times New Roman"/>
          <w:sz w:val="22"/>
          <w:szCs w:val="22"/>
          <w:lang w:val="pl-PL"/>
          <w:rPrChange w:id="295" w:author="Grzegorz Smułek" w:date="2025-10-15T09:08:00Z" w16du:dateUtc="2025-10-15T07:08:00Z">
            <w:rPr>
              <w:rFonts w:cs="Times New Roman"/>
              <w:sz w:val="22"/>
              <w:szCs w:val="22"/>
            </w:rPr>
          </w:rPrChange>
        </w:rPr>
        <w:tab/>
        <w:t>Kraśnik</w:t>
      </w:r>
    </w:p>
    <w:p w14:paraId="070F7D97" w14:textId="77777777" w:rsidR="00885FAC" w:rsidRPr="00A176E6" w:rsidRDefault="00885FAC" w:rsidP="00F81EC4">
      <w:pPr>
        <w:tabs>
          <w:tab w:val="left" w:pos="270"/>
        </w:tabs>
        <w:spacing w:line="240" w:lineRule="auto"/>
        <w:ind w:left="720"/>
        <w:rPr>
          <w:rFonts w:cs="Times New Roman"/>
          <w:sz w:val="22"/>
          <w:szCs w:val="22"/>
          <w:lang w:val="pl-PL"/>
          <w:rPrChange w:id="296" w:author="Grzegorz Smułek" w:date="2025-10-15T09:08:00Z" w16du:dateUtc="2025-10-15T07:08:00Z">
            <w:rPr>
              <w:rFonts w:cs="Times New Roman"/>
              <w:sz w:val="22"/>
              <w:szCs w:val="22"/>
            </w:rPr>
          </w:rPrChange>
        </w:rPr>
      </w:pPr>
      <w:r w:rsidRPr="00A176E6">
        <w:rPr>
          <w:rFonts w:cs="Times New Roman"/>
          <w:sz w:val="22"/>
          <w:szCs w:val="22"/>
          <w:lang w:val="pl-PL"/>
          <w:rPrChange w:id="297" w:author="Grzegorz Smułek" w:date="2025-10-15T09:08:00Z" w16du:dateUtc="2025-10-15T07:08:00Z">
            <w:rPr>
              <w:rFonts w:cs="Times New Roman"/>
              <w:sz w:val="22"/>
              <w:szCs w:val="22"/>
            </w:rPr>
          </w:rPrChange>
        </w:rPr>
        <w:t>Lubelskie</w:t>
      </w:r>
      <w:r w:rsidRPr="00A176E6">
        <w:rPr>
          <w:rFonts w:cs="Times New Roman"/>
          <w:sz w:val="22"/>
          <w:szCs w:val="22"/>
          <w:lang w:val="pl-PL"/>
          <w:rPrChange w:id="298" w:author="Grzegorz Smułek" w:date="2025-10-15T09:08:00Z" w16du:dateUtc="2025-10-15T07:08:00Z">
            <w:rPr>
              <w:rFonts w:cs="Times New Roman"/>
              <w:sz w:val="22"/>
              <w:szCs w:val="22"/>
            </w:rPr>
          </w:rPrChange>
        </w:rPr>
        <w:tab/>
        <w:t>Krasnystaw</w:t>
      </w:r>
    </w:p>
    <w:p w14:paraId="7851CBB7" w14:textId="77777777" w:rsidR="00885FAC" w:rsidRPr="00A176E6" w:rsidRDefault="00885FAC" w:rsidP="00F81EC4">
      <w:pPr>
        <w:tabs>
          <w:tab w:val="left" w:pos="270"/>
        </w:tabs>
        <w:spacing w:line="240" w:lineRule="auto"/>
        <w:ind w:left="720"/>
        <w:rPr>
          <w:rFonts w:cs="Times New Roman"/>
          <w:sz w:val="22"/>
          <w:szCs w:val="22"/>
          <w:lang w:val="pl-PL"/>
          <w:rPrChange w:id="299" w:author="Grzegorz Smułek" w:date="2025-10-15T09:08:00Z" w16du:dateUtc="2025-10-15T07:08:00Z">
            <w:rPr>
              <w:rFonts w:cs="Times New Roman"/>
              <w:sz w:val="22"/>
              <w:szCs w:val="22"/>
            </w:rPr>
          </w:rPrChange>
        </w:rPr>
      </w:pPr>
      <w:r w:rsidRPr="00A176E6">
        <w:rPr>
          <w:rFonts w:cs="Times New Roman"/>
          <w:sz w:val="22"/>
          <w:szCs w:val="22"/>
          <w:lang w:val="pl-PL"/>
          <w:rPrChange w:id="300" w:author="Grzegorz Smułek" w:date="2025-10-15T09:08:00Z" w16du:dateUtc="2025-10-15T07:08:00Z">
            <w:rPr>
              <w:rFonts w:cs="Times New Roman"/>
              <w:sz w:val="22"/>
              <w:szCs w:val="22"/>
            </w:rPr>
          </w:rPrChange>
        </w:rPr>
        <w:t>Lubelskie</w:t>
      </w:r>
      <w:r w:rsidRPr="00A176E6">
        <w:rPr>
          <w:rFonts w:cs="Times New Roman"/>
          <w:sz w:val="22"/>
          <w:szCs w:val="22"/>
          <w:lang w:val="pl-PL"/>
          <w:rPrChange w:id="301" w:author="Grzegorz Smułek" w:date="2025-10-15T09:08:00Z" w16du:dateUtc="2025-10-15T07:08:00Z">
            <w:rPr>
              <w:rFonts w:cs="Times New Roman"/>
              <w:sz w:val="22"/>
              <w:szCs w:val="22"/>
            </w:rPr>
          </w:rPrChange>
        </w:rPr>
        <w:tab/>
        <w:t>Łęczna</w:t>
      </w:r>
    </w:p>
    <w:p w14:paraId="75011EB8" w14:textId="77777777" w:rsidR="00885FAC" w:rsidRPr="00A176E6" w:rsidRDefault="00885FAC" w:rsidP="00F81EC4">
      <w:pPr>
        <w:tabs>
          <w:tab w:val="left" w:pos="270"/>
        </w:tabs>
        <w:spacing w:line="240" w:lineRule="auto"/>
        <w:ind w:left="720"/>
        <w:rPr>
          <w:rFonts w:cs="Times New Roman"/>
          <w:sz w:val="22"/>
          <w:szCs w:val="22"/>
          <w:lang w:val="pl-PL"/>
          <w:rPrChange w:id="302" w:author="Grzegorz Smułek" w:date="2025-10-15T09:08:00Z" w16du:dateUtc="2025-10-15T07:08:00Z">
            <w:rPr>
              <w:rFonts w:cs="Times New Roman"/>
              <w:sz w:val="22"/>
              <w:szCs w:val="22"/>
            </w:rPr>
          </w:rPrChange>
        </w:rPr>
      </w:pPr>
      <w:r w:rsidRPr="00A176E6">
        <w:rPr>
          <w:rFonts w:cs="Times New Roman"/>
          <w:sz w:val="22"/>
          <w:szCs w:val="22"/>
          <w:lang w:val="pl-PL"/>
          <w:rPrChange w:id="303" w:author="Grzegorz Smułek" w:date="2025-10-15T09:08:00Z" w16du:dateUtc="2025-10-15T07:08:00Z">
            <w:rPr>
              <w:rFonts w:cs="Times New Roman"/>
              <w:sz w:val="22"/>
              <w:szCs w:val="22"/>
            </w:rPr>
          </w:rPrChange>
        </w:rPr>
        <w:t>Lubelskie</w:t>
      </w:r>
      <w:r w:rsidRPr="00A176E6">
        <w:rPr>
          <w:rFonts w:cs="Times New Roman"/>
          <w:sz w:val="22"/>
          <w:szCs w:val="22"/>
          <w:lang w:val="pl-PL"/>
          <w:rPrChange w:id="304" w:author="Grzegorz Smułek" w:date="2025-10-15T09:08:00Z" w16du:dateUtc="2025-10-15T07:08:00Z">
            <w:rPr>
              <w:rFonts w:cs="Times New Roman"/>
              <w:sz w:val="22"/>
              <w:szCs w:val="22"/>
            </w:rPr>
          </w:rPrChange>
        </w:rPr>
        <w:tab/>
        <w:t>Lubartów</w:t>
      </w:r>
    </w:p>
    <w:p w14:paraId="4704609F" w14:textId="77777777" w:rsidR="00885FAC" w:rsidRPr="00A176E6" w:rsidRDefault="00885FAC" w:rsidP="00F81EC4">
      <w:pPr>
        <w:tabs>
          <w:tab w:val="left" w:pos="270"/>
        </w:tabs>
        <w:spacing w:line="240" w:lineRule="auto"/>
        <w:ind w:left="720"/>
        <w:rPr>
          <w:rFonts w:cs="Times New Roman"/>
          <w:sz w:val="22"/>
          <w:szCs w:val="22"/>
          <w:lang w:val="pl-PL"/>
          <w:rPrChange w:id="305" w:author="Grzegorz Smułek" w:date="2025-10-15T09:08:00Z" w16du:dateUtc="2025-10-15T07:08:00Z">
            <w:rPr>
              <w:rFonts w:cs="Times New Roman"/>
              <w:sz w:val="22"/>
              <w:szCs w:val="22"/>
            </w:rPr>
          </w:rPrChange>
        </w:rPr>
      </w:pPr>
      <w:r w:rsidRPr="00A176E6">
        <w:rPr>
          <w:rFonts w:cs="Times New Roman"/>
          <w:sz w:val="22"/>
          <w:szCs w:val="22"/>
          <w:lang w:val="pl-PL"/>
          <w:rPrChange w:id="306" w:author="Grzegorz Smułek" w:date="2025-10-15T09:08:00Z" w16du:dateUtc="2025-10-15T07:08:00Z">
            <w:rPr>
              <w:rFonts w:cs="Times New Roman"/>
              <w:sz w:val="22"/>
              <w:szCs w:val="22"/>
            </w:rPr>
          </w:rPrChange>
        </w:rPr>
        <w:t>Lubelskie</w:t>
      </w:r>
      <w:r w:rsidRPr="00A176E6">
        <w:rPr>
          <w:rFonts w:cs="Times New Roman"/>
          <w:sz w:val="22"/>
          <w:szCs w:val="22"/>
          <w:lang w:val="pl-PL"/>
          <w:rPrChange w:id="307" w:author="Grzegorz Smułek" w:date="2025-10-15T09:08:00Z" w16du:dateUtc="2025-10-15T07:08:00Z">
            <w:rPr>
              <w:rFonts w:cs="Times New Roman"/>
              <w:sz w:val="22"/>
              <w:szCs w:val="22"/>
            </w:rPr>
          </w:rPrChange>
        </w:rPr>
        <w:tab/>
        <w:t>Lublin</w:t>
      </w:r>
    </w:p>
    <w:p w14:paraId="0DFB7D45" w14:textId="77777777" w:rsidR="00885FAC" w:rsidRPr="00A176E6" w:rsidRDefault="00885FAC" w:rsidP="00F81EC4">
      <w:pPr>
        <w:tabs>
          <w:tab w:val="left" w:pos="270"/>
        </w:tabs>
        <w:spacing w:line="240" w:lineRule="auto"/>
        <w:ind w:left="720"/>
        <w:rPr>
          <w:rFonts w:cs="Times New Roman"/>
          <w:sz w:val="22"/>
          <w:szCs w:val="22"/>
          <w:lang w:val="pl-PL"/>
          <w:rPrChange w:id="308" w:author="Grzegorz Smułek" w:date="2025-10-15T09:08:00Z" w16du:dateUtc="2025-10-15T07:08:00Z">
            <w:rPr>
              <w:rFonts w:cs="Times New Roman"/>
              <w:sz w:val="22"/>
              <w:szCs w:val="22"/>
            </w:rPr>
          </w:rPrChange>
        </w:rPr>
      </w:pPr>
      <w:r w:rsidRPr="00A176E6">
        <w:rPr>
          <w:rFonts w:cs="Times New Roman"/>
          <w:sz w:val="22"/>
          <w:szCs w:val="22"/>
          <w:lang w:val="pl-PL"/>
          <w:rPrChange w:id="309" w:author="Grzegorz Smułek" w:date="2025-10-15T09:08:00Z" w16du:dateUtc="2025-10-15T07:08:00Z">
            <w:rPr>
              <w:rFonts w:cs="Times New Roman"/>
              <w:sz w:val="22"/>
              <w:szCs w:val="22"/>
            </w:rPr>
          </w:rPrChange>
        </w:rPr>
        <w:t>Lubelskie</w:t>
      </w:r>
      <w:r w:rsidRPr="00A176E6">
        <w:rPr>
          <w:rFonts w:cs="Times New Roman"/>
          <w:sz w:val="22"/>
          <w:szCs w:val="22"/>
          <w:lang w:val="pl-PL"/>
          <w:rPrChange w:id="310" w:author="Grzegorz Smułek" w:date="2025-10-15T09:08:00Z" w16du:dateUtc="2025-10-15T07:08:00Z">
            <w:rPr>
              <w:rFonts w:cs="Times New Roman"/>
              <w:sz w:val="22"/>
              <w:szCs w:val="22"/>
            </w:rPr>
          </w:rPrChange>
        </w:rPr>
        <w:tab/>
        <w:t>Lublin (City)</w:t>
      </w:r>
    </w:p>
    <w:p w14:paraId="04017AD0" w14:textId="77777777" w:rsidR="00885FAC" w:rsidRPr="00A176E6" w:rsidRDefault="00885FAC" w:rsidP="00F81EC4">
      <w:pPr>
        <w:tabs>
          <w:tab w:val="left" w:pos="270"/>
        </w:tabs>
        <w:spacing w:line="240" w:lineRule="auto"/>
        <w:ind w:left="720"/>
        <w:rPr>
          <w:rFonts w:cs="Times New Roman"/>
          <w:sz w:val="22"/>
          <w:szCs w:val="22"/>
          <w:lang w:val="pl-PL"/>
          <w:rPrChange w:id="311" w:author="Grzegorz Smułek" w:date="2025-10-15T09:08:00Z" w16du:dateUtc="2025-10-15T07:08:00Z">
            <w:rPr>
              <w:rFonts w:cs="Times New Roman"/>
              <w:sz w:val="22"/>
              <w:szCs w:val="22"/>
            </w:rPr>
          </w:rPrChange>
        </w:rPr>
      </w:pPr>
      <w:r w:rsidRPr="00A176E6">
        <w:rPr>
          <w:rFonts w:cs="Times New Roman"/>
          <w:sz w:val="22"/>
          <w:szCs w:val="22"/>
          <w:lang w:val="pl-PL"/>
          <w:rPrChange w:id="312" w:author="Grzegorz Smułek" w:date="2025-10-15T09:08:00Z" w16du:dateUtc="2025-10-15T07:08:00Z">
            <w:rPr>
              <w:rFonts w:cs="Times New Roman"/>
              <w:sz w:val="22"/>
              <w:szCs w:val="22"/>
            </w:rPr>
          </w:rPrChange>
        </w:rPr>
        <w:t>Lubelskie</w:t>
      </w:r>
      <w:r w:rsidRPr="00A176E6">
        <w:rPr>
          <w:rFonts w:cs="Times New Roman"/>
          <w:sz w:val="22"/>
          <w:szCs w:val="22"/>
          <w:lang w:val="pl-PL"/>
          <w:rPrChange w:id="313" w:author="Grzegorz Smułek" w:date="2025-10-15T09:08:00Z" w16du:dateUtc="2025-10-15T07:08:00Z">
            <w:rPr>
              <w:rFonts w:cs="Times New Roman"/>
              <w:sz w:val="22"/>
              <w:szCs w:val="22"/>
            </w:rPr>
          </w:rPrChange>
        </w:rPr>
        <w:tab/>
        <w:t>Łuków</w:t>
      </w:r>
    </w:p>
    <w:p w14:paraId="47D140A0" w14:textId="77777777" w:rsidR="00885FAC" w:rsidRPr="00A176E6" w:rsidRDefault="00885FAC" w:rsidP="00F81EC4">
      <w:pPr>
        <w:tabs>
          <w:tab w:val="left" w:pos="270"/>
        </w:tabs>
        <w:spacing w:line="240" w:lineRule="auto"/>
        <w:ind w:left="720"/>
        <w:rPr>
          <w:rFonts w:cs="Times New Roman"/>
          <w:sz w:val="22"/>
          <w:szCs w:val="22"/>
          <w:lang w:val="pl-PL"/>
          <w:rPrChange w:id="314" w:author="Grzegorz Smułek" w:date="2025-10-15T09:08:00Z" w16du:dateUtc="2025-10-15T07:08:00Z">
            <w:rPr>
              <w:rFonts w:cs="Times New Roman"/>
              <w:sz w:val="22"/>
              <w:szCs w:val="22"/>
            </w:rPr>
          </w:rPrChange>
        </w:rPr>
      </w:pPr>
      <w:r w:rsidRPr="00A176E6">
        <w:rPr>
          <w:rFonts w:cs="Times New Roman"/>
          <w:sz w:val="22"/>
          <w:szCs w:val="22"/>
          <w:lang w:val="pl-PL"/>
          <w:rPrChange w:id="315" w:author="Grzegorz Smułek" w:date="2025-10-15T09:08:00Z" w16du:dateUtc="2025-10-15T07:08:00Z">
            <w:rPr>
              <w:rFonts w:cs="Times New Roman"/>
              <w:sz w:val="22"/>
              <w:szCs w:val="22"/>
            </w:rPr>
          </w:rPrChange>
        </w:rPr>
        <w:t>Lubelskie</w:t>
      </w:r>
      <w:r w:rsidRPr="00A176E6">
        <w:rPr>
          <w:rFonts w:cs="Times New Roman"/>
          <w:sz w:val="22"/>
          <w:szCs w:val="22"/>
          <w:lang w:val="pl-PL"/>
          <w:rPrChange w:id="316" w:author="Grzegorz Smułek" w:date="2025-10-15T09:08:00Z" w16du:dateUtc="2025-10-15T07:08:00Z">
            <w:rPr>
              <w:rFonts w:cs="Times New Roman"/>
              <w:sz w:val="22"/>
              <w:szCs w:val="22"/>
            </w:rPr>
          </w:rPrChange>
        </w:rPr>
        <w:tab/>
        <w:t>Opole Lubelskie</w:t>
      </w:r>
    </w:p>
    <w:p w14:paraId="41A90368" w14:textId="77777777" w:rsidR="00885FAC" w:rsidRPr="00A176E6" w:rsidRDefault="00885FAC" w:rsidP="00F81EC4">
      <w:pPr>
        <w:tabs>
          <w:tab w:val="left" w:pos="270"/>
        </w:tabs>
        <w:spacing w:line="240" w:lineRule="auto"/>
        <w:ind w:left="720"/>
        <w:rPr>
          <w:rFonts w:cs="Times New Roman"/>
          <w:sz w:val="22"/>
          <w:szCs w:val="22"/>
          <w:lang w:val="pl-PL"/>
          <w:rPrChange w:id="317" w:author="Grzegorz Smułek" w:date="2025-10-15T09:08:00Z" w16du:dateUtc="2025-10-15T07:08:00Z">
            <w:rPr>
              <w:rFonts w:cs="Times New Roman"/>
              <w:sz w:val="22"/>
              <w:szCs w:val="22"/>
            </w:rPr>
          </w:rPrChange>
        </w:rPr>
      </w:pPr>
      <w:r w:rsidRPr="00A176E6">
        <w:rPr>
          <w:rFonts w:cs="Times New Roman"/>
          <w:sz w:val="22"/>
          <w:szCs w:val="22"/>
          <w:lang w:val="pl-PL"/>
          <w:rPrChange w:id="318" w:author="Grzegorz Smułek" w:date="2025-10-15T09:08:00Z" w16du:dateUtc="2025-10-15T07:08:00Z">
            <w:rPr>
              <w:rFonts w:cs="Times New Roman"/>
              <w:sz w:val="22"/>
              <w:szCs w:val="22"/>
            </w:rPr>
          </w:rPrChange>
        </w:rPr>
        <w:t>Lubelskie</w:t>
      </w:r>
      <w:r w:rsidRPr="00A176E6">
        <w:rPr>
          <w:rFonts w:cs="Times New Roman"/>
          <w:sz w:val="22"/>
          <w:szCs w:val="22"/>
          <w:lang w:val="pl-PL"/>
          <w:rPrChange w:id="319" w:author="Grzegorz Smułek" w:date="2025-10-15T09:08:00Z" w16du:dateUtc="2025-10-15T07:08:00Z">
            <w:rPr>
              <w:rFonts w:cs="Times New Roman"/>
              <w:sz w:val="22"/>
              <w:szCs w:val="22"/>
            </w:rPr>
          </w:rPrChange>
        </w:rPr>
        <w:tab/>
        <w:t>Parczew</w:t>
      </w:r>
    </w:p>
    <w:p w14:paraId="0BF478FD" w14:textId="77777777" w:rsidR="00885FAC" w:rsidRPr="00A176E6" w:rsidRDefault="00885FAC" w:rsidP="00F81EC4">
      <w:pPr>
        <w:tabs>
          <w:tab w:val="left" w:pos="270"/>
        </w:tabs>
        <w:spacing w:line="240" w:lineRule="auto"/>
        <w:ind w:left="720"/>
        <w:rPr>
          <w:rFonts w:cs="Times New Roman"/>
          <w:sz w:val="22"/>
          <w:szCs w:val="22"/>
          <w:lang w:val="pl-PL"/>
          <w:rPrChange w:id="320" w:author="Grzegorz Smułek" w:date="2025-10-15T09:08:00Z" w16du:dateUtc="2025-10-15T07:08:00Z">
            <w:rPr>
              <w:rFonts w:cs="Times New Roman"/>
              <w:sz w:val="22"/>
              <w:szCs w:val="22"/>
            </w:rPr>
          </w:rPrChange>
        </w:rPr>
      </w:pPr>
      <w:r w:rsidRPr="00A176E6">
        <w:rPr>
          <w:rFonts w:cs="Times New Roman"/>
          <w:sz w:val="22"/>
          <w:szCs w:val="22"/>
          <w:lang w:val="pl-PL"/>
          <w:rPrChange w:id="321" w:author="Grzegorz Smułek" w:date="2025-10-15T09:08:00Z" w16du:dateUtc="2025-10-15T07:08:00Z">
            <w:rPr>
              <w:rFonts w:cs="Times New Roman"/>
              <w:sz w:val="22"/>
              <w:szCs w:val="22"/>
            </w:rPr>
          </w:rPrChange>
        </w:rPr>
        <w:lastRenderedPageBreak/>
        <w:t>Lubelskie</w:t>
      </w:r>
      <w:r w:rsidRPr="00A176E6">
        <w:rPr>
          <w:rFonts w:cs="Times New Roman"/>
          <w:sz w:val="22"/>
          <w:szCs w:val="22"/>
          <w:lang w:val="pl-PL"/>
          <w:rPrChange w:id="322" w:author="Grzegorz Smułek" w:date="2025-10-15T09:08:00Z" w16du:dateUtc="2025-10-15T07:08:00Z">
            <w:rPr>
              <w:rFonts w:cs="Times New Roman"/>
              <w:sz w:val="22"/>
              <w:szCs w:val="22"/>
            </w:rPr>
          </w:rPrChange>
        </w:rPr>
        <w:tab/>
        <w:t>Puławy</w:t>
      </w:r>
    </w:p>
    <w:p w14:paraId="3CD22AF9" w14:textId="77777777" w:rsidR="00885FAC" w:rsidRPr="00A176E6" w:rsidRDefault="00885FAC" w:rsidP="00F81EC4">
      <w:pPr>
        <w:tabs>
          <w:tab w:val="left" w:pos="270"/>
        </w:tabs>
        <w:spacing w:line="240" w:lineRule="auto"/>
        <w:ind w:left="720"/>
        <w:rPr>
          <w:rFonts w:cs="Times New Roman"/>
          <w:sz w:val="22"/>
          <w:szCs w:val="22"/>
          <w:lang w:val="pl-PL"/>
          <w:rPrChange w:id="323" w:author="Grzegorz Smułek" w:date="2025-10-15T09:08:00Z" w16du:dateUtc="2025-10-15T07:08:00Z">
            <w:rPr>
              <w:rFonts w:cs="Times New Roman"/>
              <w:sz w:val="22"/>
              <w:szCs w:val="22"/>
            </w:rPr>
          </w:rPrChange>
        </w:rPr>
      </w:pPr>
      <w:r w:rsidRPr="00A176E6">
        <w:rPr>
          <w:rFonts w:cs="Times New Roman"/>
          <w:sz w:val="22"/>
          <w:szCs w:val="22"/>
          <w:lang w:val="pl-PL"/>
          <w:rPrChange w:id="324" w:author="Grzegorz Smułek" w:date="2025-10-15T09:08:00Z" w16du:dateUtc="2025-10-15T07:08:00Z">
            <w:rPr>
              <w:rFonts w:cs="Times New Roman"/>
              <w:sz w:val="22"/>
              <w:szCs w:val="22"/>
            </w:rPr>
          </w:rPrChange>
        </w:rPr>
        <w:t>Lubelskie</w:t>
      </w:r>
      <w:r w:rsidRPr="00A176E6">
        <w:rPr>
          <w:rFonts w:cs="Times New Roman"/>
          <w:sz w:val="22"/>
          <w:szCs w:val="22"/>
          <w:lang w:val="pl-PL"/>
          <w:rPrChange w:id="325" w:author="Grzegorz Smułek" w:date="2025-10-15T09:08:00Z" w16du:dateUtc="2025-10-15T07:08:00Z">
            <w:rPr>
              <w:rFonts w:cs="Times New Roman"/>
              <w:sz w:val="22"/>
              <w:szCs w:val="22"/>
            </w:rPr>
          </w:rPrChange>
        </w:rPr>
        <w:tab/>
        <w:t>Radzyń Podlaski</w:t>
      </w:r>
    </w:p>
    <w:p w14:paraId="65C75A9C" w14:textId="77777777" w:rsidR="00885FAC" w:rsidRPr="00A176E6" w:rsidRDefault="00885FAC" w:rsidP="00F81EC4">
      <w:pPr>
        <w:tabs>
          <w:tab w:val="left" w:pos="270"/>
        </w:tabs>
        <w:spacing w:line="240" w:lineRule="auto"/>
        <w:ind w:left="720"/>
        <w:rPr>
          <w:rFonts w:cs="Times New Roman"/>
          <w:sz w:val="22"/>
          <w:szCs w:val="22"/>
          <w:lang w:val="pl-PL"/>
          <w:rPrChange w:id="326" w:author="Grzegorz Smułek" w:date="2025-10-15T09:08:00Z" w16du:dateUtc="2025-10-15T07:08:00Z">
            <w:rPr>
              <w:rFonts w:cs="Times New Roman"/>
              <w:sz w:val="22"/>
              <w:szCs w:val="22"/>
            </w:rPr>
          </w:rPrChange>
        </w:rPr>
      </w:pPr>
      <w:r w:rsidRPr="00A176E6">
        <w:rPr>
          <w:rFonts w:cs="Times New Roman"/>
          <w:sz w:val="22"/>
          <w:szCs w:val="22"/>
          <w:lang w:val="pl-PL"/>
          <w:rPrChange w:id="327" w:author="Grzegorz Smułek" w:date="2025-10-15T09:08:00Z" w16du:dateUtc="2025-10-15T07:08:00Z">
            <w:rPr>
              <w:rFonts w:cs="Times New Roman"/>
              <w:sz w:val="22"/>
              <w:szCs w:val="22"/>
            </w:rPr>
          </w:rPrChange>
        </w:rPr>
        <w:t>Lubelskie</w:t>
      </w:r>
      <w:r w:rsidRPr="00A176E6">
        <w:rPr>
          <w:rFonts w:cs="Times New Roman"/>
          <w:sz w:val="22"/>
          <w:szCs w:val="22"/>
          <w:lang w:val="pl-PL"/>
          <w:rPrChange w:id="328" w:author="Grzegorz Smułek" w:date="2025-10-15T09:08:00Z" w16du:dateUtc="2025-10-15T07:08:00Z">
            <w:rPr>
              <w:rFonts w:cs="Times New Roman"/>
              <w:sz w:val="22"/>
              <w:szCs w:val="22"/>
            </w:rPr>
          </w:rPrChange>
        </w:rPr>
        <w:tab/>
        <w:t>Ryki</w:t>
      </w:r>
    </w:p>
    <w:p w14:paraId="2BEC0FCE" w14:textId="77777777" w:rsidR="00885FAC" w:rsidRPr="00A176E6" w:rsidRDefault="00885FAC" w:rsidP="00F81EC4">
      <w:pPr>
        <w:tabs>
          <w:tab w:val="left" w:pos="270"/>
        </w:tabs>
        <w:spacing w:line="240" w:lineRule="auto"/>
        <w:ind w:left="720"/>
        <w:rPr>
          <w:rFonts w:cs="Times New Roman"/>
          <w:sz w:val="22"/>
          <w:szCs w:val="22"/>
          <w:lang w:val="pl-PL"/>
          <w:rPrChange w:id="329" w:author="Grzegorz Smułek" w:date="2025-10-15T09:08:00Z" w16du:dateUtc="2025-10-15T07:08:00Z">
            <w:rPr>
              <w:rFonts w:cs="Times New Roman"/>
              <w:sz w:val="22"/>
              <w:szCs w:val="22"/>
            </w:rPr>
          </w:rPrChange>
        </w:rPr>
      </w:pPr>
      <w:r w:rsidRPr="00A176E6">
        <w:rPr>
          <w:rFonts w:cs="Times New Roman"/>
          <w:sz w:val="22"/>
          <w:szCs w:val="22"/>
          <w:lang w:val="pl-PL"/>
          <w:rPrChange w:id="330" w:author="Grzegorz Smułek" w:date="2025-10-15T09:08:00Z" w16du:dateUtc="2025-10-15T07:08:00Z">
            <w:rPr>
              <w:rFonts w:cs="Times New Roman"/>
              <w:sz w:val="22"/>
              <w:szCs w:val="22"/>
            </w:rPr>
          </w:rPrChange>
        </w:rPr>
        <w:t>Lubelskie</w:t>
      </w:r>
      <w:r w:rsidRPr="00A176E6">
        <w:rPr>
          <w:rFonts w:cs="Times New Roman"/>
          <w:sz w:val="22"/>
          <w:szCs w:val="22"/>
          <w:lang w:val="pl-PL"/>
          <w:rPrChange w:id="331" w:author="Grzegorz Smułek" w:date="2025-10-15T09:08:00Z" w16du:dateUtc="2025-10-15T07:08:00Z">
            <w:rPr>
              <w:rFonts w:cs="Times New Roman"/>
              <w:sz w:val="22"/>
              <w:szCs w:val="22"/>
            </w:rPr>
          </w:rPrChange>
        </w:rPr>
        <w:tab/>
        <w:t>Świdnik</w:t>
      </w:r>
    </w:p>
    <w:p w14:paraId="1A27125A" w14:textId="77777777" w:rsidR="00885FAC" w:rsidRPr="00A176E6" w:rsidRDefault="00885FAC" w:rsidP="00F81EC4">
      <w:pPr>
        <w:tabs>
          <w:tab w:val="left" w:pos="270"/>
        </w:tabs>
        <w:spacing w:line="240" w:lineRule="auto"/>
        <w:ind w:left="720"/>
        <w:rPr>
          <w:rFonts w:cs="Times New Roman"/>
          <w:sz w:val="22"/>
          <w:szCs w:val="22"/>
          <w:lang w:val="pl-PL"/>
          <w:rPrChange w:id="332" w:author="Grzegorz Smułek" w:date="2025-10-15T09:08:00Z" w16du:dateUtc="2025-10-15T07:08:00Z">
            <w:rPr>
              <w:rFonts w:cs="Times New Roman"/>
              <w:sz w:val="22"/>
              <w:szCs w:val="22"/>
            </w:rPr>
          </w:rPrChange>
        </w:rPr>
      </w:pPr>
      <w:r w:rsidRPr="00A176E6">
        <w:rPr>
          <w:rFonts w:cs="Times New Roman"/>
          <w:sz w:val="22"/>
          <w:szCs w:val="22"/>
          <w:lang w:val="pl-PL"/>
          <w:rPrChange w:id="333" w:author="Grzegorz Smułek" w:date="2025-10-15T09:08:00Z" w16du:dateUtc="2025-10-15T07:08:00Z">
            <w:rPr>
              <w:rFonts w:cs="Times New Roman"/>
              <w:sz w:val="22"/>
              <w:szCs w:val="22"/>
            </w:rPr>
          </w:rPrChange>
        </w:rPr>
        <w:t>Lubelskie</w:t>
      </w:r>
      <w:r w:rsidRPr="00A176E6">
        <w:rPr>
          <w:rFonts w:cs="Times New Roman"/>
          <w:sz w:val="22"/>
          <w:szCs w:val="22"/>
          <w:lang w:val="pl-PL"/>
          <w:rPrChange w:id="334" w:author="Grzegorz Smułek" w:date="2025-10-15T09:08:00Z" w16du:dateUtc="2025-10-15T07:08:00Z">
            <w:rPr>
              <w:rFonts w:cs="Times New Roman"/>
              <w:sz w:val="22"/>
              <w:szCs w:val="22"/>
            </w:rPr>
          </w:rPrChange>
        </w:rPr>
        <w:tab/>
        <w:t>Tomaszów Lubelski</w:t>
      </w:r>
    </w:p>
    <w:p w14:paraId="67F7C93B" w14:textId="77777777" w:rsidR="00885FAC" w:rsidRPr="00A176E6" w:rsidRDefault="00885FAC" w:rsidP="00F81EC4">
      <w:pPr>
        <w:tabs>
          <w:tab w:val="left" w:pos="270"/>
        </w:tabs>
        <w:spacing w:line="240" w:lineRule="auto"/>
        <w:ind w:left="720"/>
        <w:rPr>
          <w:rFonts w:cs="Times New Roman"/>
          <w:sz w:val="22"/>
          <w:szCs w:val="22"/>
          <w:lang w:val="pl-PL"/>
          <w:rPrChange w:id="335" w:author="Grzegorz Smułek" w:date="2025-10-15T09:08:00Z" w16du:dateUtc="2025-10-15T07:08:00Z">
            <w:rPr>
              <w:rFonts w:cs="Times New Roman"/>
              <w:sz w:val="22"/>
              <w:szCs w:val="22"/>
            </w:rPr>
          </w:rPrChange>
        </w:rPr>
      </w:pPr>
      <w:r w:rsidRPr="00A176E6">
        <w:rPr>
          <w:rFonts w:cs="Times New Roman"/>
          <w:sz w:val="22"/>
          <w:szCs w:val="22"/>
          <w:lang w:val="pl-PL"/>
          <w:rPrChange w:id="336" w:author="Grzegorz Smułek" w:date="2025-10-15T09:08:00Z" w16du:dateUtc="2025-10-15T07:08:00Z">
            <w:rPr>
              <w:rFonts w:cs="Times New Roman"/>
              <w:sz w:val="22"/>
              <w:szCs w:val="22"/>
            </w:rPr>
          </w:rPrChange>
        </w:rPr>
        <w:t>Lubelskie</w:t>
      </w:r>
      <w:r w:rsidRPr="00A176E6">
        <w:rPr>
          <w:rFonts w:cs="Times New Roman"/>
          <w:sz w:val="22"/>
          <w:szCs w:val="22"/>
          <w:lang w:val="pl-PL"/>
          <w:rPrChange w:id="337" w:author="Grzegorz Smułek" w:date="2025-10-15T09:08:00Z" w16du:dateUtc="2025-10-15T07:08:00Z">
            <w:rPr>
              <w:rFonts w:cs="Times New Roman"/>
              <w:sz w:val="22"/>
              <w:szCs w:val="22"/>
            </w:rPr>
          </w:rPrChange>
        </w:rPr>
        <w:tab/>
        <w:t>Włodawa</w:t>
      </w:r>
    </w:p>
    <w:p w14:paraId="27EFC1AA" w14:textId="77777777" w:rsidR="00885FAC" w:rsidRPr="00A176E6" w:rsidRDefault="00885FAC" w:rsidP="00F81EC4">
      <w:pPr>
        <w:tabs>
          <w:tab w:val="left" w:pos="270"/>
        </w:tabs>
        <w:spacing w:line="240" w:lineRule="auto"/>
        <w:ind w:left="720"/>
        <w:rPr>
          <w:rFonts w:cs="Times New Roman"/>
          <w:sz w:val="22"/>
          <w:szCs w:val="22"/>
          <w:lang w:val="pl-PL"/>
          <w:rPrChange w:id="338" w:author="Grzegorz Smułek" w:date="2025-10-15T09:08:00Z" w16du:dateUtc="2025-10-15T07:08:00Z">
            <w:rPr>
              <w:rFonts w:cs="Times New Roman"/>
              <w:sz w:val="22"/>
              <w:szCs w:val="22"/>
            </w:rPr>
          </w:rPrChange>
        </w:rPr>
      </w:pPr>
      <w:r w:rsidRPr="00A176E6">
        <w:rPr>
          <w:rFonts w:cs="Times New Roman"/>
          <w:sz w:val="22"/>
          <w:szCs w:val="22"/>
          <w:lang w:val="pl-PL"/>
          <w:rPrChange w:id="339" w:author="Grzegorz Smułek" w:date="2025-10-15T09:08:00Z" w16du:dateUtc="2025-10-15T07:08:00Z">
            <w:rPr>
              <w:rFonts w:cs="Times New Roman"/>
              <w:sz w:val="22"/>
              <w:szCs w:val="22"/>
            </w:rPr>
          </w:rPrChange>
        </w:rPr>
        <w:t>Lubelskie</w:t>
      </w:r>
      <w:r w:rsidRPr="00A176E6">
        <w:rPr>
          <w:rFonts w:cs="Times New Roman"/>
          <w:sz w:val="22"/>
          <w:szCs w:val="22"/>
          <w:lang w:val="pl-PL"/>
          <w:rPrChange w:id="340" w:author="Grzegorz Smułek" w:date="2025-10-15T09:08:00Z" w16du:dateUtc="2025-10-15T07:08:00Z">
            <w:rPr>
              <w:rFonts w:cs="Times New Roman"/>
              <w:sz w:val="22"/>
              <w:szCs w:val="22"/>
            </w:rPr>
          </w:rPrChange>
        </w:rPr>
        <w:tab/>
        <w:t>Zamość</w:t>
      </w:r>
    </w:p>
    <w:p w14:paraId="33E55972" w14:textId="77777777" w:rsidR="00885FAC" w:rsidRPr="00A176E6" w:rsidRDefault="00885FAC" w:rsidP="00F81EC4">
      <w:pPr>
        <w:tabs>
          <w:tab w:val="left" w:pos="270"/>
        </w:tabs>
        <w:spacing w:line="240" w:lineRule="auto"/>
        <w:ind w:left="720"/>
        <w:rPr>
          <w:rFonts w:cs="Times New Roman"/>
          <w:sz w:val="22"/>
          <w:szCs w:val="22"/>
          <w:lang w:val="pl-PL"/>
          <w:rPrChange w:id="341" w:author="Grzegorz Smułek" w:date="2025-10-15T09:08:00Z" w16du:dateUtc="2025-10-15T07:08:00Z">
            <w:rPr>
              <w:rFonts w:cs="Times New Roman"/>
              <w:sz w:val="22"/>
              <w:szCs w:val="22"/>
            </w:rPr>
          </w:rPrChange>
        </w:rPr>
      </w:pPr>
      <w:r w:rsidRPr="00A176E6">
        <w:rPr>
          <w:rFonts w:cs="Times New Roman"/>
          <w:sz w:val="22"/>
          <w:szCs w:val="22"/>
          <w:lang w:val="pl-PL"/>
          <w:rPrChange w:id="342" w:author="Grzegorz Smułek" w:date="2025-10-15T09:08:00Z" w16du:dateUtc="2025-10-15T07:08:00Z">
            <w:rPr>
              <w:rFonts w:cs="Times New Roman"/>
              <w:sz w:val="22"/>
              <w:szCs w:val="22"/>
            </w:rPr>
          </w:rPrChange>
        </w:rPr>
        <w:t>Lubelskie</w:t>
      </w:r>
      <w:r w:rsidRPr="00A176E6">
        <w:rPr>
          <w:rFonts w:cs="Times New Roman"/>
          <w:sz w:val="22"/>
          <w:szCs w:val="22"/>
          <w:lang w:val="pl-PL"/>
          <w:rPrChange w:id="343" w:author="Grzegorz Smułek" w:date="2025-10-15T09:08:00Z" w16du:dateUtc="2025-10-15T07:08:00Z">
            <w:rPr>
              <w:rFonts w:cs="Times New Roman"/>
              <w:sz w:val="22"/>
              <w:szCs w:val="22"/>
            </w:rPr>
          </w:rPrChange>
        </w:rPr>
        <w:tab/>
        <w:t>Zamość (City)</w:t>
      </w:r>
    </w:p>
    <w:p w14:paraId="00A53738" w14:textId="77777777" w:rsidR="00885FAC" w:rsidRPr="00A176E6" w:rsidRDefault="00885FAC" w:rsidP="00F81EC4">
      <w:pPr>
        <w:tabs>
          <w:tab w:val="left" w:pos="270"/>
        </w:tabs>
        <w:spacing w:line="240" w:lineRule="auto"/>
        <w:ind w:left="720"/>
        <w:rPr>
          <w:rFonts w:cs="Times New Roman"/>
          <w:sz w:val="22"/>
          <w:szCs w:val="22"/>
          <w:lang w:val="pl-PL"/>
          <w:rPrChange w:id="344" w:author="Grzegorz Smułek" w:date="2025-10-15T09:08:00Z" w16du:dateUtc="2025-10-15T07:08:00Z">
            <w:rPr>
              <w:rFonts w:cs="Times New Roman"/>
              <w:sz w:val="22"/>
              <w:szCs w:val="22"/>
            </w:rPr>
          </w:rPrChange>
        </w:rPr>
      </w:pPr>
      <w:r w:rsidRPr="00A176E6">
        <w:rPr>
          <w:rFonts w:cs="Times New Roman"/>
          <w:sz w:val="22"/>
          <w:szCs w:val="22"/>
          <w:lang w:val="pl-PL"/>
          <w:rPrChange w:id="345" w:author="Grzegorz Smułek" w:date="2025-10-15T09:08:00Z" w16du:dateUtc="2025-10-15T07:08:00Z">
            <w:rPr>
              <w:rFonts w:cs="Times New Roman"/>
              <w:sz w:val="22"/>
              <w:szCs w:val="22"/>
            </w:rPr>
          </w:rPrChange>
        </w:rPr>
        <w:t>Lubuskie</w:t>
      </w:r>
      <w:r w:rsidRPr="00A176E6">
        <w:rPr>
          <w:rFonts w:cs="Times New Roman"/>
          <w:sz w:val="22"/>
          <w:szCs w:val="22"/>
          <w:lang w:val="pl-PL"/>
          <w:rPrChange w:id="346" w:author="Grzegorz Smułek" w:date="2025-10-15T09:08:00Z" w16du:dateUtc="2025-10-15T07:08:00Z">
            <w:rPr>
              <w:rFonts w:cs="Times New Roman"/>
              <w:sz w:val="22"/>
              <w:szCs w:val="22"/>
            </w:rPr>
          </w:rPrChange>
        </w:rPr>
        <w:tab/>
        <w:t>Gorzów</w:t>
      </w:r>
    </w:p>
    <w:p w14:paraId="5D4419C9" w14:textId="77777777" w:rsidR="00885FAC" w:rsidRPr="00A176E6" w:rsidRDefault="00885FAC" w:rsidP="00F81EC4">
      <w:pPr>
        <w:tabs>
          <w:tab w:val="left" w:pos="270"/>
        </w:tabs>
        <w:spacing w:line="240" w:lineRule="auto"/>
        <w:ind w:left="720"/>
        <w:rPr>
          <w:rFonts w:cs="Times New Roman"/>
          <w:sz w:val="22"/>
          <w:szCs w:val="22"/>
          <w:lang w:val="pl-PL"/>
          <w:rPrChange w:id="347" w:author="Grzegorz Smułek" w:date="2025-10-15T09:08:00Z" w16du:dateUtc="2025-10-15T07:08:00Z">
            <w:rPr>
              <w:rFonts w:cs="Times New Roman"/>
              <w:sz w:val="22"/>
              <w:szCs w:val="22"/>
            </w:rPr>
          </w:rPrChange>
        </w:rPr>
      </w:pPr>
      <w:r w:rsidRPr="00A176E6">
        <w:rPr>
          <w:rFonts w:cs="Times New Roman"/>
          <w:sz w:val="22"/>
          <w:szCs w:val="22"/>
          <w:lang w:val="pl-PL"/>
          <w:rPrChange w:id="348" w:author="Grzegorz Smułek" w:date="2025-10-15T09:08:00Z" w16du:dateUtc="2025-10-15T07:08:00Z">
            <w:rPr>
              <w:rFonts w:cs="Times New Roman"/>
              <w:sz w:val="22"/>
              <w:szCs w:val="22"/>
            </w:rPr>
          </w:rPrChange>
        </w:rPr>
        <w:t>Lubuskie</w:t>
      </w:r>
      <w:r w:rsidRPr="00A176E6">
        <w:rPr>
          <w:rFonts w:cs="Times New Roman"/>
          <w:sz w:val="22"/>
          <w:szCs w:val="22"/>
          <w:lang w:val="pl-PL"/>
          <w:rPrChange w:id="349" w:author="Grzegorz Smułek" w:date="2025-10-15T09:08:00Z" w16du:dateUtc="2025-10-15T07:08:00Z">
            <w:rPr>
              <w:rFonts w:cs="Times New Roman"/>
              <w:sz w:val="22"/>
              <w:szCs w:val="22"/>
            </w:rPr>
          </w:rPrChange>
        </w:rPr>
        <w:tab/>
        <w:t>Gorzów Wielkopolski</w:t>
      </w:r>
    </w:p>
    <w:p w14:paraId="189E27F0" w14:textId="77777777" w:rsidR="00885FAC" w:rsidRPr="00A176E6" w:rsidRDefault="00885FAC" w:rsidP="00F81EC4">
      <w:pPr>
        <w:tabs>
          <w:tab w:val="left" w:pos="270"/>
        </w:tabs>
        <w:spacing w:line="240" w:lineRule="auto"/>
        <w:ind w:left="720"/>
        <w:rPr>
          <w:rFonts w:cs="Times New Roman"/>
          <w:sz w:val="22"/>
          <w:szCs w:val="22"/>
          <w:lang w:val="pl-PL"/>
          <w:rPrChange w:id="350" w:author="Grzegorz Smułek" w:date="2025-10-15T09:08:00Z" w16du:dateUtc="2025-10-15T07:08:00Z">
            <w:rPr>
              <w:rFonts w:cs="Times New Roman"/>
              <w:sz w:val="22"/>
              <w:szCs w:val="22"/>
            </w:rPr>
          </w:rPrChange>
        </w:rPr>
      </w:pPr>
      <w:r w:rsidRPr="00A176E6">
        <w:rPr>
          <w:rFonts w:cs="Times New Roman"/>
          <w:sz w:val="22"/>
          <w:szCs w:val="22"/>
          <w:lang w:val="pl-PL"/>
          <w:rPrChange w:id="351" w:author="Grzegorz Smułek" w:date="2025-10-15T09:08:00Z" w16du:dateUtc="2025-10-15T07:08:00Z">
            <w:rPr>
              <w:rFonts w:cs="Times New Roman"/>
              <w:sz w:val="22"/>
              <w:szCs w:val="22"/>
            </w:rPr>
          </w:rPrChange>
        </w:rPr>
        <w:t>Lubuskie</w:t>
      </w:r>
      <w:r w:rsidRPr="00A176E6">
        <w:rPr>
          <w:rFonts w:cs="Times New Roman"/>
          <w:sz w:val="22"/>
          <w:szCs w:val="22"/>
          <w:lang w:val="pl-PL"/>
          <w:rPrChange w:id="352" w:author="Grzegorz Smułek" w:date="2025-10-15T09:08:00Z" w16du:dateUtc="2025-10-15T07:08:00Z">
            <w:rPr>
              <w:rFonts w:cs="Times New Roman"/>
              <w:sz w:val="22"/>
              <w:szCs w:val="22"/>
            </w:rPr>
          </w:rPrChange>
        </w:rPr>
        <w:tab/>
        <w:t>Krosno Odrzańskie</w:t>
      </w:r>
    </w:p>
    <w:p w14:paraId="066EE10E" w14:textId="77777777" w:rsidR="00885FAC" w:rsidRPr="00A176E6" w:rsidRDefault="00885FAC" w:rsidP="00F81EC4">
      <w:pPr>
        <w:tabs>
          <w:tab w:val="left" w:pos="270"/>
        </w:tabs>
        <w:spacing w:line="240" w:lineRule="auto"/>
        <w:ind w:left="720"/>
        <w:rPr>
          <w:rFonts w:cs="Times New Roman"/>
          <w:sz w:val="22"/>
          <w:szCs w:val="22"/>
          <w:lang w:val="pl-PL"/>
          <w:rPrChange w:id="353" w:author="Grzegorz Smułek" w:date="2025-10-15T09:08:00Z" w16du:dateUtc="2025-10-15T07:08:00Z">
            <w:rPr>
              <w:rFonts w:cs="Times New Roman"/>
              <w:sz w:val="22"/>
              <w:szCs w:val="22"/>
            </w:rPr>
          </w:rPrChange>
        </w:rPr>
      </w:pPr>
      <w:r w:rsidRPr="00A176E6">
        <w:rPr>
          <w:rFonts w:cs="Times New Roman"/>
          <w:sz w:val="22"/>
          <w:szCs w:val="22"/>
          <w:lang w:val="pl-PL"/>
          <w:rPrChange w:id="354" w:author="Grzegorz Smułek" w:date="2025-10-15T09:08:00Z" w16du:dateUtc="2025-10-15T07:08:00Z">
            <w:rPr>
              <w:rFonts w:cs="Times New Roman"/>
              <w:sz w:val="22"/>
              <w:szCs w:val="22"/>
            </w:rPr>
          </w:rPrChange>
        </w:rPr>
        <w:t>Lubuskie</w:t>
      </w:r>
      <w:r w:rsidRPr="00A176E6">
        <w:rPr>
          <w:rFonts w:cs="Times New Roman"/>
          <w:sz w:val="22"/>
          <w:szCs w:val="22"/>
          <w:lang w:val="pl-PL"/>
          <w:rPrChange w:id="355" w:author="Grzegorz Smułek" w:date="2025-10-15T09:08:00Z" w16du:dateUtc="2025-10-15T07:08:00Z">
            <w:rPr>
              <w:rFonts w:cs="Times New Roman"/>
              <w:sz w:val="22"/>
              <w:szCs w:val="22"/>
            </w:rPr>
          </w:rPrChange>
        </w:rPr>
        <w:tab/>
        <w:t>Międzyrzecz</w:t>
      </w:r>
    </w:p>
    <w:p w14:paraId="66BC98C5" w14:textId="77777777" w:rsidR="00885FAC" w:rsidRPr="00A176E6" w:rsidRDefault="00885FAC" w:rsidP="00F81EC4">
      <w:pPr>
        <w:tabs>
          <w:tab w:val="left" w:pos="270"/>
        </w:tabs>
        <w:spacing w:line="240" w:lineRule="auto"/>
        <w:ind w:left="720"/>
        <w:rPr>
          <w:rFonts w:cs="Times New Roman"/>
          <w:sz w:val="22"/>
          <w:szCs w:val="22"/>
          <w:lang w:val="pl-PL"/>
          <w:rPrChange w:id="356" w:author="Grzegorz Smułek" w:date="2025-10-15T09:08:00Z" w16du:dateUtc="2025-10-15T07:08:00Z">
            <w:rPr>
              <w:rFonts w:cs="Times New Roman"/>
              <w:sz w:val="22"/>
              <w:szCs w:val="22"/>
            </w:rPr>
          </w:rPrChange>
        </w:rPr>
      </w:pPr>
      <w:r w:rsidRPr="00A176E6">
        <w:rPr>
          <w:rFonts w:cs="Times New Roman"/>
          <w:sz w:val="22"/>
          <w:szCs w:val="22"/>
          <w:lang w:val="pl-PL"/>
          <w:rPrChange w:id="357" w:author="Grzegorz Smułek" w:date="2025-10-15T09:08:00Z" w16du:dateUtc="2025-10-15T07:08:00Z">
            <w:rPr>
              <w:rFonts w:cs="Times New Roman"/>
              <w:sz w:val="22"/>
              <w:szCs w:val="22"/>
            </w:rPr>
          </w:rPrChange>
        </w:rPr>
        <w:t>Lubuskie</w:t>
      </w:r>
      <w:r w:rsidRPr="00A176E6">
        <w:rPr>
          <w:rFonts w:cs="Times New Roman"/>
          <w:sz w:val="22"/>
          <w:szCs w:val="22"/>
          <w:lang w:val="pl-PL"/>
          <w:rPrChange w:id="358" w:author="Grzegorz Smułek" w:date="2025-10-15T09:08:00Z" w16du:dateUtc="2025-10-15T07:08:00Z">
            <w:rPr>
              <w:rFonts w:cs="Times New Roman"/>
              <w:sz w:val="22"/>
              <w:szCs w:val="22"/>
            </w:rPr>
          </w:rPrChange>
        </w:rPr>
        <w:tab/>
        <w:t>Nowa Sól</w:t>
      </w:r>
    </w:p>
    <w:p w14:paraId="6C3DB0BB" w14:textId="77777777" w:rsidR="00885FAC" w:rsidRPr="00A176E6" w:rsidRDefault="00885FAC" w:rsidP="00F81EC4">
      <w:pPr>
        <w:tabs>
          <w:tab w:val="left" w:pos="270"/>
        </w:tabs>
        <w:spacing w:line="240" w:lineRule="auto"/>
        <w:ind w:left="720"/>
        <w:rPr>
          <w:rFonts w:cs="Times New Roman"/>
          <w:sz w:val="22"/>
          <w:szCs w:val="22"/>
          <w:lang w:val="pl-PL"/>
          <w:rPrChange w:id="359" w:author="Grzegorz Smułek" w:date="2025-10-15T09:08:00Z" w16du:dateUtc="2025-10-15T07:08:00Z">
            <w:rPr>
              <w:rFonts w:cs="Times New Roman"/>
              <w:sz w:val="22"/>
              <w:szCs w:val="22"/>
            </w:rPr>
          </w:rPrChange>
        </w:rPr>
      </w:pPr>
      <w:r w:rsidRPr="00A176E6">
        <w:rPr>
          <w:rFonts w:cs="Times New Roman"/>
          <w:sz w:val="22"/>
          <w:szCs w:val="22"/>
          <w:lang w:val="pl-PL"/>
          <w:rPrChange w:id="360" w:author="Grzegorz Smułek" w:date="2025-10-15T09:08:00Z" w16du:dateUtc="2025-10-15T07:08:00Z">
            <w:rPr>
              <w:rFonts w:cs="Times New Roman"/>
              <w:sz w:val="22"/>
              <w:szCs w:val="22"/>
            </w:rPr>
          </w:rPrChange>
        </w:rPr>
        <w:t>Lubuskie</w:t>
      </w:r>
      <w:r w:rsidRPr="00A176E6">
        <w:rPr>
          <w:rFonts w:cs="Times New Roman"/>
          <w:sz w:val="22"/>
          <w:szCs w:val="22"/>
          <w:lang w:val="pl-PL"/>
          <w:rPrChange w:id="361" w:author="Grzegorz Smułek" w:date="2025-10-15T09:08:00Z" w16du:dateUtc="2025-10-15T07:08:00Z">
            <w:rPr>
              <w:rFonts w:cs="Times New Roman"/>
              <w:sz w:val="22"/>
              <w:szCs w:val="22"/>
            </w:rPr>
          </w:rPrChange>
        </w:rPr>
        <w:tab/>
        <w:t>Słubice</w:t>
      </w:r>
    </w:p>
    <w:p w14:paraId="15B1D6BE" w14:textId="77777777" w:rsidR="00885FAC" w:rsidRPr="00A176E6" w:rsidRDefault="00885FAC" w:rsidP="00F81EC4">
      <w:pPr>
        <w:tabs>
          <w:tab w:val="left" w:pos="270"/>
        </w:tabs>
        <w:spacing w:line="240" w:lineRule="auto"/>
        <w:ind w:left="720"/>
        <w:rPr>
          <w:rFonts w:cs="Times New Roman"/>
          <w:sz w:val="22"/>
          <w:szCs w:val="22"/>
          <w:lang w:val="pl-PL"/>
          <w:rPrChange w:id="362" w:author="Grzegorz Smułek" w:date="2025-10-15T09:08:00Z" w16du:dateUtc="2025-10-15T07:08:00Z">
            <w:rPr>
              <w:rFonts w:cs="Times New Roman"/>
              <w:sz w:val="22"/>
              <w:szCs w:val="22"/>
            </w:rPr>
          </w:rPrChange>
        </w:rPr>
      </w:pPr>
      <w:r w:rsidRPr="00A176E6">
        <w:rPr>
          <w:rFonts w:cs="Times New Roman"/>
          <w:sz w:val="22"/>
          <w:szCs w:val="22"/>
          <w:lang w:val="pl-PL"/>
          <w:rPrChange w:id="363" w:author="Grzegorz Smułek" w:date="2025-10-15T09:08:00Z" w16du:dateUtc="2025-10-15T07:08:00Z">
            <w:rPr>
              <w:rFonts w:cs="Times New Roman"/>
              <w:sz w:val="22"/>
              <w:szCs w:val="22"/>
            </w:rPr>
          </w:rPrChange>
        </w:rPr>
        <w:t>Lubuskie</w:t>
      </w:r>
      <w:r w:rsidRPr="00A176E6">
        <w:rPr>
          <w:rFonts w:cs="Times New Roman"/>
          <w:sz w:val="22"/>
          <w:szCs w:val="22"/>
          <w:lang w:val="pl-PL"/>
          <w:rPrChange w:id="364" w:author="Grzegorz Smułek" w:date="2025-10-15T09:08:00Z" w16du:dateUtc="2025-10-15T07:08:00Z">
            <w:rPr>
              <w:rFonts w:cs="Times New Roman"/>
              <w:sz w:val="22"/>
              <w:szCs w:val="22"/>
            </w:rPr>
          </w:rPrChange>
        </w:rPr>
        <w:tab/>
        <w:t>Strzelce-Drezdenko</w:t>
      </w:r>
    </w:p>
    <w:p w14:paraId="62880493" w14:textId="77777777" w:rsidR="00885FAC" w:rsidRPr="00A176E6" w:rsidRDefault="00885FAC" w:rsidP="00F81EC4">
      <w:pPr>
        <w:tabs>
          <w:tab w:val="left" w:pos="270"/>
        </w:tabs>
        <w:spacing w:line="240" w:lineRule="auto"/>
        <w:ind w:left="720"/>
        <w:rPr>
          <w:rFonts w:cs="Times New Roman"/>
          <w:sz w:val="22"/>
          <w:szCs w:val="22"/>
          <w:lang w:val="pl-PL"/>
          <w:rPrChange w:id="365" w:author="Grzegorz Smułek" w:date="2025-10-15T09:08:00Z" w16du:dateUtc="2025-10-15T07:08:00Z">
            <w:rPr>
              <w:rFonts w:cs="Times New Roman"/>
              <w:sz w:val="22"/>
              <w:szCs w:val="22"/>
            </w:rPr>
          </w:rPrChange>
        </w:rPr>
      </w:pPr>
      <w:r w:rsidRPr="00A176E6">
        <w:rPr>
          <w:rFonts w:cs="Times New Roman"/>
          <w:sz w:val="22"/>
          <w:szCs w:val="22"/>
          <w:lang w:val="pl-PL"/>
          <w:rPrChange w:id="366" w:author="Grzegorz Smułek" w:date="2025-10-15T09:08:00Z" w16du:dateUtc="2025-10-15T07:08:00Z">
            <w:rPr>
              <w:rFonts w:cs="Times New Roman"/>
              <w:sz w:val="22"/>
              <w:szCs w:val="22"/>
            </w:rPr>
          </w:rPrChange>
        </w:rPr>
        <w:t>Lubuskie</w:t>
      </w:r>
      <w:r w:rsidRPr="00A176E6">
        <w:rPr>
          <w:rFonts w:cs="Times New Roman"/>
          <w:sz w:val="22"/>
          <w:szCs w:val="22"/>
          <w:lang w:val="pl-PL"/>
          <w:rPrChange w:id="367" w:author="Grzegorz Smułek" w:date="2025-10-15T09:08:00Z" w16du:dateUtc="2025-10-15T07:08:00Z">
            <w:rPr>
              <w:rFonts w:cs="Times New Roman"/>
              <w:sz w:val="22"/>
              <w:szCs w:val="22"/>
            </w:rPr>
          </w:rPrChange>
        </w:rPr>
        <w:tab/>
        <w:t>Sulęcin</w:t>
      </w:r>
    </w:p>
    <w:p w14:paraId="1724552B" w14:textId="77777777" w:rsidR="00885FAC" w:rsidRPr="00A176E6" w:rsidRDefault="00885FAC" w:rsidP="00F81EC4">
      <w:pPr>
        <w:tabs>
          <w:tab w:val="left" w:pos="270"/>
        </w:tabs>
        <w:spacing w:line="240" w:lineRule="auto"/>
        <w:ind w:left="720"/>
        <w:rPr>
          <w:rFonts w:cs="Times New Roman"/>
          <w:sz w:val="22"/>
          <w:szCs w:val="22"/>
          <w:lang w:val="pl-PL"/>
          <w:rPrChange w:id="368" w:author="Grzegorz Smułek" w:date="2025-10-15T09:08:00Z" w16du:dateUtc="2025-10-15T07:08:00Z">
            <w:rPr>
              <w:rFonts w:cs="Times New Roman"/>
              <w:sz w:val="22"/>
              <w:szCs w:val="22"/>
            </w:rPr>
          </w:rPrChange>
        </w:rPr>
      </w:pPr>
      <w:r w:rsidRPr="00A176E6">
        <w:rPr>
          <w:rFonts w:cs="Times New Roman"/>
          <w:sz w:val="22"/>
          <w:szCs w:val="22"/>
          <w:lang w:val="pl-PL"/>
          <w:rPrChange w:id="369" w:author="Grzegorz Smułek" w:date="2025-10-15T09:08:00Z" w16du:dateUtc="2025-10-15T07:08:00Z">
            <w:rPr>
              <w:rFonts w:cs="Times New Roman"/>
              <w:sz w:val="22"/>
              <w:szCs w:val="22"/>
            </w:rPr>
          </w:rPrChange>
        </w:rPr>
        <w:t>Lubuskie</w:t>
      </w:r>
      <w:r w:rsidRPr="00A176E6">
        <w:rPr>
          <w:rFonts w:cs="Times New Roman"/>
          <w:sz w:val="22"/>
          <w:szCs w:val="22"/>
          <w:lang w:val="pl-PL"/>
          <w:rPrChange w:id="370" w:author="Grzegorz Smułek" w:date="2025-10-15T09:08:00Z" w16du:dateUtc="2025-10-15T07:08:00Z">
            <w:rPr>
              <w:rFonts w:cs="Times New Roman"/>
              <w:sz w:val="22"/>
              <w:szCs w:val="22"/>
            </w:rPr>
          </w:rPrChange>
        </w:rPr>
        <w:tab/>
        <w:t>Świebodzin</w:t>
      </w:r>
    </w:p>
    <w:p w14:paraId="67E41D53" w14:textId="77777777" w:rsidR="00885FAC" w:rsidRPr="00A176E6" w:rsidRDefault="00885FAC" w:rsidP="00F81EC4">
      <w:pPr>
        <w:tabs>
          <w:tab w:val="left" w:pos="270"/>
        </w:tabs>
        <w:spacing w:line="240" w:lineRule="auto"/>
        <w:ind w:left="720"/>
        <w:rPr>
          <w:rFonts w:cs="Times New Roman"/>
          <w:sz w:val="22"/>
          <w:szCs w:val="22"/>
          <w:lang w:val="pl-PL"/>
          <w:rPrChange w:id="371" w:author="Grzegorz Smułek" w:date="2025-10-15T09:08:00Z" w16du:dateUtc="2025-10-15T07:08:00Z">
            <w:rPr>
              <w:rFonts w:cs="Times New Roman"/>
              <w:sz w:val="22"/>
              <w:szCs w:val="22"/>
            </w:rPr>
          </w:rPrChange>
        </w:rPr>
      </w:pPr>
      <w:r w:rsidRPr="00A176E6">
        <w:rPr>
          <w:rFonts w:cs="Times New Roman"/>
          <w:sz w:val="22"/>
          <w:szCs w:val="22"/>
          <w:lang w:val="pl-PL"/>
          <w:rPrChange w:id="372" w:author="Grzegorz Smułek" w:date="2025-10-15T09:08:00Z" w16du:dateUtc="2025-10-15T07:08:00Z">
            <w:rPr>
              <w:rFonts w:cs="Times New Roman"/>
              <w:sz w:val="22"/>
              <w:szCs w:val="22"/>
            </w:rPr>
          </w:rPrChange>
        </w:rPr>
        <w:t>Lubuskie</w:t>
      </w:r>
      <w:r w:rsidRPr="00A176E6">
        <w:rPr>
          <w:rFonts w:cs="Times New Roman"/>
          <w:sz w:val="22"/>
          <w:szCs w:val="22"/>
          <w:lang w:val="pl-PL"/>
          <w:rPrChange w:id="373" w:author="Grzegorz Smułek" w:date="2025-10-15T09:08:00Z" w16du:dateUtc="2025-10-15T07:08:00Z">
            <w:rPr>
              <w:rFonts w:cs="Times New Roman"/>
              <w:sz w:val="22"/>
              <w:szCs w:val="22"/>
            </w:rPr>
          </w:rPrChange>
        </w:rPr>
        <w:tab/>
        <w:t>Wschowa</w:t>
      </w:r>
    </w:p>
    <w:p w14:paraId="3545D6AA" w14:textId="77777777" w:rsidR="00885FAC" w:rsidRPr="00A176E6" w:rsidRDefault="00885FAC" w:rsidP="00F81EC4">
      <w:pPr>
        <w:tabs>
          <w:tab w:val="left" w:pos="270"/>
        </w:tabs>
        <w:spacing w:line="240" w:lineRule="auto"/>
        <w:ind w:left="720"/>
        <w:rPr>
          <w:rFonts w:cs="Times New Roman"/>
          <w:sz w:val="22"/>
          <w:szCs w:val="22"/>
          <w:lang w:val="pl-PL"/>
          <w:rPrChange w:id="374" w:author="Grzegorz Smułek" w:date="2025-10-15T09:08:00Z" w16du:dateUtc="2025-10-15T07:08:00Z">
            <w:rPr>
              <w:rFonts w:cs="Times New Roman"/>
              <w:sz w:val="22"/>
              <w:szCs w:val="22"/>
            </w:rPr>
          </w:rPrChange>
        </w:rPr>
      </w:pPr>
      <w:r w:rsidRPr="00A176E6">
        <w:rPr>
          <w:rFonts w:cs="Times New Roman"/>
          <w:sz w:val="22"/>
          <w:szCs w:val="22"/>
          <w:lang w:val="pl-PL"/>
          <w:rPrChange w:id="375" w:author="Grzegorz Smułek" w:date="2025-10-15T09:08:00Z" w16du:dateUtc="2025-10-15T07:08:00Z">
            <w:rPr>
              <w:rFonts w:cs="Times New Roman"/>
              <w:sz w:val="22"/>
              <w:szCs w:val="22"/>
            </w:rPr>
          </w:rPrChange>
        </w:rPr>
        <w:t>Lubuskie</w:t>
      </w:r>
      <w:r w:rsidRPr="00A176E6">
        <w:rPr>
          <w:rFonts w:cs="Times New Roman"/>
          <w:sz w:val="22"/>
          <w:szCs w:val="22"/>
          <w:lang w:val="pl-PL"/>
          <w:rPrChange w:id="376" w:author="Grzegorz Smułek" w:date="2025-10-15T09:08:00Z" w16du:dateUtc="2025-10-15T07:08:00Z">
            <w:rPr>
              <w:rFonts w:cs="Times New Roman"/>
              <w:sz w:val="22"/>
              <w:szCs w:val="22"/>
            </w:rPr>
          </w:rPrChange>
        </w:rPr>
        <w:tab/>
        <w:t>Żagań</w:t>
      </w:r>
    </w:p>
    <w:p w14:paraId="5349059C" w14:textId="77777777" w:rsidR="00885FAC" w:rsidRPr="00A176E6" w:rsidRDefault="00885FAC" w:rsidP="00F81EC4">
      <w:pPr>
        <w:tabs>
          <w:tab w:val="left" w:pos="270"/>
        </w:tabs>
        <w:spacing w:line="240" w:lineRule="auto"/>
        <w:ind w:left="720"/>
        <w:rPr>
          <w:rFonts w:cs="Times New Roman"/>
          <w:sz w:val="22"/>
          <w:szCs w:val="22"/>
          <w:lang w:val="pl-PL"/>
          <w:rPrChange w:id="377" w:author="Grzegorz Smułek" w:date="2025-10-15T09:08:00Z" w16du:dateUtc="2025-10-15T07:08:00Z">
            <w:rPr>
              <w:rFonts w:cs="Times New Roman"/>
              <w:sz w:val="22"/>
              <w:szCs w:val="22"/>
            </w:rPr>
          </w:rPrChange>
        </w:rPr>
      </w:pPr>
      <w:r w:rsidRPr="00A176E6">
        <w:rPr>
          <w:rFonts w:cs="Times New Roman"/>
          <w:sz w:val="22"/>
          <w:szCs w:val="22"/>
          <w:lang w:val="pl-PL"/>
          <w:rPrChange w:id="378" w:author="Grzegorz Smułek" w:date="2025-10-15T09:08:00Z" w16du:dateUtc="2025-10-15T07:08:00Z">
            <w:rPr>
              <w:rFonts w:cs="Times New Roman"/>
              <w:sz w:val="22"/>
              <w:szCs w:val="22"/>
            </w:rPr>
          </w:rPrChange>
        </w:rPr>
        <w:t>Lubuskie</w:t>
      </w:r>
      <w:r w:rsidRPr="00A176E6">
        <w:rPr>
          <w:rFonts w:cs="Times New Roman"/>
          <w:sz w:val="22"/>
          <w:szCs w:val="22"/>
          <w:lang w:val="pl-PL"/>
          <w:rPrChange w:id="379" w:author="Grzegorz Smułek" w:date="2025-10-15T09:08:00Z" w16du:dateUtc="2025-10-15T07:08:00Z">
            <w:rPr>
              <w:rFonts w:cs="Times New Roman"/>
              <w:sz w:val="22"/>
              <w:szCs w:val="22"/>
            </w:rPr>
          </w:rPrChange>
        </w:rPr>
        <w:tab/>
        <w:t>Żary</w:t>
      </w:r>
    </w:p>
    <w:p w14:paraId="336900F2"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Lubuskie</w:t>
      </w:r>
      <w:proofErr w:type="spellEnd"/>
      <w:r w:rsidRPr="006A7486">
        <w:rPr>
          <w:rFonts w:cs="Times New Roman"/>
          <w:sz w:val="22"/>
          <w:szCs w:val="22"/>
          <w:lang w:val="es-MX"/>
        </w:rPr>
        <w:tab/>
        <w:t>Zielona Góra</w:t>
      </w:r>
    </w:p>
    <w:p w14:paraId="5E56247F"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Lubuskie</w:t>
      </w:r>
      <w:proofErr w:type="spellEnd"/>
      <w:r w:rsidRPr="006A7486">
        <w:rPr>
          <w:rFonts w:cs="Times New Roman"/>
          <w:sz w:val="22"/>
          <w:szCs w:val="22"/>
          <w:lang w:val="es-MX"/>
        </w:rPr>
        <w:tab/>
        <w:t>Zielona Góra (City)</w:t>
      </w:r>
    </w:p>
    <w:p w14:paraId="29C2FB26"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Bochnia</w:t>
      </w:r>
      <w:proofErr w:type="spellEnd"/>
    </w:p>
    <w:p w14:paraId="3829A092"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Brzesko</w:t>
      </w:r>
      <w:proofErr w:type="spellEnd"/>
    </w:p>
    <w:p w14:paraId="3001CA9F"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Chrzanów</w:t>
      </w:r>
      <w:proofErr w:type="spellEnd"/>
    </w:p>
    <w:p w14:paraId="4FC6F779"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Dąbrowa</w:t>
      </w:r>
      <w:proofErr w:type="spellEnd"/>
    </w:p>
    <w:p w14:paraId="1F10C243"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Gorlice</w:t>
      </w:r>
      <w:proofErr w:type="spellEnd"/>
    </w:p>
    <w:p w14:paraId="60F94DFE"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Kraków</w:t>
      </w:r>
      <w:proofErr w:type="spellEnd"/>
    </w:p>
    <w:p w14:paraId="5731F851"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Kraków</w:t>
      </w:r>
      <w:proofErr w:type="spellEnd"/>
      <w:r w:rsidRPr="006A7486">
        <w:rPr>
          <w:rFonts w:cs="Times New Roman"/>
          <w:sz w:val="22"/>
          <w:szCs w:val="22"/>
          <w:lang w:val="es-MX"/>
        </w:rPr>
        <w:t xml:space="preserve"> (City)</w:t>
      </w:r>
    </w:p>
    <w:p w14:paraId="33101C9C"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Limanowa</w:t>
      </w:r>
      <w:proofErr w:type="spellEnd"/>
    </w:p>
    <w:p w14:paraId="0C2656B4"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lastRenderedPageBreak/>
        <w:t>Małopolskie</w:t>
      </w:r>
      <w:proofErr w:type="spellEnd"/>
      <w:r w:rsidRPr="006A7486">
        <w:rPr>
          <w:rFonts w:cs="Times New Roman"/>
          <w:sz w:val="22"/>
          <w:szCs w:val="22"/>
          <w:lang w:val="es-MX"/>
        </w:rPr>
        <w:tab/>
      </w:r>
      <w:proofErr w:type="spellStart"/>
      <w:r w:rsidRPr="006A7486">
        <w:rPr>
          <w:rFonts w:cs="Times New Roman"/>
          <w:sz w:val="22"/>
          <w:szCs w:val="22"/>
          <w:lang w:val="es-MX"/>
        </w:rPr>
        <w:t>Miechów</w:t>
      </w:r>
      <w:proofErr w:type="spellEnd"/>
    </w:p>
    <w:p w14:paraId="35D8FC8D"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Myślenice</w:t>
      </w:r>
      <w:proofErr w:type="spellEnd"/>
    </w:p>
    <w:p w14:paraId="605D79CC"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Nowy</w:t>
      </w:r>
      <w:proofErr w:type="spellEnd"/>
      <w:r w:rsidRPr="006A7486">
        <w:rPr>
          <w:rFonts w:cs="Times New Roman"/>
          <w:sz w:val="22"/>
          <w:szCs w:val="22"/>
          <w:lang w:val="es-MX"/>
        </w:rPr>
        <w:t xml:space="preserve"> </w:t>
      </w:r>
      <w:proofErr w:type="spellStart"/>
      <w:r w:rsidRPr="006A7486">
        <w:rPr>
          <w:rFonts w:cs="Times New Roman"/>
          <w:sz w:val="22"/>
          <w:szCs w:val="22"/>
          <w:lang w:val="es-MX"/>
        </w:rPr>
        <w:t>Sącz</w:t>
      </w:r>
      <w:proofErr w:type="spellEnd"/>
    </w:p>
    <w:p w14:paraId="7D16795F"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Nowy</w:t>
      </w:r>
      <w:proofErr w:type="spellEnd"/>
      <w:r w:rsidRPr="006A7486">
        <w:rPr>
          <w:rFonts w:cs="Times New Roman"/>
          <w:sz w:val="22"/>
          <w:szCs w:val="22"/>
          <w:lang w:val="es-MX"/>
        </w:rPr>
        <w:t xml:space="preserve"> </w:t>
      </w:r>
      <w:proofErr w:type="spellStart"/>
      <w:r w:rsidRPr="006A7486">
        <w:rPr>
          <w:rFonts w:cs="Times New Roman"/>
          <w:sz w:val="22"/>
          <w:szCs w:val="22"/>
          <w:lang w:val="es-MX"/>
        </w:rPr>
        <w:t>Sącz</w:t>
      </w:r>
      <w:proofErr w:type="spellEnd"/>
      <w:r w:rsidRPr="006A7486">
        <w:rPr>
          <w:rFonts w:cs="Times New Roman"/>
          <w:sz w:val="22"/>
          <w:szCs w:val="22"/>
          <w:lang w:val="es-MX"/>
        </w:rPr>
        <w:t xml:space="preserve"> (City)</w:t>
      </w:r>
    </w:p>
    <w:p w14:paraId="623B31CA"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Nowy</w:t>
      </w:r>
      <w:proofErr w:type="spellEnd"/>
      <w:r w:rsidRPr="006A7486">
        <w:rPr>
          <w:rFonts w:cs="Times New Roman"/>
          <w:sz w:val="22"/>
          <w:szCs w:val="22"/>
          <w:lang w:val="es-MX"/>
        </w:rPr>
        <w:t xml:space="preserve"> </w:t>
      </w:r>
      <w:proofErr w:type="spellStart"/>
      <w:r w:rsidRPr="006A7486">
        <w:rPr>
          <w:rFonts w:cs="Times New Roman"/>
          <w:sz w:val="22"/>
          <w:szCs w:val="22"/>
          <w:lang w:val="es-MX"/>
        </w:rPr>
        <w:t>Targ</w:t>
      </w:r>
      <w:proofErr w:type="spellEnd"/>
    </w:p>
    <w:p w14:paraId="13F1EB07"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Olkusz</w:t>
      </w:r>
      <w:proofErr w:type="spellEnd"/>
    </w:p>
    <w:p w14:paraId="42D21A73"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Oświęcim</w:t>
      </w:r>
      <w:proofErr w:type="spellEnd"/>
    </w:p>
    <w:p w14:paraId="114D7C61"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Proszowice</w:t>
      </w:r>
      <w:proofErr w:type="spellEnd"/>
    </w:p>
    <w:p w14:paraId="64A95D78"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t>Sucha</w:t>
      </w:r>
    </w:p>
    <w:p w14:paraId="5073A254"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Tarnów</w:t>
      </w:r>
      <w:proofErr w:type="spellEnd"/>
    </w:p>
    <w:p w14:paraId="7F275345"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Tarnów</w:t>
      </w:r>
      <w:proofErr w:type="spellEnd"/>
      <w:r w:rsidRPr="006A7486">
        <w:rPr>
          <w:rFonts w:cs="Times New Roman"/>
          <w:sz w:val="22"/>
          <w:szCs w:val="22"/>
          <w:lang w:val="es-MX"/>
        </w:rPr>
        <w:t xml:space="preserve"> (City)</w:t>
      </w:r>
    </w:p>
    <w:p w14:paraId="22B26758"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t>Tatra</w:t>
      </w:r>
    </w:p>
    <w:p w14:paraId="31335663"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Wadowice</w:t>
      </w:r>
      <w:proofErr w:type="spellEnd"/>
    </w:p>
    <w:p w14:paraId="1985EF61"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Małopolskie</w:t>
      </w:r>
      <w:proofErr w:type="spellEnd"/>
      <w:r w:rsidRPr="006A7486">
        <w:rPr>
          <w:rFonts w:cs="Times New Roman"/>
          <w:sz w:val="22"/>
          <w:szCs w:val="22"/>
          <w:lang w:val="es-MX"/>
        </w:rPr>
        <w:tab/>
      </w:r>
      <w:proofErr w:type="spellStart"/>
      <w:r w:rsidRPr="006A7486">
        <w:rPr>
          <w:rFonts w:cs="Times New Roman"/>
          <w:sz w:val="22"/>
          <w:szCs w:val="22"/>
          <w:lang w:val="es-MX"/>
        </w:rPr>
        <w:t>Wieliczka</w:t>
      </w:r>
      <w:proofErr w:type="spellEnd"/>
    </w:p>
    <w:p w14:paraId="423D26CB"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Mazowieckie</w:t>
      </w:r>
      <w:proofErr w:type="spellEnd"/>
      <w:r w:rsidRPr="006A7486">
        <w:rPr>
          <w:rFonts w:cs="Times New Roman"/>
          <w:sz w:val="22"/>
          <w:szCs w:val="22"/>
          <w:lang w:val="es-MX"/>
        </w:rPr>
        <w:tab/>
      </w:r>
      <w:proofErr w:type="spellStart"/>
      <w:r w:rsidRPr="006A7486">
        <w:rPr>
          <w:rFonts w:cs="Times New Roman"/>
          <w:sz w:val="22"/>
          <w:szCs w:val="22"/>
          <w:lang w:val="es-MX"/>
        </w:rPr>
        <w:t>Białobrzegi</w:t>
      </w:r>
      <w:proofErr w:type="spellEnd"/>
    </w:p>
    <w:p w14:paraId="3F060952" w14:textId="77777777" w:rsidR="00885FAC" w:rsidRPr="006A7486" w:rsidRDefault="00885FAC" w:rsidP="00F81EC4">
      <w:pPr>
        <w:tabs>
          <w:tab w:val="left" w:pos="270"/>
        </w:tabs>
        <w:spacing w:line="240" w:lineRule="auto"/>
        <w:ind w:left="720"/>
        <w:rPr>
          <w:rFonts w:cs="Times New Roman"/>
          <w:sz w:val="22"/>
          <w:szCs w:val="22"/>
          <w:lang w:val="es-MX"/>
        </w:rPr>
      </w:pPr>
      <w:proofErr w:type="spellStart"/>
      <w:r w:rsidRPr="006A7486">
        <w:rPr>
          <w:rFonts w:cs="Times New Roman"/>
          <w:sz w:val="22"/>
          <w:szCs w:val="22"/>
          <w:lang w:val="es-MX"/>
        </w:rPr>
        <w:t>Mazowieckie</w:t>
      </w:r>
      <w:proofErr w:type="spellEnd"/>
      <w:r w:rsidRPr="006A7486">
        <w:rPr>
          <w:rFonts w:cs="Times New Roman"/>
          <w:sz w:val="22"/>
          <w:szCs w:val="22"/>
          <w:lang w:val="es-MX"/>
        </w:rPr>
        <w:tab/>
      </w:r>
      <w:proofErr w:type="spellStart"/>
      <w:r w:rsidRPr="006A7486">
        <w:rPr>
          <w:rFonts w:cs="Times New Roman"/>
          <w:sz w:val="22"/>
          <w:szCs w:val="22"/>
          <w:lang w:val="es-MX"/>
        </w:rPr>
        <w:t>Ciechanów</w:t>
      </w:r>
      <w:proofErr w:type="spellEnd"/>
    </w:p>
    <w:p w14:paraId="65A064E1" w14:textId="77777777" w:rsidR="00885FAC" w:rsidRPr="00A176E6" w:rsidRDefault="00885FAC" w:rsidP="00F81EC4">
      <w:pPr>
        <w:tabs>
          <w:tab w:val="left" w:pos="270"/>
        </w:tabs>
        <w:spacing w:line="240" w:lineRule="auto"/>
        <w:ind w:left="720"/>
        <w:rPr>
          <w:rFonts w:cs="Times New Roman"/>
          <w:sz w:val="22"/>
          <w:szCs w:val="22"/>
          <w:lang w:val="pl-PL"/>
          <w:rPrChange w:id="380" w:author="Grzegorz Smułek" w:date="2025-10-15T09:08:00Z" w16du:dateUtc="2025-10-15T07:08:00Z">
            <w:rPr>
              <w:rFonts w:cs="Times New Roman"/>
              <w:sz w:val="22"/>
              <w:szCs w:val="22"/>
            </w:rPr>
          </w:rPrChange>
        </w:rPr>
      </w:pPr>
      <w:r w:rsidRPr="00A176E6">
        <w:rPr>
          <w:rFonts w:cs="Times New Roman"/>
          <w:sz w:val="22"/>
          <w:szCs w:val="22"/>
          <w:lang w:val="pl-PL"/>
          <w:rPrChange w:id="381" w:author="Grzegorz Smułek" w:date="2025-10-15T09:08:00Z" w16du:dateUtc="2025-10-15T07:08:00Z">
            <w:rPr>
              <w:rFonts w:cs="Times New Roman"/>
              <w:sz w:val="22"/>
              <w:szCs w:val="22"/>
            </w:rPr>
          </w:rPrChange>
        </w:rPr>
        <w:t>Mazowieckie</w:t>
      </w:r>
      <w:r w:rsidRPr="00A176E6">
        <w:rPr>
          <w:rFonts w:cs="Times New Roman"/>
          <w:sz w:val="22"/>
          <w:szCs w:val="22"/>
          <w:lang w:val="pl-PL"/>
          <w:rPrChange w:id="382" w:author="Grzegorz Smułek" w:date="2025-10-15T09:08:00Z" w16du:dateUtc="2025-10-15T07:08:00Z">
            <w:rPr>
              <w:rFonts w:cs="Times New Roman"/>
              <w:sz w:val="22"/>
              <w:szCs w:val="22"/>
            </w:rPr>
          </w:rPrChange>
        </w:rPr>
        <w:tab/>
        <w:t>Garwolin</w:t>
      </w:r>
    </w:p>
    <w:p w14:paraId="554B00A0" w14:textId="77777777" w:rsidR="00885FAC" w:rsidRPr="00A176E6" w:rsidRDefault="00885FAC" w:rsidP="00F81EC4">
      <w:pPr>
        <w:tabs>
          <w:tab w:val="left" w:pos="270"/>
        </w:tabs>
        <w:spacing w:line="240" w:lineRule="auto"/>
        <w:ind w:left="720"/>
        <w:rPr>
          <w:rFonts w:cs="Times New Roman"/>
          <w:sz w:val="22"/>
          <w:szCs w:val="22"/>
          <w:lang w:val="pl-PL"/>
          <w:rPrChange w:id="383" w:author="Grzegorz Smułek" w:date="2025-10-15T09:08:00Z" w16du:dateUtc="2025-10-15T07:08:00Z">
            <w:rPr>
              <w:rFonts w:cs="Times New Roman"/>
              <w:sz w:val="22"/>
              <w:szCs w:val="22"/>
            </w:rPr>
          </w:rPrChange>
        </w:rPr>
      </w:pPr>
      <w:r w:rsidRPr="00A176E6">
        <w:rPr>
          <w:rFonts w:cs="Times New Roman"/>
          <w:sz w:val="22"/>
          <w:szCs w:val="22"/>
          <w:lang w:val="pl-PL"/>
          <w:rPrChange w:id="384" w:author="Grzegorz Smułek" w:date="2025-10-15T09:08:00Z" w16du:dateUtc="2025-10-15T07:08:00Z">
            <w:rPr>
              <w:rFonts w:cs="Times New Roman"/>
              <w:sz w:val="22"/>
              <w:szCs w:val="22"/>
            </w:rPr>
          </w:rPrChange>
        </w:rPr>
        <w:t>Mazowieckie</w:t>
      </w:r>
      <w:r w:rsidRPr="00A176E6">
        <w:rPr>
          <w:rFonts w:cs="Times New Roman"/>
          <w:sz w:val="22"/>
          <w:szCs w:val="22"/>
          <w:lang w:val="pl-PL"/>
          <w:rPrChange w:id="385" w:author="Grzegorz Smułek" w:date="2025-10-15T09:08:00Z" w16du:dateUtc="2025-10-15T07:08:00Z">
            <w:rPr>
              <w:rFonts w:cs="Times New Roman"/>
              <w:sz w:val="22"/>
              <w:szCs w:val="22"/>
            </w:rPr>
          </w:rPrChange>
        </w:rPr>
        <w:tab/>
        <w:t>Gostynin</w:t>
      </w:r>
    </w:p>
    <w:p w14:paraId="3963E1C0" w14:textId="77777777" w:rsidR="00885FAC" w:rsidRPr="00A176E6" w:rsidRDefault="00885FAC" w:rsidP="00F81EC4">
      <w:pPr>
        <w:tabs>
          <w:tab w:val="left" w:pos="270"/>
        </w:tabs>
        <w:spacing w:line="240" w:lineRule="auto"/>
        <w:ind w:left="720"/>
        <w:rPr>
          <w:rFonts w:cs="Times New Roman"/>
          <w:sz w:val="22"/>
          <w:szCs w:val="22"/>
          <w:lang w:val="pl-PL"/>
          <w:rPrChange w:id="386" w:author="Grzegorz Smułek" w:date="2025-10-15T09:08:00Z" w16du:dateUtc="2025-10-15T07:08:00Z">
            <w:rPr>
              <w:rFonts w:cs="Times New Roman"/>
              <w:sz w:val="22"/>
              <w:szCs w:val="22"/>
            </w:rPr>
          </w:rPrChange>
        </w:rPr>
      </w:pPr>
      <w:r w:rsidRPr="00A176E6">
        <w:rPr>
          <w:rFonts w:cs="Times New Roman"/>
          <w:sz w:val="22"/>
          <w:szCs w:val="22"/>
          <w:lang w:val="pl-PL"/>
          <w:rPrChange w:id="387" w:author="Grzegorz Smułek" w:date="2025-10-15T09:08:00Z" w16du:dateUtc="2025-10-15T07:08:00Z">
            <w:rPr>
              <w:rFonts w:cs="Times New Roman"/>
              <w:sz w:val="22"/>
              <w:szCs w:val="22"/>
            </w:rPr>
          </w:rPrChange>
        </w:rPr>
        <w:t>Mazowieckie</w:t>
      </w:r>
      <w:r w:rsidRPr="00A176E6">
        <w:rPr>
          <w:rFonts w:cs="Times New Roman"/>
          <w:sz w:val="22"/>
          <w:szCs w:val="22"/>
          <w:lang w:val="pl-PL"/>
          <w:rPrChange w:id="388" w:author="Grzegorz Smułek" w:date="2025-10-15T09:08:00Z" w16du:dateUtc="2025-10-15T07:08:00Z">
            <w:rPr>
              <w:rFonts w:cs="Times New Roman"/>
              <w:sz w:val="22"/>
              <w:szCs w:val="22"/>
            </w:rPr>
          </w:rPrChange>
        </w:rPr>
        <w:tab/>
        <w:t>Grodzisk Mazowiecki</w:t>
      </w:r>
    </w:p>
    <w:p w14:paraId="47D8649B" w14:textId="77777777" w:rsidR="00885FAC" w:rsidRPr="00A176E6" w:rsidRDefault="00885FAC" w:rsidP="00F81EC4">
      <w:pPr>
        <w:tabs>
          <w:tab w:val="left" w:pos="270"/>
        </w:tabs>
        <w:spacing w:line="240" w:lineRule="auto"/>
        <w:ind w:left="720"/>
        <w:rPr>
          <w:rFonts w:cs="Times New Roman"/>
          <w:sz w:val="22"/>
          <w:szCs w:val="22"/>
          <w:lang w:val="pl-PL"/>
          <w:rPrChange w:id="389" w:author="Grzegorz Smułek" w:date="2025-10-15T09:08:00Z" w16du:dateUtc="2025-10-15T07:08:00Z">
            <w:rPr>
              <w:rFonts w:cs="Times New Roman"/>
              <w:sz w:val="22"/>
              <w:szCs w:val="22"/>
            </w:rPr>
          </w:rPrChange>
        </w:rPr>
      </w:pPr>
      <w:r w:rsidRPr="00A176E6">
        <w:rPr>
          <w:rFonts w:cs="Times New Roman"/>
          <w:sz w:val="22"/>
          <w:szCs w:val="22"/>
          <w:lang w:val="pl-PL"/>
          <w:rPrChange w:id="390" w:author="Grzegorz Smułek" w:date="2025-10-15T09:08:00Z" w16du:dateUtc="2025-10-15T07:08:00Z">
            <w:rPr>
              <w:rFonts w:cs="Times New Roman"/>
              <w:sz w:val="22"/>
              <w:szCs w:val="22"/>
            </w:rPr>
          </w:rPrChange>
        </w:rPr>
        <w:t>Mazowieckie</w:t>
      </w:r>
      <w:r w:rsidRPr="00A176E6">
        <w:rPr>
          <w:rFonts w:cs="Times New Roman"/>
          <w:sz w:val="22"/>
          <w:szCs w:val="22"/>
          <w:lang w:val="pl-PL"/>
          <w:rPrChange w:id="391" w:author="Grzegorz Smułek" w:date="2025-10-15T09:08:00Z" w16du:dateUtc="2025-10-15T07:08:00Z">
            <w:rPr>
              <w:rFonts w:cs="Times New Roman"/>
              <w:sz w:val="22"/>
              <w:szCs w:val="22"/>
            </w:rPr>
          </w:rPrChange>
        </w:rPr>
        <w:tab/>
        <w:t>Grójec</w:t>
      </w:r>
    </w:p>
    <w:p w14:paraId="539870B0" w14:textId="77777777" w:rsidR="00885FAC" w:rsidRPr="00A176E6" w:rsidRDefault="00885FAC" w:rsidP="00F81EC4">
      <w:pPr>
        <w:tabs>
          <w:tab w:val="left" w:pos="270"/>
        </w:tabs>
        <w:spacing w:line="240" w:lineRule="auto"/>
        <w:ind w:left="720"/>
        <w:rPr>
          <w:rFonts w:cs="Times New Roman"/>
          <w:sz w:val="22"/>
          <w:szCs w:val="22"/>
          <w:lang w:val="pl-PL"/>
          <w:rPrChange w:id="392" w:author="Grzegorz Smułek" w:date="2025-10-15T09:08:00Z" w16du:dateUtc="2025-10-15T07:08:00Z">
            <w:rPr>
              <w:rFonts w:cs="Times New Roman"/>
              <w:sz w:val="22"/>
              <w:szCs w:val="22"/>
            </w:rPr>
          </w:rPrChange>
        </w:rPr>
      </w:pPr>
      <w:r w:rsidRPr="00A176E6">
        <w:rPr>
          <w:rFonts w:cs="Times New Roman"/>
          <w:sz w:val="22"/>
          <w:szCs w:val="22"/>
          <w:lang w:val="pl-PL"/>
          <w:rPrChange w:id="393" w:author="Grzegorz Smułek" w:date="2025-10-15T09:08:00Z" w16du:dateUtc="2025-10-15T07:08:00Z">
            <w:rPr>
              <w:rFonts w:cs="Times New Roman"/>
              <w:sz w:val="22"/>
              <w:szCs w:val="22"/>
            </w:rPr>
          </w:rPrChange>
        </w:rPr>
        <w:t>Mazowieckie</w:t>
      </w:r>
      <w:r w:rsidRPr="00A176E6">
        <w:rPr>
          <w:rFonts w:cs="Times New Roman"/>
          <w:sz w:val="22"/>
          <w:szCs w:val="22"/>
          <w:lang w:val="pl-PL"/>
          <w:rPrChange w:id="394" w:author="Grzegorz Smułek" w:date="2025-10-15T09:08:00Z" w16du:dateUtc="2025-10-15T07:08:00Z">
            <w:rPr>
              <w:rFonts w:cs="Times New Roman"/>
              <w:sz w:val="22"/>
              <w:szCs w:val="22"/>
            </w:rPr>
          </w:rPrChange>
        </w:rPr>
        <w:tab/>
        <w:t>Kozienice</w:t>
      </w:r>
    </w:p>
    <w:p w14:paraId="1A27FCBC" w14:textId="77777777" w:rsidR="00885FAC" w:rsidRPr="00A176E6" w:rsidRDefault="00885FAC" w:rsidP="00F81EC4">
      <w:pPr>
        <w:tabs>
          <w:tab w:val="left" w:pos="270"/>
        </w:tabs>
        <w:spacing w:line="240" w:lineRule="auto"/>
        <w:ind w:left="720"/>
        <w:rPr>
          <w:rFonts w:cs="Times New Roman"/>
          <w:sz w:val="22"/>
          <w:szCs w:val="22"/>
          <w:lang w:val="pl-PL"/>
          <w:rPrChange w:id="395" w:author="Grzegorz Smułek" w:date="2025-10-15T09:08:00Z" w16du:dateUtc="2025-10-15T07:08:00Z">
            <w:rPr>
              <w:rFonts w:cs="Times New Roman"/>
              <w:sz w:val="22"/>
              <w:szCs w:val="22"/>
            </w:rPr>
          </w:rPrChange>
        </w:rPr>
      </w:pPr>
      <w:r w:rsidRPr="00A176E6">
        <w:rPr>
          <w:rFonts w:cs="Times New Roman"/>
          <w:sz w:val="22"/>
          <w:szCs w:val="22"/>
          <w:lang w:val="pl-PL"/>
          <w:rPrChange w:id="396" w:author="Grzegorz Smułek" w:date="2025-10-15T09:08:00Z" w16du:dateUtc="2025-10-15T07:08:00Z">
            <w:rPr>
              <w:rFonts w:cs="Times New Roman"/>
              <w:sz w:val="22"/>
              <w:szCs w:val="22"/>
            </w:rPr>
          </w:rPrChange>
        </w:rPr>
        <w:t>Mazowieckie</w:t>
      </w:r>
      <w:r w:rsidRPr="00A176E6">
        <w:rPr>
          <w:rFonts w:cs="Times New Roman"/>
          <w:sz w:val="22"/>
          <w:szCs w:val="22"/>
          <w:lang w:val="pl-PL"/>
          <w:rPrChange w:id="397" w:author="Grzegorz Smułek" w:date="2025-10-15T09:08:00Z" w16du:dateUtc="2025-10-15T07:08:00Z">
            <w:rPr>
              <w:rFonts w:cs="Times New Roman"/>
              <w:sz w:val="22"/>
              <w:szCs w:val="22"/>
            </w:rPr>
          </w:rPrChange>
        </w:rPr>
        <w:tab/>
        <w:t>Legionowo</w:t>
      </w:r>
    </w:p>
    <w:p w14:paraId="0B178840" w14:textId="77777777" w:rsidR="00885FAC" w:rsidRPr="00A176E6" w:rsidRDefault="00885FAC" w:rsidP="00F81EC4">
      <w:pPr>
        <w:tabs>
          <w:tab w:val="left" w:pos="270"/>
        </w:tabs>
        <w:spacing w:line="240" w:lineRule="auto"/>
        <w:ind w:left="720"/>
        <w:rPr>
          <w:rFonts w:cs="Times New Roman"/>
          <w:sz w:val="22"/>
          <w:szCs w:val="22"/>
          <w:lang w:val="pl-PL"/>
          <w:rPrChange w:id="398" w:author="Grzegorz Smułek" w:date="2025-10-15T09:08:00Z" w16du:dateUtc="2025-10-15T07:08:00Z">
            <w:rPr>
              <w:rFonts w:cs="Times New Roman"/>
              <w:sz w:val="22"/>
              <w:szCs w:val="22"/>
            </w:rPr>
          </w:rPrChange>
        </w:rPr>
      </w:pPr>
      <w:r w:rsidRPr="00A176E6">
        <w:rPr>
          <w:rFonts w:cs="Times New Roman"/>
          <w:sz w:val="22"/>
          <w:szCs w:val="22"/>
          <w:lang w:val="pl-PL"/>
          <w:rPrChange w:id="399" w:author="Grzegorz Smułek" w:date="2025-10-15T09:08:00Z" w16du:dateUtc="2025-10-15T07:08:00Z">
            <w:rPr>
              <w:rFonts w:cs="Times New Roman"/>
              <w:sz w:val="22"/>
              <w:szCs w:val="22"/>
            </w:rPr>
          </w:rPrChange>
        </w:rPr>
        <w:t>Mazowieckie</w:t>
      </w:r>
      <w:r w:rsidRPr="00A176E6">
        <w:rPr>
          <w:rFonts w:cs="Times New Roman"/>
          <w:sz w:val="22"/>
          <w:szCs w:val="22"/>
          <w:lang w:val="pl-PL"/>
          <w:rPrChange w:id="400" w:author="Grzegorz Smułek" w:date="2025-10-15T09:08:00Z" w16du:dateUtc="2025-10-15T07:08:00Z">
            <w:rPr>
              <w:rFonts w:cs="Times New Roman"/>
              <w:sz w:val="22"/>
              <w:szCs w:val="22"/>
            </w:rPr>
          </w:rPrChange>
        </w:rPr>
        <w:tab/>
        <w:t>Lipsko</w:t>
      </w:r>
    </w:p>
    <w:p w14:paraId="20D2AB76" w14:textId="77777777" w:rsidR="00885FAC" w:rsidRPr="00A176E6" w:rsidRDefault="00885FAC" w:rsidP="00F81EC4">
      <w:pPr>
        <w:tabs>
          <w:tab w:val="left" w:pos="270"/>
        </w:tabs>
        <w:spacing w:line="240" w:lineRule="auto"/>
        <w:ind w:left="720"/>
        <w:rPr>
          <w:rFonts w:cs="Times New Roman"/>
          <w:sz w:val="22"/>
          <w:szCs w:val="22"/>
          <w:lang w:val="pl-PL"/>
          <w:rPrChange w:id="401" w:author="Grzegorz Smułek" w:date="2025-10-15T09:08:00Z" w16du:dateUtc="2025-10-15T07:08:00Z">
            <w:rPr>
              <w:rFonts w:cs="Times New Roman"/>
              <w:sz w:val="22"/>
              <w:szCs w:val="22"/>
            </w:rPr>
          </w:rPrChange>
        </w:rPr>
      </w:pPr>
      <w:r w:rsidRPr="00A176E6">
        <w:rPr>
          <w:rFonts w:cs="Times New Roman"/>
          <w:sz w:val="22"/>
          <w:szCs w:val="22"/>
          <w:lang w:val="pl-PL"/>
          <w:rPrChange w:id="402" w:author="Grzegorz Smułek" w:date="2025-10-15T09:08:00Z" w16du:dateUtc="2025-10-15T07:08:00Z">
            <w:rPr>
              <w:rFonts w:cs="Times New Roman"/>
              <w:sz w:val="22"/>
              <w:szCs w:val="22"/>
            </w:rPr>
          </w:rPrChange>
        </w:rPr>
        <w:t>Mazowieckie</w:t>
      </w:r>
      <w:r w:rsidRPr="00A176E6">
        <w:rPr>
          <w:rFonts w:cs="Times New Roman"/>
          <w:sz w:val="22"/>
          <w:szCs w:val="22"/>
          <w:lang w:val="pl-PL"/>
          <w:rPrChange w:id="403" w:author="Grzegorz Smułek" w:date="2025-10-15T09:08:00Z" w16du:dateUtc="2025-10-15T07:08:00Z">
            <w:rPr>
              <w:rFonts w:cs="Times New Roman"/>
              <w:sz w:val="22"/>
              <w:szCs w:val="22"/>
            </w:rPr>
          </w:rPrChange>
        </w:rPr>
        <w:tab/>
        <w:t>Łosice</w:t>
      </w:r>
    </w:p>
    <w:p w14:paraId="4D0887C9" w14:textId="77777777" w:rsidR="00885FAC" w:rsidRPr="00A176E6" w:rsidRDefault="00885FAC" w:rsidP="00F81EC4">
      <w:pPr>
        <w:tabs>
          <w:tab w:val="left" w:pos="270"/>
        </w:tabs>
        <w:spacing w:line="240" w:lineRule="auto"/>
        <w:ind w:left="720"/>
        <w:rPr>
          <w:rFonts w:cs="Times New Roman"/>
          <w:sz w:val="22"/>
          <w:szCs w:val="22"/>
          <w:lang w:val="pl-PL"/>
          <w:rPrChange w:id="404" w:author="Grzegorz Smułek" w:date="2025-10-15T09:08:00Z" w16du:dateUtc="2025-10-15T07:08:00Z">
            <w:rPr>
              <w:rFonts w:cs="Times New Roman"/>
              <w:sz w:val="22"/>
              <w:szCs w:val="22"/>
            </w:rPr>
          </w:rPrChange>
        </w:rPr>
      </w:pPr>
      <w:r w:rsidRPr="00A176E6">
        <w:rPr>
          <w:rFonts w:cs="Times New Roman"/>
          <w:sz w:val="22"/>
          <w:szCs w:val="22"/>
          <w:lang w:val="pl-PL"/>
          <w:rPrChange w:id="405" w:author="Grzegorz Smułek" w:date="2025-10-15T09:08:00Z" w16du:dateUtc="2025-10-15T07:08:00Z">
            <w:rPr>
              <w:rFonts w:cs="Times New Roman"/>
              <w:sz w:val="22"/>
              <w:szCs w:val="22"/>
            </w:rPr>
          </w:rPrChange>
        </w:rPr>
        <w:t>Mazowieckie</w:t>
      </w:r>
      <w:r w:rsidRPr="00A176E6">
        <w:rPr>
          <w:rFonts w:cs="Times New Roman"/>
          <w:sz w:val="22"/>
          <w:szCs w:val="22"/>
          <w:lang w:val="pl-PL"/>
          <w:rPrChange w:id="406" w:author="Grzegorz Smułek" w:date="2025-10-15T09:08:00Z" w16du:dateUtc="2025-10-15T07:08:00Z">
            <w:rPr>
              <w:rFonts w:cs="Times New Roman"/>
              <w:sz w:val="22"/>
              <w:szCs w:val="22"/>
            </w:rPr>
          </w:rPrChange>
        </w:rPr>
        <w:tab/>
        <w:t>Maków</w:t>
      </w:r>
    </w:p>
    <w:p w14:paraId="5B4E1384" w14:textId="77777777" w:rsidR="00885FAC" w:rsidRPr="00A176E6" w:rsidRDefault="00885FAC" w:rsidP="00F81EC4">
      <w:pPr>
        <w:tabs>
          <w:tab w:val="left" w:pos="270"/>
        </w:tabs>
        <w:spacing w:line="240" w:lineRule="auto"/>
        <w:ind w:left="720"/>
        <w:rPr>
          <w:rFonts w:cs="Times New Roman"/>
          <w:sz w:val="22"/>
          <w:szCs w:val="22"/>
          <w:lang w:val="pl-PL"/>
          <w:rPrChange w:id="407" w:author="Grzegorz Smułek" w:date="2025-10-15T09:08:00Z" w16du:dateUtc="2025-10-15T07:08:00Z">
            <w:rPr>
              <w:rFonts w:cs="Times New Roman"/>
              <w:sz w:val="22"/>
              <w:szCs w:val="22"/>
            </w:rPr>
          </w:rPrChange>
        </w:rPr>
      </w:pPr>
      <w:r w:rsidRPr="00A176E6">
        <w:rPr>
          <w:rFonts w:cs="Times New Roman"/>
          <w:sz w:val="22"/>
          <w:szCs w:val="22"/>
          <w:lang w:val="pl-PL"/>
          <w:rPrChange w:id="408" w:author="Grzegorz Smułek" w:date="2025-10-15T09:08:00Z" w16du:dateUtc="2025-10-15T07:08:00Z">
            <w:rPr>
              <w:rFonts w:cs="Times New Roman"/>
              <w:sz w:val="22"/>
              <w:szCs w:val="22"/>
            </w:rPr>
          </w:rPrChange>
        </w:rPr>
        <w:t>Mazowieckie</w:t>
      </w:r>
      <w:r w:rsidRPr="00A176E6">
        <w:rPr>
          <w:rFonts w:cs="Times New Roman"/>
          <w:sz w:val="22"/>
          <w:szCs w:val="22"/>
          <w:lang w:val="pl-PL"/>
          <w:rPrChange w:id="409" w:author="Grzegorz Smułek" w:date="2025-10-15T09:08:00Z" w16du:dateUtc="2025-10-15T07:08:00Z">
            <w:rPr>
              <w:rFonts w:cs="Times New Roman"/>
              <w:sz w:val="22"/>
              <w:szCs w:val="22"/>
            </w:rPr>
          </w:rPrChange>
        </w:rPr>
        <w:tab/>
        <w:t>Mińsk</w:t>
      </w:r>
    </w:p>
    <w:p w14:paraId="5D4FA590" w14:textId="77777777" w:rsidR="00885FAC" w:rsidRPr="00A176E6" w:rsidRDefault="00885FAC" w:rsidP="00F81EC4">
      <w:pPr>
        <w:tabs>
          <w:tab w:val="left" w:pos="270"/>
        </w:tabs>
        <w:spacing w:line="240" w:lineRule="auto"/>
        <w:ind w:left="720"/>
        <w:rPr>
          <w:rFonts w:cs="Times New Roman"/>
          <w:sz w:val="22"/>
          <w:szCs w:val="22"/>
          <w:lang w:val="pl-PL"/>
          <w:rPrChange w:id="410" w:author="Grzegorz Smułek" w:date="2025-10-15T09:08:00Z" w16du:dateUtc="2025-10-15T07:08:00Z">
            <w:rPr>
              <w:rFonts w:cs="Times New Roman"/>
              <w:sz w:val="22"/>
              <w:szCs w:val="22"/>
            </w:rPr>
          </w:rPrChange>
        </w:rPr>
      </w:pPr>
      <w:r w:rsidRPr="00A176E6">
        <w:rPr>
          <w:rFonts w:cs="Times New Roman"/>
          <w:sz w:val="22"/>
          <w:szCs w:val="22"/>
          <w:lang w:val="pl-PL"/>
          <w:rPrChange w:id="411" w:author="Grzegorz Smułek" w:date="2025-10-15T09:08:00Z" w16du:dateUtc="2025-10-15T07:08:00Z">
            <w:rPr>
              <w:rFonts w:cs="Times New Roman"/>
              <w:sz w:val="22"/>
              <w:szCs w:val="22"/>
            </w:rPr>
          </w:rPrChange>
        </w:rPr>
        <w:t>Mazowieckie</w:t>
      </w:r>
      <w:r w:rsidRPr="00A176E6">
        <w:rPr>
          <w:rFonts w:cs="Times New Roman"/>
          <w:sz w:val="22"/>
          <w:szCs w:val="22"/>
          <w:lang w:val="pl-PL"/>
          <w:rPrChange w:id="412" w:author="Grzegorz Smułek" w:date="2025-10-15T09:08:00Z" w16du:dateUtc="2025-10-15T07:08:00Z">
            <w:rPr>
              <w:rFonts w:cs="Times New Roman"/>
              <w:sz w:val="22"/>
              <w:szCs w:val="22"/>
            </w:rPr>
          </w:rPrChange>
        </w:rPr>
        <w:tab/>
        <w:t>Mława</w:t>
      </w:r>
    </w:p>
    <w:p w14:paraId="538F73C2" w14:textId="77777777" w:rsidR="00885FAC" w:rsidRPr="00A176E6" w:rsidRDefault="00885FAC" w:rsidP="00F81EC4">
      <w:pPr>
        <w:tabs>
          <w:tab w:val="left" w:pos="270"/>
        </w:tabs>
        <w:spacing w:line="240" w:lineRule="auto"/>
        <w:ind w:left="720"/>
        <w:rPr>
          <w:rFonts w:cs="Times New Roman"/>
          <w:sz w:val="22"/>
          <w:szCs w:val="22"/>
          <w:lang w:val="pl-PL"/>
          <w:rPrChange w:id="413" w:author="Grzegorz Smułek" w:date="2025-10-15T09:08:00Z" w16du:dateUtc="2025-10-15T07:08:00Z">
            <w:rPr>
              <w:rFonts w:cs="Times New Roman"/>
              <w:sz w:val="22"/>
              <w:szCs w:val="22"/>
            </w:rPr>
          </w:rPrChange>
        </w:rPr>
      </w:pPr>
      <w:r w:rsidRPr="00A176E6">
        <w:rPr>
          <w:rFonts w:cs="Times New Roman"/>
          <w:sz w:val="22"/>
          <w:szCs w:val="22"/>
          <w:lang w:val="pl-PL"/>
          <w:rPrChange w:id="414" w:author="Grzegorz Smułek" w:date="2025-10-15T09:08:00Z" w16du:dateUtc="2025-10-15T07:08:00Z">
            <w:rPr>
              <w:rFonts w:cs="Times New Roman"/>
              <w:sz w:val="22"/>
              <w:szCs w:val="22"/>
            </w:rPr>
          </w:rPrChange>
        </w:rPr>
        <w:t>Mazowieckie</w:t>
      </w:r>
      <w:r w:rsidRPr="00A176E6">
        <w:rPr>
          <w:rFonts w:cs="Times New Roman"/>
          <w:sz w:val="22"/>
          <w:szCs w:val="22"/>
          <w:lang w:val="pl-PL"/>
          <w:rPrChange w:id="415" w:author="Grzegorz Smułek" w:date="2025-10-15T09:08:00Z" w16du:dateUtc="2025-10-15T07:08:00Z">
            <w:rPr>
              <w:rFonts w:cs="Times New Roman"/>
              <w:sz w:val="22"/>
              <w:szCs w:val="22"/>
            </w:rPr>
          </w:rPrChange>
        </w:rPr>
        <w:tab/>
        <w:t>Nowy Dwór Mazowiecki</w:t>
      </w:r>
    </w:p>
    <w:p w14:paraId="4158A947" w14:textId="77777777" w:rsidR="00885FAC" w:rsidRPr="00A176E6" w:rsidRDefault="00885FAC" w:rsidP="00F81EC4">
      <w:pPr>
        <w:tabs>
          <w:tab w:val="left" w:pos="270"/>
        </w:tabs>
        <w:spacing w:line="240" w:lineRule="auto"/>
        <w:ind w:left="720"/>
        <w:rPr>
          <w:rFonts w:cs="Times New Roman"/>
          <w:sz w:val="22"/>
          <w:szCs w:val="22"/>
          <w:lang w:val="pl-PL"/>
          <w:rPrChange w:id="416" w:author="Grzegorz Smułek" w:date="2025-10-15T09:08:00Z" w16du:dateUtc="2025-10-15T07:08:00Z">
            <w:rPr>
              <w:rFonts w:cs="Times New Roman"/>
              <w:sz w:val="22"/>
              <w:szCs w:val="22"/>
            </w:rPr>
          </w:rPrChange>
        </w:rPr>
      </w:pPr>
      <w:r w:rsidRPr="00A176E6">
        <w:rPr>
          <w:rFonts w:cs="Times New Roman"/>
          <w:sz w:val="22"/>
          <w:szCs w:val="22"/>
          <w:lang w:val="pl-PL"/>
          <w:rPrChange w:id="417" w:author="Grzegorz Smułek" w:date="2025-10-15T09:08:00Z" w16du:dateUtc="2025-10-15T07:08:00Z">
            <w:rPr>
              <w:rFonts w:cs="Times New Roman"/>
              <w:sz w:val="22"/>
              <w:szCs w:val="22"/>
            </w:rPr>
          </w:rPrChange>
        </w:rPr>
        <w:t>Mazowieckie</w:t>
      </w:r>
      <w:r w:rsidRPr="00A176E6">
        <w:rPr>
          <w:rFonts w:cs="Times New Roman"/>
          <w:sz w:val="22"/>
          <w:szCs w:val="22"/>
          <w:lang w:val="pl-PL"/>
          <w:rPrChange w:id="418" w:author="Grzegorz Smułek" w:date="2025-10-15T09:08:00Z" w16du:dateUtc="2025-10-15T07:08:00Z">
            <w:rPr>
              <w:rFonts w:cs="Times New Roman"/>
              <w:sz w:val="22"/>
              <w:szCs w:val="22"/>
            </w:rPr>
          </w:rPrChange>
        </w:rPr>
        <w:tab/>
        <w:t>Ostrołęka</w:t>
      </w:r>
    </w:p>
    <w:p w14:paraId="0162CD6E" w14:textId="77777777" w:rsidR="00885FAC" w:rsidRPr="00A176E6" w:rsidRDefault="00885FAC" w:rsidP="00F81EC4">
      <w:pPr>
        <w:tabs>
          <w:tab w:val="left" w:pos="270"/>
        </w:tabs>
        <w:spacing w:line="240" w:lineRule="auto"/>
        <w:ind w:left="720"/>
        <w:rPr>
          <w:rFonts w:cs="Times New Roman"/>
          <w:sz w:val="22"/>
          <w:szCs w:val="22"/>
          <w:lang w:val="pl-PL"/>
          <w:rPrChange w:id="419" w:author="Grzegorz Smułek" w:date="2025-10-15T09:08:00Z" w16du:dateUtc="2025-10-15T07:08:00Z">
            <w:rPr>
              <w:rFonts w:cs="Times New Roman"/>
              <w:sz w:val="22"/>
              <w:szCs w:val="22"/>
            </w:rPr>
          </w:rPrChange>
        </w:rPr>
      </w:pPr>
      <w:r w:rsidRPr="00A176E6">
        <w:rPr>
          <w:rFonts w:cs="Times New Roman"/>
          <w:sz w:val="22"/>
          <w:szCs w:val="22"/>
          <w:lang w:val="pl-PL"/>
          <w:rPrChange w:id="420" w:author="Grzegorz Smułek" w:date="2025-10-15T09:08:00Z" w16du:dateUtc="2025-10-15T07:08:00Z">
            <w:rPr>
              <w:rFonts w:cs="Times New Roman"/>
              <w:sz w:val="22"/>
              <w:szCs w:val="22"/>
            </w:rPr>
          </w:rPrChange>
        </w:rPr>
        <w:t>Mazowieckie</w:t>
      </w:r>
      <w:r w:rsidRPr="00A176E6">
        <w:rPr>
          <w:rFonts w:cs="Times New Roman"/>
          <w:sz w:val="22"/>
          <w:szCs w:val="22"/>
          <w:lang w:val="pl-PL"/>
          <w:rPrChange w:id="421" w:author="Grzegorz Smułek" w:date="2025-10-15T09:08:00Z" w16du:dateUtc="2025-10-15T07:08:00Z">
            <w:rPr>
              <w:rFonts w:cs="Times New Roman"/>
              <w:sz w:val="22"/>
              <w:szCs w:val="22"/>
            </w:rPr>
          </w:rPrChange>
        </w:rPr>
        <w:tab/>
        <w:t>Ostrołęka (City)</w:t>
      </w:r>
    </w:p>
    <w:p w14:paraId="466FB71F" w14:textId="77777777" w:rsidR="00885FAC" w:rsidRPr="00A176E6" w:rsidRDefault="00885FAC" w:rsidP="00F81EC4">
      <w:pPr>
        <w:tabs>
          <w:tab w:val="left" w:pos="270"/>
        </w:tabs>
        <w:spacing w:line="240" w:lineRule="auto"/>
        <w:ind w:left="720"/>
        <w:rPr>
          <w:rFonts w:cs="Times New Roman"/>
          <w:sz w:val="22"/>
          <w:szCs w:val="22"/>
          <w:lang w:val="pl-PL"/>
          <w:rPrChange w:id="422" w:author="Grzegorz Smułek" w:date="2025-10-15T09:08:00Z" w16du:dateUtc="2025-10-15T07:08:00Z">
            <w:rPr>
              <w:rFonts w:cs="Times New Roman"/>
              <w:sz w:val="22"/>
              <w:szCs w:val="22"/>
            </w:rPr>
          </w:rPrChange>
        </w:rPr>
      </w:pPr>
      <w:r w:rsidRPr="00A176E6">
        <w:rPr>
          <w:rFonts w:cs="Times New Roman"/>
          <w:sz w:val="22"/>
          <w:szCs w:val="22"/>
          <w:lang w:val="pl-PL"/>
          <w:rPrChange w:id="423" w:author="Grzegorz Smułek" w:date="2025-10-15T09:08:00Z" w16du:dateUtc="2025-10-15T07:08:00Z">
            <w:rPr>
              <w:rFonts w:cs="Times New Roman"/>
              <w:sz w:val="22"/>
              <w:szCs w:val="22"/>
            </w:rPr>
          </w:rPrChange>
        </w:rPr>
        <w:lastRenderedPageBreak/>
        <w:t>Mazowieckie</w:t>
      </w:r>
      <w:r w:rsidRPr="00A176E6">
        <w:rPr>
          <w:rFonts w:cs="Times New Roman"/>
          <w:sz w:val="22"/>
          <w:szCs w:val="22"/>
          <w:lang w:val="pl-PL"/>
          <w:rPrChange w:id="424" w:author="Grzegorz Smułek" w:date="2025-10-15T09:08:00Z" w16du:dateUtc="2025-10-15T07:08:00Z">
            <w:rPr>
              <w:rFonts w:cs="Times New Roman"/>
              <w:sz w:val="22"/>
              <w:szCs w:val="22"/>
            </w:rPr>
          </w:rPrChange>
        </w:rPr>
        <w:tab/>
        <w:t>Ostrów Mazowiecka</w:t>
      </w:r>
    </w:p>
    <w:p w14:paraId="46D10903" w14:textId="77777777" w:rsidR="00885FAC" w:rsidRPr="00A176E6" w:rsidRDefault="00885FAC" w:rsidP="00F81EC4">
      <w:pPr>
        <w:tabs>
          <w:tab w:val="left" w:pos="270"/>
        </w:tabs>
        <w:spacing w:line="240" w:lineRule="auto"/>
        <w:ind w:left="720"/>
        <w:rPr>
          <w:rFonts w:cs="Times New Roman"/>
          <w:sz w:val="22"/>
          <w:szCs w:val="22"/>
          <w:lang w:val="pl-PL"/>
          <w:rPrChange w:id="425" w:author="Grzegorz Smułek" w:date="2025-10-15T09:08:00Z" w16du:dateUtc="2025-10-15T07:08:00Z">
            <w:rPr>
              <w:rFonts w:cs="Times New Roman"/>
              <w:sz w:val="22"/>
              <w:szCs w:val="22"/>
            </w:rPr>
          </w:rPrChange>
        </w:rPr>
      </w:pPr>
      <w:r w:rsidRPr="00A176E6">
        <w:rPr>
          <w:rFonts w:cs="Times New Roman"/>
          <w:sz w:val="22"/>
          <w:szCs w:val="22"/>
          <w:lang w:val="pl-PL"/>
          <w:rPrChange w:id="426" w:author="Grzegorz Smułek" w:date="2025-10-15T09:08:00Z" w16du:dateUtc="2025-10-15T07:08:00Z">
            <w:rPr>
              <w:rFonts w:cs="Times New Roman"/>
              <w:sz w:val="22"/>
              <w:szCs w:val="22"/>
            </w:rPr>
          </w:rPrChange>
        </w:rPr>
        <w:t>Mazowieckie</w:t>
      </w:r>
      <w:r w:rsidRPr="00A176E6">
        <w:rPr>
          <w:rFonts w:cs="Times New Roman"/>
          <w:sz w:val="22"/>
          <w:szCs w:val="22"/>
          <w:lang w:val="pl-PL"/>
          <w:rPrChange w:id="427" w:author="Grzegorz Smułek" w:date="2025-10-15T09:08:00Z" w16du:dateUtc="2025-10-15T07:08:00Z">
            <w:rPr>
              <w:rFonts w:cs="Times New Roman"/>
              <w:sz w:val="22"/>
              <w:szCs w:val="22"/>
            </w:rPr>
          </w:rPrChange>
        </w:rPr>
        <w:tab/>
        <w:t>Otwock</w:t>
      </w:r>
    </w:p>
    <w:p w14:paraId="5C539AD8" w14:textId="77777777" w:rsidR="00885FAC" w:rsidRPr="00A176E6" w:rsidRDefault="00885FAC" w:rsidP="00F81EC4">
      <w:pPr>
        <w:tabs>
          <w:tab w:val="left" w:pos="270"/>
        </w:tabs>
        <w:spacing w:line="240" w:lineRule="auto"/>
        <w:ind w:left="720"/>
        <w:rPr>
          <w:rFonts w:cs="Times New Roman"/>
          <w:sz w:val="22"/>
          <w:szCs w:val="22"/>
          <w:lang w:val="pl-PL"/>
          <w:rPrChange w:id="428" w:author="Grzegorz Smułek" w:date="2025-10-15T09:08:00Z" w16du:dateUtc="2025-10-15T07:08:00Z">
            <w:rPr>
              <w:rFonts w:cs="Times New Roman"/>
              <w:sz w:val="22"/>
              <w:szCs w:val="22"/>
            </w:rPr>
          </w:rPrChange>
        </w:rPr>
      </w:pPr>
      <w:r w:rsidRPr="00A176E6">
        <w:rPr>
          <w:rFonts w:cs="Times New Roman"/>
          <w:sz w:val="22"/>
          <w:szCs w:val="22"/>
          <w:lang w:val="pl-PL"/>
          <w:rPrChange w:id="429" w:author="Grzegorz Smułek" w:date="2025-10-15T09:08:00Z" w16du:dateUtc="2025-10-15T07:08:00Z">
            <w:rPr>
              <w:rFonts w:cs="Times New Roman"/>
              <w:sz w:val="22"/>
              <w:szCs w:val="22"/>
            </w:rPr>
          </w:rPrChange>
        </w:rPr>
        <w:t>Mazowieckie</w:t>
      </w:r>
      <w:r w:rsidRPr="00A176E6">
        <w:rPr>
          <w:rFonts w:cs="Times New Roman"/>
          <w:sz w:val="22"/>
          <w:szCs w:val="22"/>
          <w:lang w:val="pl-PL"/>
          <w:rPrChange w:id="430" w:author="Grzegorz Smułek" w:date="2025-10-15T09:08:00Z" w16du:dateUtc="2025-10-15T07:08:00Z">
            <w:rPr>
              <w:rFonts w:cs="Times New Roman"/>
              <w:sz w:val="22"/>
              <w:szCs w:val="22"/>
            </w:rPr>
          </w:rPrChange>
        </w:rPr>
        <w:tab/>
        <w:t>Piaseczno</w:t>
      </w:r>
    </w:p>
    <w:p w14:paraId="0E6839BF" w14:textId="77777777" w:rsidR="00885FAC" w:rsidRPr="00A176E6" w:rsidRDefault="00885FAC" w:rsidP="00F81EC4">
      <w:pPr>
        <w:tabs>
          <w:tab w:val="left" w:pos="270"/>
        </w:tabs>
        <w:spacing w:line="240" w:lineRule="auto"/>
        <w:ind w:left="720"/>
        <w:rPr>
          <w:rFonts w:cs="Times New Roman"/>
          <w:sz w:val="22"/>
          <w:szCs w:val="22"/>
          <w:lang w:val="pl-PL"/>
          <w:rPrChange w:id="431" w:author="Grzegorz Smułek" w:date="2025-10-15T09:08:00Z" w16du:dateUtc="2025-10-15T07:08:00Z">
            <w:rPr>
              <w:rFonts w:cs="Times New Roman"/>
              <w:sz w:val="22"/>
              <w:szCs w:val="22"/>
            </w:rPr>
          </w:rPrChange>
        </w:rPr>
      </w:pPr>
      <w:r w:rsidRPr="00A176E6">
        <w:rPr>
          <w:rFonts w:cs="Times New Roman"/>
          <w:sz w:val="22"/>
          <w:szCs w:val="22"/>
          <w:lang w:val="pl-PL"/>
          <w:rPrChange w:id="432" w:author="Grzegorz Smułek" w:date="2025-10-15T09:08:00Z" w16du:dateUtc="2025-10-15T07:08:00Z">
            <w:rPr>
              <w:rFonts w:cs="Times New Roman"/>
              <w:sz w:val="22"/>
              <w:szCs w:val="22"/>
            </w:rPr>
          </w:rPrChange>
        </w:rPr>
        <w:t>Mazowieckie</w:t>
      </w:r>
      <w:r w:rsidRPr="00A176E6">
        <w:rPr>
          <w:rFonts w:cs="Times New Roman"/>
          <w:sz w:val="22"/>
          <w:szCs w:val="22"/>
          <w:lang w:val="pl-PL"/>
          <w:rPrChange w:id="433" w:author="Grzegorz Smułek" w:date="2025-10-15T09:08:00Z" w16du:dateUtc="2025-10-15T07:08:00Z">
            <w:rPr>
              <w:rFonts w:cs="Times New Roman"/>
              <w:sz w:val="22"/>
              <w:szCs w:val="22"/>
            </w:rPr>
          </w:rPrChange>
        </w:rPr>
        <w:tab/>
        <w:t>Płock</w:t>
      </w:r>
    </w:p>
    <w:p w14:paraId="4F7C0FBB" w14:textId="77777777" w:rsidR="00885FAC" w:rsidRPr="00A176E6" w:rsidRDefault="00885FAC" w:rsidP="00F81EC4">
      <w:pPr>
        <w:tabs>
          <w:tab w:val="left" w:pos="270"/>
        </w:tabs>
        <w:spacing w:line="240" w:lineRule="auto"/>
        <w:ind w:left="720"/>
        <w:rPr>
          <w:rFonts w:cs="Times New Roman"/>
          <w:sz w:val="22"/>
          <w:szCs w:val="22"/>
          <w:lang w:val="pl-PL"/>
          <w:rPrChange w:id="434" w:author="Grzegorz Smułek" w:date="2025-10-15T09:08:00Z" w16du:dateUtc="2025-10-15T07:08:00Z">
            <w:rPr>
              <w:rFonts w:cs="Times New Roman"/>
              <w:sz w:val="22"/>
              <w:szCs w:val="22"/>
            </w:rPr>
          </w:rPrChange>
        </w:rPr>
      </w:pPr>
      <w:r w:rsidRPr="00A176E6">
        <w:rPr>
          <w:rFonts w:cs="Times New Roman"/>
          <w:sz w:val="22"/>
          <w:szCs w:val="22"/>
          <w:lang w:val="pl-PL"/>
          <w:rPrChange w:id="435" w:author="Grzegorz Smułek" w:date="2025-10-15T09:08:00Z" w16du:dateUtc="2025-10-15T07:08:00Z">
            <w:rPr>
              <w:rFonts w:cs="Times New Roman"/>
              <w:sz w:val="22"/>
              <w:szCs w:val="22"/>
            </w:rPr>
          </w:rPrChange>
        </w:rPr>
        <w:t>Mazowieckie</w:t>
      </w:r>
      <w:r w:rsidRPr="00A176E6">
        <w:rPr>
          <w:rFonts w:cs="Times New Roman"/>
          <w:sz w:val="22"/>
          <w:szCs w:val="22"/>
          <w:lang w:val="pl-PL"/>
          <w:rPrChange w:id="436" w:author="Grzegorz Smułek" w:date="2025-10-15T09:08:00Z" w16du:dateUtc="2025-10-15T07:08:00Z">
            <w:rPr>
              <w:rFonts w:cs="Times New Roman"/>
              <w:sz w:val="22"/>
              <w:szCs w:val="22"/>
            </w:rPr>
          </w:rPrChange>
        </w:rPr>
        <w:tab/>
        <w:t>Płock (City)</w:t>
      </w:r>
    </w:p>
    <w:p w14:paraId="65744D60" w14:textId="77777777" w:rsidR="00885FAC" w:rsidRPr="00A176E6" w:rsidRDefault="00885FAC" w:rsidP="00F81EC4">
      <w:pPr>
        <w:tabs>
          <w:tab w:val="left" w:pos="270"/>
        </w:tabs>
        <w:spacing w:line="240" w:lineRule="auto"/>
        <w:ind w:left="720"/>
        <w:rPr>
          <w:rFonts w:cs="Times New Roman"/>
          <w:sz w:val="22"/>
          <w:szCs w:val="22"/>
          <w:lang w:val="pl-PL"/>
          <w:rPrChange w:id="437" w:author="Grzegorz Smułek" w:date="2025-10-15T09:08:00Z" w16du:dateUtc="2025-10-15T07:08:00Z">
            <w:rPr>
              <w:rFonts w:cs="Times New Roman"/>
              <w:sz w:val="22"/>
              <w:szCs w:val="22"/>
            </w:rPr>
          </w:rPrChange>
        </w:rPr>
      </w:pPr>
      <w:r w:rsidRPr="00A176E6">
        <w:rPr>
          <w:rFonts w:cs="Times New Roman"/>
          <w:sz w:val="22"/>
          <w:szCs w:val="22"/>
          <w:lang w:val="pl-PL"/>
          <w:rPrChange w:id="438" w:author="Grzegorz Smułek" w:date="2025-10-15T09:08:00Z" w16du:dateUtc="2025-10-15T07:08:00Z">
            <w:rPr>
              <w:rFonts w:cs="Times New Roman"/>
              <w:sz w:val="22"/>
              <w:szCs w:val="22"/>
            </w:rPr>
          </w:rPrChange>
        </w:rPr>
        <w:t>Mazowieckie</w:t>
      </w:r>
      <w:r w:rsidRPr="00A176E6">
        <w:rPr>
          <w:rFonts w:cs="Times New Roman"/>
          <w:sz w:val="22"/>
          <w:szCs w:val="22"/>
          <w:lang w:val="pl-PL"/>
          <w:rPrChange w:id="439" w:author="Grzegorz Smułek" w:date="2025-10-15T09:08:00Z" w16du:dateUtc="2025-10-15T07:08:00Z">
            <w:rPr>
              <w:rFonts w:cs="Times New Roman"/>
              <w:sz w:val="22"/>
              <w:szCs w:val="22"/>
            </w:rPr>
          </w:rPrChange>
        </w:rPr>
        <w:tab/>
        <w:t>Płońsk</w:t>
      </w:r>
    </w:p>
    <w:p w14:paraId="39C950EA" w14:textId="77777777" w:rsidR="00885FAC" w:rsidRPr="00A176E6" w:rsidRDefault="00885FAC" w:rsidP="00F81EC4">
      <w:pPr>
        <w:tabs>
          <w:tab w:val="left" w:pos="270"/>
        </w:tabs>
        <w:spacing w:line="240" w:lineRule="auto"/>
        <w:ind w:left="720"/>
        <w:rPr>
          <w:rFonts w:cs="Times New Roman"/>
          <w:sz w:val="22"/>
          <w:szCs w:val="22"/>
          <w:lang w:val="pl-PL"/>
          <w:rPrChange w:id="440" w:author="Grzegorz Smułek" w:date="2025-10-15T09:08:00Z" w16du:dateUtc="2025-10-15T07:08:00Z">
            <w:rPr>
              <w:rFonts w:cs="Times New Roman"/>
              <w:sz w:val="22"/>
              <w:szCs w:val="22"/>
            </w:rPr>
          </w:rPrChange>
        </w:rPr>
      </w:pPr>
      <w:r w:rsidRPr="00A176E6">
        <w:rPr>
          <w:rFonts w:cs="Times New Roman"/>
          <w:sz w:val="22"/>
          <w:szCs w:val="22"/>
          <w:lang w:val="pl-PL"/>
          <w:rPrChange w:id="441" w:author="Grzegorz Smułek" w:date="2025-10-15T09:08:00Z" w16du:dateUtc="2025-10-15T07:08:00Z">
            <w:rPr>
              <w:rFonts w:cs="Times New Roman"/>
              <w:sz w:val="22"/>
              <w:szCs w:val="22"/>
            </w:rPr>
          </w:rPrChange>
        </w:rPr>
        <w:t>Mazowieckie</w:t>
      </w:r>
      <w:r w:rsidRPr="00A176E6">
        <w:rPr>
          <w:rFonts w:cs="Times New Roman"/>
          <w:sz w:val="22"/>
          <w:szCs w:val="22"/>
          <w:lang w:val="pl-PL"/>
          <w:rPrChange w:id="442" w:author="Grzegorz Smułek" w:date="2025-10-15T09:08:00Z" w16du:dateUtc="2025-10-15T07:08:00Z">
            <w:rPr>
              <w:rFonts w:cs="Times New Roman"/>
              <w:sz w:val="22"/>
              <w:szCs w:val="22"/>
            </w:rPr>
          </w:rPrChange>
        </w:rPr>
        <w:tab/>
        <w:t>Pruszków</w:t>
      </w:r>
    </w:p>
    <w:p w14:paraId="7B31F034" w14:textId="77777777" w:rsidR="00885FAC" w:rsidRPr="00A176E6" w:rsidRDefault="00885FAC" w:rsidP="00F81EC4">
      <w:pPr>
        <w:tabs>
          <w:tab w:val="left" w:pos="270"/>
        </w:tabs>
        <w:spacing w:line="240" w:lineRule="auto"/>
        <w:ind w:left="720"/>
        <w:rPr>
          <w:rFonts w:cs="Times New Roman"/>
          <w:sz w:val="22"/>
          <w:szCs w:val="22"/>
          <w:lang w:val="pl-PL"/>
          <w:rPrChange w:id="443" w:author="Grzegorz Smułek" w:date="2025-10-15T09:08:00Z" w16du:dateUtc="2025-10-15T07:08:00Z">
            <w:rPr>
              <w:rFonts w:cs="Times New Roman"/>
              <w:sz w:val="22"/>
              <w:szCs w:val="22"/>
            </w:rPr>
          </w:rPrChange>
        </w:rPr>
      </w:pPr>
      <w:r w:rsidRPr="00A176E6">
        <w:rPr>
          <w:rFonts w:cs="Times New Roman"/>
          <w:sz w:val="22"/>
          <w:szCs w:val="22"/>
          <w:lang w:val="pl-PL"/>
          <w:rPrChange w:id="444" w:author="Grzegorz Smułek" w:date="2025-10-15T09:08:00Z" w16du:dateUtc="2025-10-15T07:08:00Z">
            <w:rPr>
              <w:rFonts w:cs="Times New Roman"/>
              <w:sz w:val="22"/>
              <w:szCs w:val="22"/>
            </w:rPr>
          </w:rPrChange>
        </w:rPr>
        <w:t>Mazowieckie</w:t>
      </w:r>
      <w:r w:rsidRPr="00A176E6">
        <w:rPr>
          <w:rFonts w:cs="Times New Roman"/>
          <w:sz w:val="22"/>
          <w:szCs w:val="22"/>
          <w:lang w:val="pl-PL"/>
          <w:rPrChange w:id="445" w:author="Grzegorz Smułek" w:date="2025-10-15T09:08:00Z" w16du:dateUtc="2025-10-15T07:08:00Z">
            <w:rPr>
              <w:rFonts w:cs="Times New Roman"/>
              <w:sz w:val="22"/>
              <w:szCs w:val="22"/>
            </w:rPr>
          </w:rPrChange>
        </w:rPr>
        <w:tab/>
        <w:t>Przasnysz</w:t>
      </w:r>
    </w:p>
    <w:p w14:paraId="45D8FADE" w14:textId="77777777" w:rsidR="00885FAC" w:rsidRPr="00A176E6" w:rsidRDefault="00885FAC" w:rsidP="00F81EC4">
      <w:pPr>
        <w:tabs>
          <w:tab w:val="left" w:pos="270"/>
        </w:tabs>
        <w:spacing w:line="240" w:lineRule="auto"/>
        <w:ind w:left="720"/>
        <w:rPr>
          <w:rFonts w:cs="Times New Roman"/>
          <w:sz w:val="22"/>
          <w:szCs w:val="22"/>
          <w:lang w:val="pl-PL"/>
          <w:rPrChange w:id="446" w:author="Grzegorz Smułek" w:date="2025-10-15T09:08:00Z" w16du:dateUtc="2025-10-15T07:08:00Z">
            <w:rPr>
              <w:rFonts w:cs="Times New Roman"/>
              <w:sz w:val="22"/>
              <w:szCs w:val="22"/>
            </w:rPr>
          </w:rPrChange>
        </w:rPr>
      </w:pPr>
      <w:r w:rsidRPr="00A176E6">
        <w:rPr>
          <w:rFonts w:cs="Times New Roman"/>
          <w:sz w:val="22"/>
          <w:szCs w:val="22"/>
          <w:lang w:val="pl-PL"/>
          <w:rPrChange w:id="447" w:author="Grzegorz Smułek" w:date="2025-10-15T09:08:00Z" w16du:dateUtc="2025-10-15T07:08:00Z">
            <w:rPr>
              <w:rFonts w:cs="Times New Roman"/>
              <w:sz w:val="22"/>
              <w:szCs w:val="22"/>
            </w:rPr>
          </w:rPrChange>
        </w:rPr>
        <w:t>Mazowieckie</w:t>
      </w:r>
      <w:r w:rsidRPr="00A176E6">
        <w:rPr>
          <w:rFonts w:cs="Times New Roman"/>
          <w:sz w:val="22"/>
          <w:szCs w:val="22"/>
          <w:lang w:val="pl-PL"/>
          <w:rPrChange w:id="448" w:author="Grzegorz Smułek" w:date="2025-10-15T09:08:00Z" w16du:dateUtc="2025-10-15T07:08:00Z">
            <w:rPr>
              <w:rFonts w:cs="Times New Roman"/>
              <w:sz w:val="22"/>
              <w:szCs w:val="22"/>
            </w:rPr>
          </w:rPrChange>
        </w:rPr>
        <w:tab/>
        <w:t>Przysucha</w:t>
      </w:r>
    </w:p>
    <w:p w14:paraId="301CF9C8" w14:textId="77777777" w:rsidR="00885FAC" w:rsidRPr="00A176E6" w:rsidRDefault="00885FAC" w:rsidP="00F81EC4">
      <w:pPr>
        <w:tabs>
          <w:tab w:val="left" w:pos="270"/>
        </w:tabs>
        <w:spacing w:line="240" w:lineRule="auto"/>
        <w:ind w:left="720"/>
        <w:rPr>
          <w:rFonts w:cs="Times New Roman"/>
          <w:sz w:val="22"/>
          <w:szCs w:val="22"/>
          <w:lang w:val="pl-PL"/>
          <w:rPrChange w:id="449" w:author="Grzegorz Smułek" w:date="2025-10-15T09:08:00Z" w16du:dateUtc="2025-10-15T07:08:00Z">
            <w:rPr>
              <w:rFonts w:cs="Times New Roman"/>
              <w:sz w:val="22"/>
              <w:szCs w:val="22"/>
            </w:rPr>
          </w:rPrChange>
        </w:rPr>
      </w:pPr>
      <w:r w:rsidRPr="00A176E6">
        <w:rPr>
          <w:rFonts w:cs="Times New Roman"/>
          <w:sz w:val="22"/>
          <w:szCs w:val="22"/>
          <w:lang w:val="pl-PL"/>
          <w:rPrChange w:id="450" w:author="Grzegorz Smułek" w:date="2025-10-15T09:08:00Z" w16du:dateUtc="2025-10-15T07:08:00Z">
            <w:rPr>
              <w:rFonts w:cs="Times New Roman"/>
              <w:sz w:val="22"/>
              <w:szCs w:val="22"/>
            </w:rPr>
          </w:rPrChange>
        </w:rPr>
        <w:t>Mazowieckie</w:t>
      </w:r>
      <w:r w:rsidRPr="00A176E6">
        <w:rPr>
          <w:rFonts w:cs="Times New Roman"/>
          <w:sz w:val="22"/>
          <w:szCs w:val="22"/>
          <w:lang w:val="pl-PL"/>
          <w:rPrChange w:id="451" w:author="Grzegorz Smułek" w:date="2025-10-15T09:08:00Z" w16du:dateUtc="2025-10-15T07:08:00Z">
            <w:rPr>
              <w:rFonts w:cs="Times New Roman"/>
              <w:sz w:val="22"/>
              <w:szCs w:val="22"/>
            </w:rPr>
          </w:rPrChange>
        </w:rPr>
        <w:tab/>
        <w:t>Pułtusk</w:t>
      </w:r>
    </w:p>
    <w:p w14:paraId="62A72D0B" w14:textId="77777777" w:rsidR="00885FAC" w:rsidRPr="00A176E6" w:rsidRDefault="00885FAC" w:rsidP="00F81EC4">
      <w:pPr>
        <w:tabs>
          <w:tab w:val="left" w:pos="270"/>
        </w:tabs>
        <w:spacing w:line="240" w:lineRule="auto"/>
        <w:ind w:left="720"/>
        <w:rPr>
          <w:rFonts w:cs="Times New Roman"/>
          <w:sz w:val="22"/>
          <w:szCs w:val="22"/>
          <w:lang w:val="pl-PL"/>
          <w:rPrChange w:id="452" w:author="Grzegorz Smułek" w:date="2025-10-15T09:08:00Z" w16du:dateUtc="2025-10-15T07:08:00Z">
            <w:rPr>
              <w:rFonts w:cs="Times New Roman"/>
              <w:sz w:val="22"/>
              <w:szCs w:val="22"/>
            </w:rPr>
          </w:rPrChange>
        </w:rPr>
      </w:pPr>
      <w:r w:rsidRPr="00A176E6">
        <w:rPr>
          <w:rFonts w:cs="Times New Roman"/>
          <w:sz w:val="22"/>
          <w:szCs w:val="22"/>
          <w:lang w:val="pl-PL"/>
          <w:rPrChange w:id="453" w:author="Grzegorz Smułek" w:date="2025-10-15T09:08:00Z" w16du:dateUtc="2025-10-15T07:08:00Z">
            <w:rPr>
              <w:rFonts w:cs="Times New Roman"/>
              <w:sz w:val="22"/>
              <w:szCs w:val="22"/>
            </w:rPr>
          </w:rPrChange>
        </w:rPr>
        <w:t>Mazowieckie</w:t>
      </w:r>
      <w:r w:rsidRPr="00A176E6">
        <w:rPr>
          <w:rFonts w:cs="Times New Roman"/>
          <w:sz w:val="22"/>
          <w:szCs w:val="22"/>
          <w:lang w:val="pl-PL"/>
          <w:rPrChange w:id="454" w:author="Grzegorz Smułek" w:date="2025-10-15T09:08:00Z" w16du:dateUtc="2025-10-15T07:08:00Z">
            <w:rPr>
              <w:rFonts w:cs="Times New Roman"/>
              <w:sz w:val="22"/>
              <w:szCs w:val="22"/>
            </w:rPr>
          </w:rPrChange>
        </w:rPr>
        <w:tab/>
        <w:t>Radom</w:t>
      </w:r>
    </w:p>
    <w:p w14:paraId="4277F276" w14:textId="77777777" w:rsidR="00885FAC" w:rsidRPr="00A176E6" w:rsidRDefault="00885FAC" w:rsidP="00F81EC4">
      <w:pPr>
        <w:tabs>
          <w:tab w:val="left" w:pos="270"/>
        </w:tabs>
        <w:spacing w:line="240" w:lineRule="auto"/>
        <w:ind w:left="720"/>
        <w:rPr>
          <w:rFonts w:cs="Times New Roman"/>
          <w:sz w:val="22"/>
          <w:szCs w:val="22"/>
          <w:lang w:val="pl-PL"/>
          <w:rPrChange w:id="455" w:author="Grzegorz Smułek" w:date="2025-10-15T09:08:00Z" w16du:dateUtc="2025-10-15T07:08:00Z">
            <w:rPr>
              <w:rFonts w:cs="Times New Roman"/>
              <w:sz w:val="22"/>
              <w:szCs w:val="22"/>
            </w:rPr>
          </w:rPrChange>
        </w:rPr>
      </w:pPr>
      <w:r w:rsidRPr="00A176E6">
        <w:rPr>
          <w:rFonts w:cs="Times New Roman"/>
          <w:sz w:val="22"/>
          <w:szCs w:val="22"/>
          <w:lang w:val="pl-PL"/>
          <w:rPrChange w:id="456" w:author="Grzegorz Smułek" w:date="2025-10-15T09:08:00Z" w16du:dateUtc="2025-10-15T07:08:00Z">
            <w:rPr>
              <w:rFonts w:cs="Times New Roman"/>
              <w:sz w:val="22"/>
              <w:szCs w:val="22"/>
            </w:rPr>
          </w:rPrChange>
        </w:rPr>
        <w:t>Mazowieckie</w:t>
      </w:r>
      <w:r w:rsidRPr="00A176E6">
        <w:rPr>
          <w:rFonts w:cs="Times New Roman"/>
          <w:sz w:val="22"/>
          <w:szCs w:val="22"/>
          <w:lang w:val="pl-PL"/>
          <w:rPrChange w:id="457" w:author="Grzegorz Smułek" w:date="2025-10-15T09:08:00Z" w16du:dateUtc="2025-10-15T07:08:00Z">
            <w:rPr>
              <w:rFonts w:cs="Times New Roman"/>
              <w:sz w:val="22"/>
              <w:szCs w:val="22"/>
            </w:rPr>
          </w:rPrChange>
        </w:rPr>
        <w:tab/>
        <w:t>Radom (City)</w:t>
      </w:r>
    </w:p>
    <w:p w14:paraId="0E9D6F30" w14:textId="77777777" w:rsidR="00885FAC" w:rsidRPr="00A176E6" w:rsidRDefault="00885FAC" w:rsidP="00F81EC4">
      <w:pPr>
        <w:tabs>
          <w:tab w:val="left" w:pos="270"/>
        </w:tabs>
        <w:spacing w:line="240" w:lineRule="auto"/>
        <w:ind w:left="720"/>
        <w:rPr>
          <w:rFonts w:cs="Times New Roman"/>
          <w:sz w:val="22"/>
          <w:szCs w:val="22"/>
          <w:lang w:val="pl-PL"/>
          <w:rPrChange w:id="458" w:author="Grzegorz Smułek" w:date="2025-10-15T09:08:00Z" w16du:dateUtc="2025-10-15T07:08:00Z">
            <w:rPr>
              <w:rFonts w:cs="Times New Roman"/>
              <w:sz w:val="22"/>
              <w:szCs w:val="22"/>
            </w:rPr>
          </w:rPrChange>
        </w:rPr>
      </w:pPr>
      <w:r w:rsidRPr="00A176E6">
        <w:rPr>
          <w:rFonts w:cs="Times New Roman"/>
          <w:sz w:val="22"/>
          <w:szCs w:val="22"/>
          <w:lang w:val="pl-PL"/>
          <w:rPrChange w:id="459" w:author="Grzegorz Smułek" w:date="2025-10-15T09:08:00Z" w16du:dateUtc="2025-10-15T07:08:00Z">
            <w:rPr>
              <w:rFonts w:cs="Times New Roman"/>
              <w:sz w:val="22"/>
              <w:szCs w:val="22"/>
            </w:rPr>
          </w:rPrChange>
        </w:rPr>
        <w:t>Mazowieckie</w:t>
      </w:r>
      <w:r w:rsidRPr="00A176E6">
        <w:rPr>
          <w:rFonts w:cs="Times New Roman"/>
          <w:sz w:val="22"/>
          <w:szCs w:val="22"/>
          <w:lang w:val="pl-PL"/>
          <w:rPrChange w:id="460" w:author="Grzegorz Smułek" w:date="2025-10-15T09:08:00Z" w16du:dateUtc="2025-10-15T07:08:00Z">
            <w:rPr>
              <w:rFonts w:cs="Times New Roman"/>
              <w:sz w:val="22"/>
              <w:szCs w:val="22"/>
            </w:rPr>
          </w:rPrChange>
        </w:rPr>
        <w:tab/>
        <w:t>Siedlce</w:t>
      </w:r>
    </w:p>
    <w:p w14:paraId="48BF4181" w14:textId="77777777" w:rsidR="00885FAC" w:rsidRPr="00A176E6" w:rsidRDefault="00885FAC" w:rsidP="00F81EC4">
      <w:pPr>
        <w:tabs>
          <w:tab w:val="left" w:pos="270"/>
        </w:tabs>
        <w:spacing w:line="240" w:lineRule="auto"/>
        <w:ind w:left="720"/>
        <w:rPr>
          <w:rFonts w:cs="Times New Roman"/>
          <w:sz w:val="22"/>
          <w:szCs w:val="22"/>
          <w:lang w:val="pl-PL"/>
          <w:rPrChange w:id="461" w:author="Grzegorz Smułek" w:date="2025-10-15T09:08:00Z" w16du:dateUtc="2025-10-15T07:08:00Z">
            <w:rPr>
              <w:rFonts w:cs="Times New Roman"/>
              <w:sz w:val="22"/>
              <w:szCs w:val="22"/>
            </w:rPr>
          </w:rPrChange>
        </w:rPr>
      </w:pPr>
      <w:r w:rsidRPr="00A176E6">
        <w:rPr>
          <w:rFonts w:cs="Times New Roman"/>
          <w:sz w:val="22"/>
          <w:szCs w:val="22"/>
          <w:lang w:val="pl-PL"/>
          <w:rPrChange w:id="462" w:author="Grzegorz Smułek" w:date="2025-10-15T09:08:00Z" w16du:dateUtc="2025-10-15T07:08:00Z">
            <w:rPr>
              <w:rFonts w:cs="Times New Roman"/>
              <w:sz w:val="22"/>
              <w:szCs w:val="22"/>
            </w:rPr>
          </w:rPrChange>
        </w:rPr>
        <w:t>Mazowieckie</w:t>
      </w:r>
      <w:r w:rsidRPr="00A176E6">
        <w:rPr>
          <w:rFonts w:cs="Times New Roman"/>
          <w:sz w:val="22"/>
          <w:szCs w:val="22"/>
          <w:lang w:val="pl-PL"/>
          <w:rPrChange w:id="463" w:author="Grzegorz Smułek" w:date="2025-10-15T09:08:00Z" w16du:dateUtc="2025-10-15T07:08:00Z">
            <w:rPr>
              <w:rFonts w:cs="Times New Roman"/>
              <w:sz w:val="22"/>
              <w:szCs w:val="22"/>
            </w:rPr>
          </w:rPrChange>
        </w:rPr>
        <w:tab/>
        <w:t>Siedlce (City)</w:t>
      </w:r>
    </w:p>
    <w:p w14:paraId="6C40CD20" w14:textId="77777777" w:rsidR="00885FAC" w:rsidRPr="00A176E6" w:rsidRDefault="00885FAC" w:rsidP="00F81EC4">
      <w:pPr>
        <w:tabs>
          <w:tab w:val="left" w:pos="270"/>
        </w:tabs>
        <w:spacing w:line="240" w:lineRule="auto"/>
        <w:ind w:left="720"/>
        <w:rPr>
          <w:rFonts w:cs="Times New Roman"/>
          <w:sz w:val="22"/>
          <w:szCs w:val="22"/>
          <w:lang w:val="pl-PL"/>
          <w:rPrChange w:id="464" w:author="Grzegorz Smułek" w:date="2025-10-15T09:08:00Z" w16du:dateUtc="2025-10-15T07:08:00Z">
            <w:rPr>
              <w:rFonts w:cs="Times New Roman"/>
              <w:sz w:val="22"/>
              <w:szCs w:val="22"/>
            </w:rPr>
          </w:rPrChange>
        </w:rPr>
      </w:pPr>
      <w:r w:rsidRPr="00A176E6">
        <w:rPr>
          <w:rFonts w:cs="Times New Roman"/>
          <w:sz w:val="22"/>
          <w:szCs w:val="22"/>
          <w:lang w:val="pl-PL"/>
          <w:rPrChange w:id="465" w:author="Grzegorz Smułek" w:date="2025-10-15T09:08:00Z" w16du:dateUtc="2025-10-15T07:08:00Z">
            <w:rPr>
              <w:rFonts w:cs="Times New Roman"/>
              <w:sz w:val="22"/>
              <w:szCs w:val="22"/>
            </w:rPr>
          </w:rPrChange>
        </w:rPr>
        <w:t>Mazowieckie</w:t>
      </w:r>
      <w:r w:rsidRPr="00A176E6">
        <w:rPr>
          <w:rFonts w:cs="Times New Roman"/>
          <w:sz w:val="22"/>
          <w:szCs w:val="22"/>
          <w:lang w:val="pl-PL"/>
          <w:rPrChange w:id="466" w:author="Grzegorz Smułek" w:date="2025-10-15T09:08:00Z" w16du:dateUtc="2025-10-15T07:08:00Z">
            <w:rPr>
              <w:rFonts w:cs="Times New Roman"/>
              <w:sz w:val="22"/>
              <w:szCs w:val="22"/>
            </w:rPr>
          </w:rPrChange>
        </w:rPr>
        <w:tab/>
        <w:t>Sierpc</w:t>
      </w:r>
    </w:p>
    <w:p w14:paraId="0D0A279C" w14:textId="77777777" w:rsidR="00885FAC" w:rsidRPr="00A176E6" w:rsidRDefault="00885FAC" w:rsidP="00F81EC4">
      <w:pPr>
        <w:tabs>
          <w:tab w:val="left" w:pos="270"/>
        </w:tabs>
        <w:spacing w:line="240" w:lineRule="auto"/>
        <w:ind w:left="720"/>
        <w:rPr>
          <w:rFonts w:cs="Times New Roman"/>
          <w:sz w:val="22"/>
          <w:szCs w:val="22"/>
          <w:lang w:val="pl-PL"/>
          <w:rPrChange w:id="467" w:author="Grzegorz Smułek" w:date="2025-10-15T09:08:00Z" w16du:dateUtc="2025-10-15T07:08:00Z">
            <w:rPr>
              <w:rFonts w:cs="Times New Roman"/>
              <w:sz w:val="22"/>
              <w:szCs w:val="22"/>
            </w:rPr>
          </w:rPrChange>
        </w:rPr>
      </w:pPr>
      <w:r w:rsidRPr="00A176E6">
        <w:rPr>
          <w:rFonts w:cs="Times New Roman"/>
          <w:sz w:val="22"/>
          <w:szCs w:val="22"/>
          <w:lang w:val="pl-PL"/>
          <w:rPrChange w:id="468" w:author="Grzegorz Smułek" w:date="2025-10-15T09:08:00Z" w16du:dateUtc="2025-10-15T07:08:00Z">
            <w:rPr>
              <w:rFonts w:cs="Times New Roman"/>
              <w:sz w:val="22"/>
              <w:szCs w:val="22"/>
            </w:rPr>
          </w:rPrChange>
        </w:rPr>
        <w:t>Mazowieckie</w:t>
      </w:r>
      <w:r w:rsidRPr="00A176E6">
        <w:rPr>
          <w:rFonts w:cs="Times New Roman"/>
          <w:sz w:val="22"/>
          <w:szCs w:val="22"/>
          <w:lang w:val="pl-PL"/>
          <w:rPrChange w:id="469" w:author="Grzegorz Smułek" w:date="2025-10-15T09:08:00Z" w16du:dateUtc="2025-10-15T07:08:00Z">
            <w:rPr>
              <w:rFonts w:cs="Times New Roman"/>
              <w:sz w:val="22"/>
              <w:szCs w:val="22"/>
            </w:rPr>
          </w:rPrChange>
        </w:rPr>
        <w:tab/>
        <w:t>Sochaczew</w:t>
      </w:r>
    </w:p>
    <w:p w14:paraId="599E3D33" w14:textId="77777777" w:rsidR="00885FAC" w:rsidRPr="00A176E6" w:rsidRDefault="00885FAC" w:rsidP="00F81EC4">
      <w:pPr>
        <w:tabs>
          <w:tab w:val="left" w:pos="270"/>
        </w:tabs>
        <w:spacing w:line="240" w:lineRule="auto"/>
        <w:ind w:left="720"/>
        <w:rPr>
          <w:rFonts w:cs="Times New Roman"/>
          <w:sz w:val="22"/>
          <w:szCs w:val="22"/>
          <w:lang w:val="pl-PL"/>
          <w:rPrChange w:id="470" w:author="Grzegorz Smułek" w:date="2025-10-15T09:08:00Z" w16du:dateUtc="2025-10-15T07:08:00Z">
            <w:rPr>
              <w:rFonts w:cs="Times New Roman"/>
              <w:sz w:val="22"/>
              <w:szCs w:val="22"/>
            </w:rPr>
          </w:rPrChange>
        </w:rPr>
      </w:pPr>
      <w:r w:rsidRPr="00A176E6">
        <w:rPr>
          <w:rFonts w:cs="Times New Roman"/>
          <w:sz w:val="22"/>
          <w:szCs w:val="22"/>
          <w:lang w:val="pl-PL"/>
          <w:rPrChange w:id="471" w:author="Grzegorz Smułek" w:date="2025-10-15T09:08:00Z" w16du:dateUtc="2025-10-15T07:08:00Z">
            <w:rPr>
              <w:rFonts w:cs="Times New Roman"/>
              <w:sz w:val="22"/>
              <w:szCs w:val="22"/>
            </w:rPr>
          </w:rPrChange>
        </w:rPr>
        <w:t>Mazowieckie</w:t>
      </w:r>
      <w:r w:rsidRPr="00A176E6">
        <w:rPr>
          <w:rFonts w:cs="Times New Roman"/>
          <w:sz w:val="22"/>
          <w:szCs w:val="22"/>
          <w:lang w:val="pl-PL"/>
          <w:rPrChange w:id="472" w:author="Grzegorz Smułek" w:date="2025-10-15T09:08:00Z" w16du:dateUtc="2025-10-15T07:08:00Z">
            <w:rPr>
              <w:rFonts w:cs="Times New Roman"/>
              <w:sz w:val="22"/>
              <w:szCs w:val="22"/>
            </w:rPr>
          </w:rPrChange>
        </w:rPr>
        <w:tab/>
        <w:t>Sokołów</w:t>
      </w:r>
    </w:p>
    <w:p w14:paraId="269EA9D7" w14:textId="77777777" w:rsidR="00885FAC" w:rsidRPr="00A176E6" w:rsidRDefault="00885FAC" w:rsidP="00F81EC4">
      <w:pPr>
        <w:tabs>
          <w:tab w:val="left" w:pos="270"/>
        </w:tabs>
        <w:spacing w:line="240" w:lineRule="auto"/>
        <w:ind w:left="720"/>
        <w:rPr>
          <w:rFonts w:cs="Times New Roman"/>
          <w:sz w:val="22"/>
          <w:szCs w:val="22"/>
          <w:lang w:val="pl-PL"/>
          <w:rPrChange w:id="473" w:author="Grzegorz Smułek" w:date="2025-10-15T09:08:00Z" w16du:dateUtc="2025-10-15T07:08:00Z">
            <w:rPr>
              <w:rFonts w:cs="Times New Roman"/>
              <w:sz w:val="22"/>
              <w:szCs w:val="22"/>
            </w:rPr>
          </w:rPrChange>
        </w:rPr>
      </w:pPr>
      <w:r w:rsidRPr="00A176E6">
        <w:rPr>
          <w:rFonts w:cs="Times New Roman"/>
          <w:sz w:val="22"/>
          <w:szCs w:val="22"/>
          <w:lang w:val="pl-PL"/>
          <w:rPrChange w:id="474" w:author="Grzegorz Smułek" w:date="2025-10-15T09:08:00Z" w16du:dateUtc="2025-10-15T07:08:00Z">
            <w:rPr>
              <w:rFonts w:cs="Times New Roman"/>
              <w:sz w:val="22"/>
              <w:szCs w:val="22"/>
            </w:rPr>
          </w:rPrChange>
        </w:rPr>
        <w:t>Mazowieckie</w:t>
      </w:r>
      <w:r w:rsidRPr="00A176E6">
        <w:rPr>
          <w:rFonts w:cs="Times New Roman"/>
          <w:sz w:val="22"/>
          <w:szCs w:val="22"/>
          <w:lang w:val="pl-PL"/>
          <w:rPrChange w:id="475" w:author="Grzegorz Smułek" w:date="2025-10-15T09:08:00Z" w16du:dateUtc="2025-10-15T07:08:00Z">
            <w:rPr>
              <w:rFonts w:cs="Times New Roman"/>
              <w:sz w:val="22"/>
              <w:szCs w:val="22"/>
            </w:rPr>
          </w:rPrChange>
        </w:rPr>
        <w:tab/>
        <w:t>Szydłowiec</w:t>
      </w:r>
    </w:p>
    <w:p w14:paraId="2FE66E8E" w14:textId="77777777" w:rsidR="00885FAC" w:rsidRPr="00A176E6" w:rsidRDefault="00885FAC" w:rsidP="00F81EC4">
      <w:pPr>
        <w:tabs>
          <w:tab w:val="left" w:pos="270"/>
        </w:tabs>
        <w:spacing w:line="240" w:lineRule="auto"/>
        <w:ind w:left="720"/>
        <w:rPr>
          <w:rFonts w:cs="Times New Roman"/>
          <w:sz w:val="22"/>
          <w:szCs w:val="22"/>
          <w:lang w:val="pl-PL"/>
          <w:rPrChange w:id="476" w:author="Grzegorz Smułek" w:date="2025-10-15T09:08:00Z" w16du:dateUtc="2025-10-15T07:08:00Z">
            <w:rPr>
              <w:rFonts w:cs="Times New Roman"/>
              <w:sz w:val="22"/>
              <w:szCs w:val="22"/>
            </w:rPr>
          </w:rPrChange>
        </w:rPr>
      </w:pPr>
      <w:r w:rsidRPr="00A176E6">
        <w:rPr>
          <w:rFonts w:cs="Times New Roman"/>
          <w:sz w:val="22"/>
          <w:szCs w:val="22"/>
          <w:lang w:val="pl-PL"/>
          <w:rPrChange w:id="477" w:author="Grzegorz Smułek" w:date="2025-10-15T09:08:00Z" w16du:dateUtc="2025-10-15T07:08:00Z">
            <w:rPr>
              <w:rFonts w:cs="Times New Roman"/>
              <w:sz w:val="22"/>
              <w:szCs w:val="22"/>
            </w:rPr>
          </w:rPrChange>
        </w:rPr>
        <w:t>Mazowieckie</w:t>
      </w:r>
      <w:r w:rsidRPr="00A176E6">
        <w:rPr>
          <w:rFonts w:cs="Times New Roman"/>
          <w:sz w:val="22"/>
          <w:szCs w:val="22"/>
          <w:lang w:val="pl-PL"/>
          <w:rPrChange w:id="478" w:author="Grzegorz Smułek" w:date="2025-10-15T09:08:00Z" w16du:dateUtc="2025-10-15T07:08:00Z">
            <w:rPr>
              <w:rFonts w:cs="Times New Roman"/>
              <w:sz w:val="22"/>
              <w:szCs w:val="22"/>
            </w:rPr>
          </w:rPrChange>
        </w:rPr>
        <w:tab/>
        <w:t>Warszaw Zachodni</w:t>
      </w:r>
    </w:p>
    <w:p w14:paraId="362C0212" w14:textId="77777777" w:rsidR="00885FAC" w:rsidRPr="00A176E6" w:rsidRDefault="00885FAC" w:rsidP="00F81EC4">
      <w:pPr>
        <w:tabs>
          <w:tab w:val="left" w:pos="270"/>
        </w:tabs>
        <w:spacing w:line="240" w:lineRule="auto"/>
        <w:ind w:left="720"/>
        <w:rPr>
          <w:rFonts w:cs="Times New Roman"/>
          <w:sz w:val="22"/>
          <w:szCs w:val="22"/>
          <w:lang w:val="pl-PL"/>
          <w:rPrChange w:id="479" w:author="Grzegorz Smułek" w:date="2025-10-15T09:08:00Z" w16du:dateUtc="2025-10-15T07:08:00Z">
            <w:rPr>
              <w:rFonts w:cs="Times New Roman"/>
              <w:sz w:val="22"/>
              <w:szCs w:val="22"/>
            </w:rPr>
          </w:rPrChange>
        </w:rPr>
      </w:pPr>
      <w:r w:rsidRPr="00A176E6">
        <w:rPr>
          <w:rFonts w:cs="Times New Roman"/>
          <w:sz w:val="22"/>
          <w:szCs w:val="22"/>
          <w:lang w:val="pl-PL"/>
          <w:rPrChange w:id="480" w:author="Grzegorz Smułek" w:date="2025-10-15T09:08:00Z" w16du:dateUtc="2025-10-15T07:08:00Z">
            <w:rPr>
              <w:rFonts w:cs="Times New Roman"/>
              <w:sz w:val="22"/>
              <w:szCs w:val="22"/>
            </w:rPr>
          </w:rPrChange>
        </w:rPr>
        <w:t>Mazowieckie</w:t>
      </w:r>
      <w:r w:rsidRPr="00A176E6">
        <w:rPr>
          <w:rFonts w:cs="Times New Roman"/>
          <w:sz w:val="22"/>
          <w:szCs w:val="22"/>
          <w:lang w:val="pl-PL"/>
          <w:rPrChange w:id="481" w:author="Grzegorz Smułek" w:date="2025-10-15T09:08:00Z" w16du:dateUtc="2025-10-15T07:08:00Z">
            <w:rPr>
              <w:rFonts w:cs="Times New Roman"/>
              <w:sz w:val="22"/>
              <w:szCs w:val="22"/>
            </w:rPr>
          </w:rPrChange>
        </w:rPr>
        <w:tab/>
        <w:t>Warszawa</w:t>
      </w:r>
    </w:p>
    <w:p w14:paraId="51584720" w14:textId="77777777" w:rsidR="00885FAC" w:rsidRPr="00A176E6" w:rsidRDefault="00885FAC" w:rsidP="00F81EC4">
      <w:pPr>
        <w:tabs>
          <w:tab w:val="left" w:pos="270"/>
        </w:tabs>
        <w:spacing w:line="240" w:lineRule="auto"/>
        <w:ind w:left="720"/>
        <w:rPr>
          <w:rFonts w:cs="Times New Roman"/>
          <w:sz w:val="22"/>
          <w:szCs w:val="22"/>
          <w:lang w:val="pl-PL"/>
          <w:rPrChange w:id="482" w:author="Grzegorz Smułek" w:date="2025-10-15T09:08:00Z" w16du:dateUtc="2025-10-15T07:08:00Z">
            <w:rPr>
              <w:rFonts w:cs="Times New Roman"/>
              <w:sz w:val="22"/>
              <w:szCs w:val="22"/>
            </w:rPr>
          </w:rPrChange>
        </w:rPr>
      </w:pPr>
      <w:r w:rsidRPr="00A176E6">
        <w:rPr>
          <w:rFonts w:cs="Times New Roman"/>
          <w:sz w:val="22"/>
          <w:szCs w:val="22"/>
          <w:lang w:val="pl-PL"/>
          <w:rPrChange w:id="483" w:author="Grzegorz Smułek" w:date="2025-10-15T09:08:00Z" w16du:dateUtc="2025-10-15T07:08:00Z">
            <w:rPr>
              <w:rFonts w:cs="Times New Roman"/>
              <w:sz w:val="22"/>
              <w:szCs w:val="22"/>
            </w:rPr>
          </w:rPrChange>
        </w:rPr>
        <w:t>Mazowieckie</w:t>
      </w:r>
      <w:r w:rsidRPr="00A176E6">
        <w:rPr>
          <w:rFonts w:cs="Times New Roman"/>
          <w:sz w:val="22"/>
          <w:szCs w:val="22"/>
          <w:lang w:val="pl-PL"/>
          <w:rPrChange w:id="484" w:author="Grzegorz Smułek" w:date="2025-10-15T09:08:00Z" w16du:dateUtc="2025-10-15T07:08:00Z">
            <w:rPr>
              <w:rFonts w:cs="Times New Roman"/>
              <w:sz w:val="22"/>
              <w:szCs w:val="22"/>
            </w:rPr>
          </w:rPrChange>
        </w:rPr>
        <w:tab/>
        <w:t>Węgrów</w:t>
      </w:r>
    </w:p>
    <w:p w14:paraId="42AD879E" w14:textId="77777777" w:rsidR="00885FAC" w:rsidRPr="00A176E6" w:rsidRDefault="00885FAC" w:rsidP="00F81EC4">
      <w:pPr>
        <w:tabs>
          <w:tab w:val="left" w:pos="270"/>
        </w:tabs>
        <w:spacing w:line="240" w:lineRule="auto"/>
        <w:ind w:left="720"/>
        <w:rPr>
          <w:rFonts w:cs="Times New Roman"/>
          <w:sz w:val="22"/>
          <w:szCs w:val="22"/>
          <w:lang w:val="pl-PL"/>
          <w:rPrChange w:id="485" w:author="Grzegorz Smułek" w:date="2025-10-15T09:08:00Z" w16du:dateUtc="2025-10-15T07:08:00Z">
            <w:rPr>
              <w:rFonts w:cs="Times New Roman"/>
              <w:sz w:val="22"/>
              <w:szCs w:val="22"/>
            </w:rPr>
          </w:rPrChange>
        </w:rPr>
      </w:pPr>
      <w:r w:rsidRPr="00A176E6">
        <w:rPr>
          <w:rFonts w:cs="Times New Roman"/>
          <w:sz w:val="22"/>
          <w:szCs w:val="22"/>
          <w:lang w:val="pl-PL"/>
          <w:rPrChange w:id="486" w:author="Grzegorz Smułek" w:date="2025-10-15T09:08:00Z" w16du:dateUtc="2025-10-15T07:08:00Z">
            <w:rPr>
              <w:rFonts w:cs="Times New Roman"/>
              <w:sz w:val="22"/>
              <w:szCs w:val="22"/>
            </w:rPr>
          </w:rPrChange>
        </w:rPr>
        <w:t>Mazowieckie</w:t>
      </w:r>
      <w:r w:rsidRPr="00A176E6">
        <w:rPr>
          <w:rFonts w:cs="Times New Roman"/>
          <w:sz w:val="22"/>
          <w:szCs w:val="22"/>
          <w:lang w:val="pl-PL"/>
          <w:rPrChange w:id="487" w:author="Grzegorz Smułek" w:date="2025-10-15T09:08:00Z" w16du:dateUtc="2025-10-15T07:08:00Z">
            <w:rPr>
              <w:rFonts w:cs="Times New Roman"/>
              <w:sz w:val="22"/>
              <w:szCs w:val="22"/>
            </w:rPr>
          </w:rPrChange>
        </w:rPr>
        <w:tab/>
        <w:t>Wołomin</w:t>
      </w:r>
    </w:p>
    <w:p w14:paraId="16388EF2" w14:textId="77777777" w:rsidR="00885FAC" w:rsidRPr="00A176E6" w:rsidRDefault="00885FAC" w:rsidP="00F81EC4">
      <w:pPr>
        <w:tabs>
          <w:tab w:val="left" w:pos="270"/>
        </w:tabs>
        <w:spacing w:line="240" w:lineRule="auto"/>
        <w:ind w:left="720"/>
        <w:rPr>
          <w:rFonts w:cs="Times New Roman"/>
          <w:sz w:val="22"/>
          <w:szCs w:val="22"/>
          <w:lang w:val="pl-PL"/>
          <w:rPrChange w:id="488" w:author="Grzegorz Smułek" w:date="2025-10-15T09:08:00Z" w16du:dateUtc="2025-10-15T07:08:00Z">
            <w:rPr>
              <w:rFonts w:cs="Times New Roman"/>
              <w:sz w:val="22"/>
              <w:szCs w:val="22"/>
            </w:rPr>
          </w:rPrChange>
        </w:rPr>
      </w:pPr>
      <w:r w:rsidRPr="00A176E6">
        <w:rPr>
          <w:rFonts w:cs="Times New Roman"/>
          <w:sz w:val="22"/>
          <w:szCs w:val="22"/>
          <w:lang w:val="pl-PL"/>
          <w:rPrChange w:id="489" w:author="Grzegorz Smułek" w:date="2025-10-15T09:08:00Z" w16du:dateUtc="2025-10-15T07:08:00Z">
            <w:rPr>
              <w:rFonts w:cs="Times New Roman"/>
              <w:sz w:val="22"/>
              <w:szCs w:val="22"/>
            </w:rPr>
          </w:rPrChange>
        </w:rPr>
        <w:t>Mazowieckie</w:t>
      </w:r>
      <w:r w:rsidRPr="00A176E6">
        <w:rPr>
          <w:rFonts w:cs="Times New Roman"/>
          <w:sz w:val="22"/>
          <w:szCs w:val="22"/>
          <w:lang w:val="pl-PL"/>
          <w:rPrChange w:id="490" w:author="Grzegorz Smułek" w:date="2025-10-15T09:08:00Z" w16du:dateUtc="2025-10-15T07:08:00Z">
            <w:rPr>
              <w:rFonts w:cs="Times New Roman"/>
              <w:sz w:val="22"/>
              <w:szCs w:val="22"/>
            </w:rPr>
          </w:rPrChange>
        </w:rPr>
        <w:tab/>
        <w:t>Wyszków</w:t>
      </w:r>
    </w:p>
    <w:p w14:paraId="12D08587" w14:textId="77777777" w:rsidR="00885FAC" w:rsidRPr="00A176E6" w:rsidRDefault="00885FAC" w:rsidP="00F81EC4">
      <w:pPr>
        <w:tabs>
          <w:tab w:val="left" w:pos="270"/>
        </w:tabs>
        <w:spacing w:line="240" w:lineRule="auto"/>
        <w:ind w:left="720"/>
        <w:rPr>
          <w:rFonts w:cs="Times New Roman"/>
          <w:sz w:val="22"/>
          <w:szCs w:val="22"/>
          <w:lang w:val="pl-PL"/>
          <w:rPrChange w:id="491" w:author="Grzegorz Smułek" w:date="2025-10-15T09:08:00Z" w16du:dateUtc="2025-10-15T07:08:00Z">
            <w:rPr>
              <w:rFonts w:cs="Times New Roman"/>
              <w:sz w:val="22"/>
              <w:szCs w:val="22"/>
            </w:rPr>
          </w:rPrChange>
        </w:rPr>
      </w:pPr>
      <w:r w:rsidRPr="00A176E6">
        <w:rPr>
          <w:rFonts w:cs="Times New Roman"/>
          <w:sz w:val="22"/>
          <w:szCs w:val="22"/>
          <w:lang w:val="pl-PL"/>
          <w:rPrChange w:id="492" w:author="Grzegorz Smułek" w:date="2025-10-15T09:08:00Z" w16du:dateUtc="2025-10-15T07:08:00Z">
            <w:rPr>
              <w:rFonts w:cs="Times New Roman"/>
              <w:sz w:val="22"/>
              <w:szCs w:val="22"/>
            </w:rPr>
          </w:rPrChange>
        </w:rPr>
        <w:t>Mazowieckie</w:t>
      </w:r>
      <w:r w:rsidRPr="00A176E6">
        <w:rPr>
          <w:rFonts w:cs="Times New Roman"/>
          <w:sz w:val="22"/>
          <w:szCs w:val="22"/>
          <w:lang w:val="pl-PL"/>
          <w:rPrChange w:id="493" w:author="Grzegorz Smułek" w:date="2025-10-15T09:08:00Z" w16du:dateUtc="2025-10-15T07:08:00Z">
            <w:rPr>
              <w:rFonts w:cs="Times New Roman"/>
              <w:sz w:val="22"/>
              <w:szCs w:val="22"/>
            </w:rPr>
          </w:rPrChange>
        </w:rPr>
        <w:tab/>
        <w:t>Żuromin</w:t>
      </w:r>
    </w:p>
    <w:p w14:paraId="649F3494" w14:textId="77777777" w:rsidR="00885FAC" w:rsidRPr="00A176E6" w:rsidRDefault="00885FAC" w:rsidP="00F81EC4">
      <w:pPr>
        <w:tabs>
          <w:tab w:val="left" w:pos="270"/>
        </w:tabs>
        <w:spacing w:line="240" w:lineRule="auto"/>
        <w:ind w:left="720"/>
        <w:rPr>
          <w:rFonts w:cs="Times New Roman"/>
          <w:sz w:val="22"/>
          <w:szCs w:val="22"/>
          <w:lang w:val="pl-PL"/>
          <w:rPrChange w:id="494" w:author="Grzegorz Smułek" w:date="2025-10-15T09:08:00Z" w16du:dateUtc="2025-10-15T07:08:00Z">
            <w:rPr>
              <w:rFonts w:cs="Times New Roman"/>
              <w:sz w:val="22"/>
              <w:szCs w:val="22"/>
            </w:rPr>
          </w:rPrChange>
        </w:rPr>
      </w:pPr>
      <w:r w:rsidRPr="00A176E6">
        <w:rPr>
          <w:rFonts w:cs="Times New Roman"/>
          <w:sz w:val="22"/>
          <w:szCs w:val="22"/>
          <w:lang w:val="pl-PL"/>
          <w:rPrChange w:id="495" w:author="Grzegorz Smułek" w:date="2025-10-15T09:08:00Z" w16du:dateUtc="2025-10-15T07:08:00Z">
            <w:rPr>
              <w:rFonts w:cs="Times New Roman"/>
              <w:sz w:val="22"/>
              <w:szCs w:val="22"/>
            </w:rPr>
          </w:rPrChange>
        </w:rPr>
        <w:t>Mazowieckie</w:t>
      </w:r>
      <w:r w:rsidRPr="00A176E6">
        <w:rPr>
          <w:rFonts w:cs="Times New Roman"/>
          <w:sz w:val="22"/>
          <w:szCs w:val="22"/>
          <w:lang w:val="pl-PL"/>
          <w:rPrChange w:id="496" w:author="Grzegorz Smułek" w:date="2025-10-15T09:08:00Z" w16du:dateUtc="2025-10-15T07:08:00Z">
            <w:rPr>
              <w:rFonts w:cs="Times New Roman"/>
              <w:sz w:val="22"/>
              <w:szCs w:val="22"/>
            </w:rPr>
          </w:rPrChange>
        </w:rPr>
        <w:tab/>
        <w:t>Zwoleń</w:t>
      </w:r>
    </w:p>
    <w:p w14:paraId="4AB0F5DF" w14:textId="77777777" w:rsidR="00885FAC" w:rsidRPr="00A176E6" w:rsidRDefault="00885FAC" w:rsidP="00F81EC4">
      <w:pPr>
        <w:tabs>
          <w:tab w:val="left" w:pos="270"/>
        </w:tabs>
        <w:spacing w:line="240" w:lineRule="auto"/>
        <w:ind w:left="720"/>
        <w:rPr>
          <w:rFonts w:cs="Times New Roman"/>
          <w:sz w:val="22"/>
          <w:szCs w:val="22"/>
          <w:lang w:val="pl-PL"/>
          <w:rPrChange w:id="497" w:author="Grzegorz Smułek" w:date="2025-10-15T09:08:00Z" w16du:dateUtc="2025-10-15T07:08:00Z">
            <w:rPr>
              <w:rFonts w:cs="Times New Roman"/>
              <w:sz w:val="22"/>
              <w:szCs w:val="22"/>
            </w:rPr>
          </w:rPrChange>
        </w:rPr>
      </w:pPr>
      <w:r w:rsidRPr="00A176E6">
        <w:rPr>
          <w:rFonts w:cs="Times New Roman"/>
          <w:sz w:val="22"/>
          <w:szCs w:val="22"/>
          <w:lang w:val="pl-PL"/>
          <w:rPrChange w:id="498" w:author="Grzegorz Smułek" w:date="2025-10-15T09:08:00Z" w16du:dateUtc="2025-10-15T07:08:00Z">
            <w:rPr>
              <w:rFonts w:cs="Times New Roman"/>
              <w:sz w:val="22"/>
              <w:szCs w:val="22"/>
            </w:rPr>
          </w:rPrChange>
        </w:rPr>
        <w:t>Mazowieckie</w:t>
      </w:r>
      <w:r w:rsidRPr="00A176E6">
        <w:rPr>
          <w:rFonts w:cs="Times New Roman"/>
          <w:sz w:val="22"/>
          <w:szCs w:val="22"/>
          <w:lang w:val="pl-PL"/>
          <w:rPrChange w:id="499" w:author="Grzegorz Smułek" w:date="2025-10-15T09:08:00Z" w16du:dateUtc="2025-10-15T07:08:00Z">
            <w:rPr>
              <w:rFonts w:cs="Times New Roman"/>
              <w:sz w:val="22"/>
              <w:szCs w:val="22"/>
            </w:rPr>
          </w:rPrChange>
        </w:rPr>
        <w:tab/>
        <w:t>Żyrardów</w:t>
      </w:r>
    </w:p>
    <w:p w14:paraId="01D53944" w14:textId="77777777" w:rsidR="00885FAC" w:rsidRPr="00A176E6" w:rsidRDefault="00885FAC" w:rsidP="00F81EC4">
      <w:pPr>
        <w:tabs>
          <w:tab w:val="left" w:pos="270"/>
        </w:tabs>
        <w:spacing w:line="240" w:lineRule="auto"/>
        <w:ind w:left="720"/>
        <w:rPr>
          <w:rFonts w:cs="Times New Roman"/>
          <w:sz w:val="22"/>
          <w:szCs w:val="22"/>
          <w:lang w:val="pl-PL"/>
          <w:rPrChange w:id="500" w:author="Grzegorz Smułek" w:date="2025-10-15T09:08:00Z" w16du:dateUtc="2025-10-15T07:08:00Z">
            <w:rPr>
              <w:rFonts w:cs="Times New Roman"/>
              <w:sz w:val="22"/>
              <w:szCs w:val="22"/>
            </w:rPr>
          </w:rPrChange>
        </w:rPr>
      </w:pPr>
      <w:r w:rsidRPr="00A176E6">
        <w:rPr>
          <w:rFonts w:cs="Times New Roman"/>
          <w:sz w:val="22"/>
          <w:szCs w:val="22"/>
          <w:lang w:val="pl-PL"/>
          <w:rPrChange w:id="501" w:author="Grzegorz Smułek" w:date="2025-10-15T09:08:00Z" w16du:dateUtc="2025-10-15T07:08:00Z">
            <w:rPr>
              <w:rFonts w:cs="Times New Roman"/>
              <w:sz w:val="22"/>
              <w:szCs w:val="22"/>
            </w:rPr>
          </w:rPrChange>
        </w:rPr>
        <w:t>Opolskie</w:t>
      </w:r>
      <w:r w:rsidRPr="00A176E6">
        <w:rPr>
          <w:rFonts w:cs="Times New Roman"/>
          <w:sz w:val="22"/>
          <w:szCs w:val="22"/>
          <w:lang w:val="pl-PL"/>
          <w:rPrChange w:id="502" w:author="Grzegorz Smułek" w:date="2025-10-15T09:08:00Z" w16du:dateUtc="2025-10-15T07:08:00Z">
            <w:rPr>
              <w:rFonts w:cs="Times New Roman"/>
              <w:sz w:val="22"/>
              <w:szCs w:val="22"/>
            </w:rPr>
          </w:rPrChange>
        </w:rPr>
        <w:tab/>
        <w:t>Brzeg</w:t>
      </w:r>
    </w:p>
    <w:p w14:paraId="6C02A397" w14:textId="77777777" w:rsidR="00885FAC" w:rsidRPr="00A176E6" w:rsidRDefault="00885FAC" w:rsidP="00F81EC4">
      <w:pPr>
        <w:tabs>
          <w:tab w:val="left" w:pos="270"/>
        </w:tabs>
        <w:spacing w:line="240" w:lineRule="auto"/>
        <w:ind w:left="720"/>
        <w:rPr>
          <w:rFonts w:cs="Times New Roman"/>
          <w:sz w:val="22"/>
          <w:szCs w:val="22"/>
          <w:lang w:val="pl-PL"/>
          <w:rPrChange w:id="503" w:author="Grzegorz Smułek" w:date="2025-10-15T09:08:00Z" w16du:dateUtc="2025-10-15T07:08:00Z">
            <w:rPr>
              <w:rFonts w:cs="Times New Roman"/>
              <w:sz w:val="22"/>
              <w:szCs w:val="22"/>
            </w:rPr>
          </w:rPrChange>
        </w:rPr>
      </w:pPr>
      <w:r w:rsidRPr="00A176E6">
        <w:rPr>
          <w:rFonts w:cs="Times New Roman"/>
          <w:sz w:val="22"/>
          <w:szCs w:val="22"/>
          <w:lang w:val="pl-PL"/>
          <w:rPrChange w:id="504" w:author="Grzegorz Smułek" w:date="2025-10-15T09:08:00Z" w16du:dateUtc="2025-10-15T07:08:00Z">
            <w:rPr>
              <w:rFonts w:cs="Times New Roman"/>
              <w:sz w:val="22"/>
              <w:szCs w:val="22"/>
            </w:rPr>
          </w:rPrChange>
        </w:rPr>
        <w:t>Opolskie</w:t>
      </w:r>
      <w:r w:rsidRPr="00A176E6">
        <w:rPr>
          <w:rFonts w:cs="Times New Roman"/>
          <w:sz w:val="22"/>
          <w:szCs w:val="22"/>
          <w:lang w:val="pl-PL"/>
          <w:rPrChange w:id="505" w:author="Grzegorz Smułek" w:date="2025-10-15T09:08:00Z" w16du:dateUtc="2025-10-15T07:08:00Z">
            <w:rPr>
              <w:rFonts w:cs="Times New Roman"/>
              <w:sz w:val="22"/>
              <w:szCs w:val="22"/>
            </w:rPr>
          </w:rPrChange>
        </w:rPr>
        <w:tab/>
        <w:t>Głubczyce</w:t>
      </w:r>
    </w:p>
    <w:p w14:paraId="3C4AD969" w14:textId="77777777" w:rsidR="00885FAC" w:rsidRPr="00A176E6" w:rsidRDefault="00885FAC" w:rsidP="00F81EC4">
      <w:pPr>
        <w:tabs>
          <w:tab w:val="left" w:pos="270"/>
        </w:tabs>
        <w:spacing w:line="240" w:lineRule="auto"/>
        <w:ind w:left="720"/>
        <w:rPr>
          <w:rFonts w:cs="Times New Roman"/>
          <w:sz w:val="22"/>
          <w:szCs w:val="22"/>
          <w:lang w:val="pl-PL"/>
          <w:rPrChange w:id="506" w:author="Grzegorz Smułek" w:date="2025-10-15T09:08:00Z" w16du:dateUtc="2025-10-15T07:08:00Z">
            <w:rPr>
              <w:rFonts w:cs="Times New Roman"/>
              <w:sz w:val="22"/>
              <w:szCs w:val="22"/>
            </w:rPr>
          </w:rPrChange>
        </w:rPr>
      </w:pPr>
      <w:r w:rsidRPr="00A176E6">
        <w:rPr>
          <w:rFonts w:cs="Times New Roman"/>
          <w:sz w:val="22"/>
          <w:szCs w:val="22"/>
          <w:lang w:val="pl-PL"/>
          <w:rPrChange w:id="507" w:author="Grzegorz Smułek" w:date="2025-10-15T09:08:00Z" w16du:dateUtc="2025-10-15T07:08:00Z">
            <w:rPr>
              <w:rFonts w:cs="Times New Roman"/>
              <w:sz w:val="22"/>
              <w:szCs w:val="22"/>
            </w:rPr>
          </w:rPrChange>
        </w:rPr>
        <w:t>Opolskie</w:t>
      </w:r>
      <w:r w:rsidRPr="00A176E6">
        <w:rPr>
          <w:rFonts w:cs="Times New Roman"/>
          <w:sz w:val="22"/>
          <w:szCs w:val="22"/>
          <w:lang w:val="pl-PL"/>
          <w:rPrChange w:id="508" w:author="Grzegorz Smułek" w:date="2025-10-15T09:08:00Z" w16du:dateUtc="2025-10-15T07:08:00Z">
            <w:rPr>
              <w:rFonts w:cs="Times New Roman"/>
              <w:sz w:val="22"/>
              <w:szCs w:val="22"/>
            </w:rPr>
          </w:rPrChange>
        </w:rPr>
        <w:tab/>
        <w:t>Kędzierzyn-Koźle</w:t>
      </w:r>
    </w:p>
    <w:p w14:paraId="1E835DCC" w14:textId="77777777" w:rsidR="00885FAC" w:rsidRPr="00A176E6" w:rsidRDefault="00885FAC" w:rsidP="00F81EC4">
      <w:pPr>
        <w:tabs>
          <w:tab w:val="left" w:pos="270"/>
        </w:tabs>
        <w:spacing w:line="240" w:lineRule="auto"/>
        <w:ind w:left="720"/>
        <w:rPr>
          <w:rFonts w:cs="Times New Roman"/>
          <w:sz w:val="22"/>
          <w:szCs w:val="22"/>
          <w:lang w:val="pl-PL"/>
          <w:rPrChange w:id="509" w:author="Grzegorz Smułek" w:date="2025-10-15T09:08:00Z" w16du:dateUtc="2025-10-15T07:08:00Z">
            <w:rPr>
              <w:rFonts w:cs="Times New Roman"/>
              <w:sz w:val="22"/>
              <w:szCs w:val="22"/>
            </w:rPr>
          </w:rPrChange>
        </w:rPr>
      </w:pPr>
      <w:r w:rsidRPr="00A176E6">
        <w:rPr>
          <w:rFonts w:cs="Times New Roman"/>
          <w:sz w:val="22"/>
          <w:szCs w:val="22"/>
          <w:lang w:val="pl-PL"/>
          <w:rPrChange w:id="510" w:author="Grzegorz Smułek" w:date="2025-10-15T09:08:00Z" w16du:dateUtc="2025-10-15T07:08:00Z">
            <w:rPr>
              <w:rFonts w:cs="Times New Roman"/>
              <w:sz w:val="22"/>
              <w:szCs w:val="22"/>
            </w:rPr>
          </w:rPrChange>
        </w:rPr>
        <w:t>Opolskie</w:t>
      </w:r>
      <w:r w:rsidRPr="00A176E6">
        <w:rPr>
          <w:rFonts w:cs="Times New Roman"/>
          <w:sz w:val="22"/>
          <w:szCs w:val="22"/>
          <w:lang w:val="pl-PL"/>
          <w:rPrChange w:id="511" w:author="Grzegorz Smułek" w:date="2025-10-15T09:08:00Z" w16du:dateUtc="2025-10-15T07:08:00Z">
            <w:rPr>
              <w:rFonts w:cs="Times New Roman"/>
              <w:sz w:val="22"/>
              <w:szCs w:val="22"/>
            </w:rPr>
          </w:rPrChange>
        </w:rPr>
        <w:tab/>
        <w:t>Kluczbork</w:t>
      </w:r>
    </w:p>
    <w:p w14:paraId="30B22DFB" w14:textId="77777777" w:rsidR="00885FAC" w:rsidRPr="00A176E6" w:rsidRDefault="00885FAC" w:rsidP="00F81EC4">
      <w:pPr>
        <w:tabs>
          <w:tab w:val="left" w:pos="270"/>
        </w:tabs>
        <w:spacing w:line="240" w:lineRule="auto"/>
        <w:ind w:left="720"/>
        <w:rPr>
          <w:rFonts w:cs="Times New Roman"/>
          <w:sz w:val="22"/>
          <w:szCs w:val="22"/>
          <w:lang w:val="pl-PL"/>
          <w:rPrChange w:id="512" w:author="Grzegorz Smułek" w:date="2025-10-15T09:08:00Z" w16du:dateUtc="2025-10-15T07:08:00Z">
            <w:rPr>
              <w:rFonts w:cs="Times New Roman"/>
              <w:sz w:val="22"/>
              <w:szCs w:val="22"/>
            </w:rPr>
          </w:rPrChange>
        </w:rPr>
      </w:pPr>
      <w:r w:rsidRPr="00A176E6">
        <w:rPr>
          <w:rFonts w:cs="Times New Roman"/>
          <w:sz w:val="22"/>
          <w:szCs w:val="22"/>
          <w:lang w:val="pl-PL"/>
          <w:rPrChange w:id="513" w:author="Grzegorz Smułek" w:date="2025-10-15T09:08:00Z" w16du:dateUtc="2025-10-15T07:08:00Z">
            <w:rPr>
              <w:rFonts w:cs="Times New Roman"/>
              <w:sz w:val="22"/>
              <w:szCs w:val="22"/>
            </w:rPr>
          </w:rPrChange>
        </w:rPr>
        <w:lastRenderedPageBreak/>
        <w:t>Opolskie</w:t>
      </w:r>
      <w:r w:rsidRPr="00A176E6">
        <w:rPr>
          <w:rFonts w:cs="Times New Roman"/>
          <w:sz w:val="22"/>
          <w:szCs w:val="22"/>
          <w:lang w:val="pl-PL"/>
          <w:rPrChange w:id="514" w:author="Grzegorz Smułek" w:date="2025-10-15T09:08:00Z" w16du:dateUtc="2025-10-15T07:08:00Z">
            <w:rPr>
              <w:rFonts w:cs="Times New Roman"/>
              <w:sz w:val="22"/>
              <w:szCs w:val="22"/>
            </w:rPr>
          </w:rPrChange>
        </w:rPr>
        <w:tab/>
        <w:t>Krapkowice</w:t>
      </w:r>
    </w:p>
    <w:p w14:paraId="3E9ACBFA" w14:textId="77777777" w:rsidR="00885FAC" w:rsidRPr="00A176E6" w:rsidRDefault="00885FAC" w:rsidP="00F81EC4">
      <w:pPr>
        <w:tabs>
          <w:tab w:val="left" w:pos="270"/>
        </w:tabs>
        <w:spacing w:line="240" w:lineRule="auto"/>
        <w:ind w:left="720"/>
        <w:rPr>
          <w:rFonts w:cs="Times New Roman"/>
          <w:sz w:val="22"/>
          <w:szCs w:val="22"/>
          <w:lang w:val="pl-PL"/>
          <w:rPrChange w:id="515" w:author="Grzegorz Smułek" w:date="2025-10-15T09:08:00Z" w16du:dateUtc="2025-10-15T07:08:00Z">
            <w:rPr>
              <w:rFonts w:cs="Times New Roman"/>
              <w:sz w:val="22"/>
              <w:szCs w:val="22"/>
            </w:rPr>
          </w:rPrChange>
        </w:rPr>
      </w:pPr>
      <w:r w:rsidRPr="00A176E6">
        <w:rPr>
          <w:rFonts w:cs="Times New Roman"/>
          <w:sz w:val="22"/>
          <w:szCs w:val="22"/>
          <w:lang w:val="pl-PL"/>
          <w:rPrChange w:id="516" w:author="Grzegorz Smułek" w:date="2025-10-15T09:08:00Z" w16du:dateUtc="2025-10-15T07:08:00Z">
            <w:rPr>
              <w:rFonts w:cs="Times New Roman"/>
              <w:sz w:val="22"/>
              <w:szCs w:val="22"/>
            </w:rPr>
          </w:rPrChange>
        </w:rPr>
        <w:t>Opolskie</w:t>
      </w:r>
      <w:r w:rsidRPr="00A176E6">
        <w:rPr>
          <w:rFonts w:cs="Times New Roman"/>
          <w:sz w:val="22"/>
          <w:szCs w:val="22"/>
          <w:lang w:val="pl-PL"/>
          <w:rPrChange w:id="517" w:author="Grzegorz Smułek" w:date="2025-10-15T09:08:00Z" w16du:dateUtc="2025-10-15T07:08:00Z">
            <w:rPr>
              <w:rFonts w:cs="Times New Roman"/>
              <w:sz w:val="22"/>
              <w:szCs w:val="22"/>
            </w:rPr>
          </w:rPrChange>
        </w:rPr>
        <w:tab/>
        <w:t>Namysłów</w:t>
      </w:r>
    </w:p>
    <w:p w14:paraId="53900ED6" w14:textId="77777777" w:rsidR="00885FAC" w:rsidRPr="00A176E6" w:rsidRDefault="00885FAC" w:rsidP="00F81EC4">
      <w:pPr>
        <w:tabs>
          <w:tab w:val="left" w:pos="270"/>
        </w:tabs>
        <w:spacing w:line="240" w:lineRule="auto"/>
        <w:ind w:left="720"/>
        <w:rPr>
          <w:rFonts w:cs="Times New Roman"/>
          <w:sz w:val="22"/>
          <w:szCs w:val="22"/>
          <w:lang w:val="pl-PL"/>
          <w:rPrChange w:id="518" w:author="Grzegorz Smułek" w:date="2025-10-15T09:08:00Z" w16du:dateUtc="2025-10-15T07:08:00Z">
            <w:rPr>
              <w:rFonts w:cs="Times New Roman"/>
              <w:sz w:val="22"/>
              <w:szCs w:val="22"/>
            </w:rPr>
          </w:rPrChange>
        </w:rPr>
      </w:pPr>
      <w:r w:rsidRPr="00A176E6">
        <w:rPr>
          <w:rFonts w:cs="Times New Roman"/>
          <w:sz w:val="22"/>
          <w:szCs w:val="22"/>
          <w:lang w:val="pl-PL"/>
          <w:rPrChange w:id="519" w:author="Grzegorz Smułek" w:date="2025-10-15T09:08:00Z" w16du:dateUtc="2025-10-15T07:08:00Z">
            <w:rPr>
              <w:rFonts w:cs="Times New Roman"/>
              <w:sz w:val="22"/>
              <w:szCs w:val="22"/>
            </w:rPr>
          </w:rPrChange>
        </w:rPr>
        <w:t>Opolskie</w:t>
      </w:r>
      <w:r w:rsidRPr="00A176E6">
        <w:rPr>
          <w:rFonts w:cs="Times New Roman"/>
          <w:sz w:val="22"/>
          <w:szCs w:val="22"/>
          <w:lang w:val="pl-PL"/>
          <w:rPrChange w:id="520" w:author="Grzegorz Smułek" w:date="2025-10-15T09:08:00Z" w16du:dateUtc="2025-10-15T07:08:00Z">
            <w:rPr>
              <w:rFonts w:cs="Times New Roman"/>
              <w:sz w:val="22"/>
              <w:szCs w:val="22"/>
            </w:rPr>
          </w:rPrChange>
        </w:rPr>
        <w:tab/>
        <w:t>Nysa</w:t>
      </w:r>
    </w:p>
    <w:p w14:paraId="5895F97D" w14:textId="77777777" w:rsidR="00885FAC" w:rsidRPr="00A176E6" w:rsidRDefault="00885FAC" w:rsidP="00F81EC4">
      <w:pPr>
        <w:tabs>
          <w:tab w:val="left" w:pos="270"/>
        </w:tabs>
        <w:spacing w:line="240" w:lineRule="auto"/>
        <w:ind w:left="720"/>
        <w:rPr>
          <w:rFonts w:cs="Times New Roman"/>
          <w:sz w:val="22"/>
          <w:szCs w:val="22"/>
          <w:lang w:val="pl-PL"/>
          <w:rPrChange w:id="521" w:author="Grzegorz Smułek" w:date="2025-10-15T09:08:00Z" w16du:dateUtc="2025-10-15T07:08:00Z">
            <w:rPr>
              <w:rFonts w:cs="Times New Roman"/>
              <w:sz w:val="22"/>
              <w:szCs w:val="22"/>
            </w:rPr>
          </w:rPrChange>
        </w:rPr>
      </w:pPr>
      <w:r w:rsidRPr="00A176E6">
        <w:rPr>
          <w:rFonts w:cs="Times New Roman"/>
          <w:sz w:val="22"/>
          <w:szCs w:val="22"/>
          <w:lang w:val="pl-PL"/>
          <w:rPrChange w:id="522" w:author="Grzegorz Smułek" w:date="2025-10-15T09:08:00Z" w16du:dateUtc="2025-10-15T07:08:00Z">
            <w:rPr>
              <w:rFonts w:cs="Times New Roman"/>
              <w:sz w:val="22"/>
              <w:szCs w:val="22"/>
            </w:rPr>
          </w:rPrChange>
        </w:rPr>
        <w:t>Opolskie</w:t>
      </w:r>
      <w:r w:rsidRPr="00A176E6">
        <w:rPr>
          <w:rFonts w:cs="Times New Roman"/>
          <w:sz w:val="22"/>
          <w:szCs w:val="22"/>
          <w:lang w:val="pl-PL"/>
          <w:rPrChange w:id="523" w:author="Grzegorz Smułek" w:date="2025-10-15T09:08:00Z" w16du:dateUtc="2025-10-15T07:08:00Z">
            <w:rPr>
              <w:rFonts w:cs="Times New Roman"/>
              <w:sz w:val="22"/>
              <w:szCs w:val="22"/>
            </w:rPr>
          </w:rPrChange>
        </w:rPr>
        <w:tab/>
        <w:t>Olesno</w:t>
      </w:r>
    </w:p>
    <w:p w14:paraId="0C9110C5" w14:textId="77777777" w:rsidR="00885FAC" w:rsidRPr="00A176E6" w:rsidRDefault="00885FAC" w:rsidP="00F81EC4">
      <w:pPr>
        <w:tabs>
          <w:tab w:val="left" w:pos="270"/>
        </w:tabs>
        <w:spacing w:line="240" w:lineRule="auto"/>
        <w:ind w:left="720"/>
        <w:rPr>
          <w:rFonts w:cs="Times New Roman"/>
          <w:sz w:val="22"/>
          <w:szCs w:val="22"/>
          <w:lang w:val="pl-PL"/>
          <w:rPrChange w:id="524" w:author="Grzegorz Smułek" w:date="2025-10-15T09:08:00Z" w16du:dateUtc="2025-10-15T07:08:00Z">
            <w:rPr>
              <w:rFonts w:cs="Times New Roman"/>
              <w:sz w:val="22"/>
              <w:szCs w:val="22"/>
            </w:rPr>
          </w:rPrChange>
        </w:rPr>
      </w:pPr>
      <w:r w:rsidRPr="00A176E6">
        <w:rPr>
          <w:rFonts w:cs="Times New Roman"/>
          <w:sz w:val="22"/>
          <w:szCs w:val="22"/>
          <w:lang w:val="pl-PL"/>
          <w:rPrChange w:id="525" w:author="Grzegorz Smułek" w:date="2025-10-15T09:08:00Z" w16du:dateUtc="2025-10-15T07:08:00Z">
            <w:rPr>
              <w:rFonts w:cs="Times New Roman"/>
              <w:sz w:val="22"/>
              <w:szCs w:val="22"/>
            </w:rPr>
          </w:rPrChange>
        </w:rPr>
        <w:t>Opolskie</w:t>
      </w:r>
      <w:r w:rsidRPr="00A176E6">
        <w:rPr>
          <w:rFonts w:cs="Times New Roman"/>
          <w:sz w:val="22"/>
          <w:szCs w:val="22"/>
          <w:lang w:val="pl-PL"/>
          <w:rPrChange w:id="526" w:author="Grzegorz Smułek" w:date="2025-10-15T09:08:00Z" w16du:dateUtc="2025-10-15T07:08:00Z">
            <w:rPr>
              <w:rFonts w:cs="Times New Roman"/>
              <w:sz w:val="22"/>
              <w:szCs w:val="22"/>
            </w:rPr>
          </w:rPrChange>
        </w:rPr>
        <w:tab/>
        <w:t>Opole</w:t>
      </w:r>
    </w:p>
    <w:p w14:paraId="343D1FAC" w14:textId="77777777" w:rsidR="00885FAC" w:rsidRPr="00A176E6" w:rsidRDefault="00885FAC" w:rsidP="00F81EC4">
      <w:pPr>
        <w:tabs>
          <w:tab w:val="left" w:pos="270"/>
        </w:tabs>
        <w:spacing w:line="240" w:lineRule="auto"/>
        <w:ind w:left="720"/>
        <w:rPr>
          <w:rFonts w:cs="Times New Roman"/>
          <w:sz w:val="22"/>
          <w:szCs w:val="22"/>
          <w:lang w:val="pl-PL"/>
          <w:rPrChange w:id="527" w:author="Grzegorz Smułek" w:date="2025-10-15T09:08:00Z" w16du:dateUtc="2025-10-15T07:08:00Z">
            <w:rPr>
              <w:rFonts w:cs="Times New Roman"/>
              <w:sz w:val="22"/>
              <w:szCs w:val="22"/>
            </w:rPr>
          </w:rPrChange>
        </w:rPr>
      </w:pPr>
      <w:r w:rsidRPr="00A176E6">
        <w:rPr>
          <w:rFonts w:cs="Times New Roman"/>
          <w:sz w:val="22"/>
          <w:szCs w:val="22"/>
          <w:lang w:val="pl-PL"/>
          <w:rPrChange w:id="528" w:author="Grzegorz Smułek" w:date="2025-10-15T09:08:00Z" w16du:dateUtc="2025-10-15T07:08:00Z">
            <w:rPr>
              <w:rFonts w:cs="Times New Roman"/>
              <w:sz w:val="22"/>
              <w:szCs w:val="22"/>
            </w:rPr>
          </w:rPrChange>
        </w:rPr>
        <w:t>Opolskie</w:t>
      </w:r>
      <w:r w:rsidRPr="00A176E6">
        <w:rPr>
          <w:rFonts w:cs="Times New Roman"/>
          <w:sz w:val="22"/>
          <w:szCs w:val="22"/>
          <w:lang w:val="pl-PL"/>
          <w:rPrChange w:id="529" w:author="Grzegorz Smułek" w:date="2025-10-15T09:08:00Z" w16du:dateUtc="2025-10-15T07:08:00Z">
            <w:rPr>
              <w:rFonts w:cs="Times New Roman"/>
              <w:sz w:val="22"/>
              <w:szCs w:val="22"/>
            </w:rPr>
          </w:rPrChange>
        </w:rPr>
        <w:tab/>
        <w:t>Opole (City)</w:t>
      </w:r>
    </w:p>
    <w:p w14:paraId="27F4D59D" w14:textId="77777777" w:rsidR="00885FAC" w:rsidRPr="00A176E6" w:rsidRDefault="00885FAC" w:rsidP="00F81EC4">
      <w:pPr>
        <w:tabs>
          <w:tab w:val="left" w:pos="270"/>
        </w:tabs>
        <w:spacing w:line="240" w:lineRule="auto"/>
        <w:ind w:left="720"/>
        <w:rPr>
          <w:rFonts w:cs="Times New Roman"/>
          <w:sz w:val="22"/>
          <w:szCs w:val="22"/>
          <w:lang w:val="pl-PL"/>
          <w:rPrChange w:id="530" w:author="Grzegorz Smułek" w:date="2025-10-15T09:08:00Z" w16du:dateUtc="2025-10-15T07:08:00Z">
            <w:rPr>
              <w:rFonts w:cs="Times New Roman"/>
              <w:sz w:val="22"/>
              <w:szCs w:val="22"/>
            </w:rPr>
          </w:rPrChange>
        </w:rPr>
      </w:pPr>
      <w:r w:rsidRPr="00A176E6">
        <w:rPr>
          <w:rFonts w:cs="Times New Roman"/>
          <w:sz w:val="22"/>
          <w:szCs w:val="22"/>
          <w:lang w:val="pl-PL"/>
          <w:rPrChange w:id="531" w:author="Grzegorz Smułek" w:date="2025-10-15T09:08:00Z" w16du:dateUtc="2025-10-15T07:08:00Z">
            <w:rPr>
              <w:rFonts w:cs="Times New Roman"/>
              <w:sz w:val="22"/>
              <w:szCs w:val="22"/>
            </w:rPr>
          </w:rPrChange>
        </w:rPr>
        <w:t>Opolskie</w:t>
      </w:r>
      <w:r w:rsidRPr="00A176E6">
        <w:rPr>
          <w:rFonts w:cs="Times New Roman"/>
          <w:sz w:val="22"/>
          <w:szCs w:val="22"/>
          <w:lang w:val="pl-PL"/>
          <w:rPrChange w:id="532" w:author="Grzegorz Smułek" w:date="2025-10-15T09:08:00Z" w16du:dateUtc="2025-10-15T07:08:00Z">
            <w:rPr>
              <w:rFonts w:cs="Times New Roman"/>
              <w:sz w:val="22"/>
              <w:szCs w:val="22"/>
            </w:rPr>
          </w:rPrChange>
        </w:rPr>
        <w:tab/>
        <w:t>Prudnik</w:t>
      </w:r>
    </w:p>
    <w:p w14:paraId="76B3B07D" w14:textId="77777777" w:rsidR="00885FAC" w:rsidRPr="00A176E6" w:rsidRDefault="00885FAC" w:rsidP="00F81EC4">
      <w:pPr>
        <w:tabs>
          <w:tab w:val="left" w:pos="270"/>
        </w:tabs>
        <w:spacing w:line="240" w:lineRule="auto"/>
        <w:ind w:left="720"/>
        <w:rPr>
          <w:rFonts w:cs="Times New Roman"/>
          <w:sz w:val="22"/>
          <w:szCs w:val="22"/>
          <w:lang w:val="pl-PL"/>
          <w:rPrChange w:id="533" w:author="Grzegorz Smułek" w:date="2025-10-15T09:08:00Z" w16du:dateUtc="2025-10-15T07:08:00Z">
            <w:rPr>
              <w:rFonts w:cs="Times New Roman"/>
              <w:sz w:val="22"/>
              <w:szCs w:val="22"/>
            </w:rPr>
          </w:rPrChange>
        </w:rPr>
      </w:pPr>
      <w:r w:rsidRPr="00A176E6">
        <w:rPr>
          <w:rFonts w:cs="Times New Roman"/>
          <w:sz w:val="22"/>
          <w:szCs w:val="22"/>
          <w:lang w:val="pl-PL"/>
          <w:rPrChange w:id="534" w:author="Grzegorz Smułek" w:date="2025-10-15T09:08:00Z" w16du:dateUtc="2025-10-15T07:08:00Z">
            <w:rPr>
              <w:rFonts w:cs="Times New Roman"/>
              <w:sz w:val="22"/>
              <w:szCs w:val="22"/>
            </w:rPr>
          </w:rPrChange>
        </w:rPr>
        <w:t>Opolskie</w:t>
      </w:r>
      <w:r w:rsidRPr="00A176E6">
        <w:rPr>
          <w:rFonts w:cs="Times New Roman"/>
          <w:sz w:val="22"/>
          <w:szCs w:val="22"/>
          <w:lang w:val="pl-PL"/>
          <w:rPrChange w:id="535" w:author="Grzegorz Smułek" w:date="2025-10-15T09:08:00Z" w16du:dateUtc="2025-10-15T07:08:00Z">
            <w:rPr>
              <w:rFonts w:cs="Times New Roman"/>
              <w:sz w:val="22"/>
              <w:szCs w:val="22"/>
            </w:rPr>
          </w:rPrChange>
        </w:rPr>
        <w:tab/>
        <w:t>Strzelce</w:t>
      </w:r>
    </w:p>
    <w:p w14:paraId="66869E0C" w14:textId="77777777" w:rsidR="00885FAC" w:rsidRPr="00A176E6" w:rsidRDefault="00885FAC" w:rsidP="00F81EC4">
      <w:pPr>
        <w:tabs>
          <w:tab w:val="left" w:pos="270"/>
        </w:tabs>
        <w:spacing w:line="240" w:lineRule="auto"/>
        <w:ind w:left="720"/>
        <w:rPr>
          <w:rFonts w:cs="Times New Roman"/>
          <w:sz w:val="22"/>
          <w:szCs w:val="22"/>
          <w:lang w:val="pl-PL"/>
          <w:rPrChange w:id="536" w:author="Grzegorz Smułek" w:date="2025-10-15T09:08:00Z" w16du:dateUtc="2025-10-15T07:08:00Z">
            <w:rPr>
              <w:rFonts w:cs="Times New Roman"/>
              <w:sz w:val="22"/>
              <w:szCs w:val="22"/>
            </w:rPr>
          </w:rPrChange>
        </w:rPr>
      </w:pPr>
      <w:r w:rsidRPr="00A176E6">
        <w:rPr>
          <w:rFonts w:cs="Times New Roman"/>
          <w:sz w:val="22"/>
          <w:szCs w:val="22"/>
          <w:lang w:val="pl-PL"/>
          <w:rPrChange w:id="537" w:author="Grzegorz Smułek" w:date="2025-10-15T09:08:00Z" w16du:dateUtc="2025-10-15T07:08:00Z">
            <w:rPr>
              <w:rFonts w:cs="Times New Roman"/>
              <w:sz w:val="22"/>
              <w:szCs w:val="22"/>
            </w:rPr>
          </w:rPrChange>
        </w:rPr>
        <w:t>Podkarpackie</w:t>
      </w:r>
      <w:r w:rsidRPr="00A176E6">
        <w:rPr>
          <w:rFonts w:cs="Times New Roman"/>
          <w:sz w:val="22"/>
          <w:szCs w:val="22"/>
          <w:lang w:val="pl-PL"/>
          <w:rPrChange w:id="538" w:author="Grzegorz Smułek" w:date="2025-10-15T09:08:00Z" w16du:dateUtc="2025-10-15T07:08:00Z">
            <w:rPr>
              <w:rFonts w:cs="Times New Roman"/>
              <w:sz w:val="22"/>
              <w:szCs w:val="22"/>
            </w:rPr>
          </w:rPrChange>
        </w:rPr>
        <w:tab/>
        <w:t>Bieszczady</w:t>
      </w:r>
    </w:p>
    <w:p w14:paraId="556A2F1D" w14:textId="77777777" w:rsidR="00885FAC" w:rsidRPr="00A176E6" w:rsidRDefault="00885FAC" w:rsidP="00F81EC4">
      <w:pPr>
        <w:tabs>
          <w:tab w:val="left" w:pos="270"/>
        </w:tabs>
        <w:spacing w:line="240" w:lineRule="auto"/>
        <w:ind w:left="720"/>
        <w:rPr>
          <w:rFonts w:cs="Times New Roman"/>
          <w:sz w:val="22"/>
          <w:szCs w:val="22"/>
          <w:lang w:val="pl-PL"/>
          <w:rPrChange w:id="539" w:author="Grzegorz Smułek" w:date="2025-10-15T09:08:00Z" w16du:dateUtc="2025-10-15T07:08:00Z">
            <w:rPr>
              <w:rFonts w:cs="Times New Roman"/>
              <w:sz w:val="22"/>
              <w:szCs w:val="22"/>
            </w:rPr>
          </w:rPrChange>
        </w:rPr>
      </w:pPr>
      <w:r w:rsidRPr="00A176E6">
        <w:rPr>
          <w:rFonts w:cs="Times New Roman"/>
          <w:sz w:val="22"/>
          <w:szCs w:val="22"/>
          <w:lang w:val="pl-PL"/>
          <w:rPrChange w:id="540" w:author="Grzegorz Smułek" w:date="2025-10-15T09:08:00Z" w16du:dateUtc="2025-10-15T07:08:00Z">
            <w:rPr>
              <w:rFonts w:cs="Times New Roman"/>
              <w:sz w:val="22"/>
              <w:szCs w:val="22"/>
            </w:rPr>
          </w:rPrChange>
        </w:rPr>
        <w:t>Podkarpackie</w:t>
      </w:r>
      <w:r w:rsidRPr="00A176E6">
        <w:rPr>
          <w:rFonts w:cs="Times New Roman"/>
          <w:sz w:val="22"/>
          <w:szCs w:val="22"/>
          <w:lang w:val="pl-PL"/>
          <w:rPrChange w:id="541" w:author="Grzegorz Smułek" w:date="2025-10-15T09:08:00Z" w16du:dateUtc="2025-10-15T07:08:00Z">
            <w:rPr>
              <w:rFonts w:cs="Times New Roman"/>
              <w:sz w:val="22"/>
              <w:szCs w:val="22"/>
            </w:rPr>
          </w:rPrChange>
        </w:rPr>
        <w:tab/>
        <w:t>Brzozów</w:t>
      </w:r>
    </w:p>
    <w:p w14:paraId="659E55EE" w14:textId="77777777" w:rsidR="00885FAC" w:rsidRPr="00A176E6" w:rsidRDefault="00885FAC" w:rsidP="00F81EC4">
      <w:pPr>
        <w:tabs>
          <w:tab w:val="left" w:pos="270"/>
        </w:tabs>
        <w:spacing w:line="240" w:lineRule="auto"/>
        <w:ind w:left="720"/>
        <w:rPr>
          <w:rFonts w:cs="Times New Roman"/>
          <w:sz w:val="22"/>
          <w:szCs w:val="22"/>
          <w:lang w:val="pl-PL"/>
          <w:rPrChange w:id="542" w:author="Grzegorz Smułek" w:date="2025-10-15T09:08:00Z" w16du:dateUtc="2025-10-15T07:08:00Z">
            <w:rPr>
              <w:rFonts w:cs="Times New Roman"/>
              <w:sz w:val="22"/>
              <w:szCs w:val="22"/>
            </w:rPr>
          </w:rPrChange>
        </w:rPr>
      </w:pPr>
      <w:r w:rsidRPr="00A176E6">
        <w:rPr>
          <w:rFonts w:cs="Times New Roman"/>
          <w:sz w:val="22"/>
          <w:szCs w:val="22"/>
          <w:lang w:val="pl-PL"/>
          <w:rPrChange w:id="543" w:author="Grzegorz Smułek" w:date="2025-10-15T09:08:00Z" w16du:dateUtc="2025-10-15T07:08:00Z">
            <w:rPr>
              <w:rFonts w:cs="Times New Roman"/>
              <w:sz w:val="22"/>
              <w:szCs w:val="22"/>
            </w:rPr>
          </w:rPrChange>
        </w:rPr>
        <w:t>Podkarpackie</w:t>
      </w:r>
      <w:r w:rsidRPr="00A176E6">
        <w:rPr>
          <w:rFonts w:cs="Times New Roman"/>
          <w:sz w:val="22"/>
          <w:szCs w:val="22"/>
          <w:lang w:val="pl-PL"/>
          <w:rPrChange w:id="544" w:author="Grzegorz Smułek" w:date="2025-10-15T09:08:00Z" w16du:dateUtc="2025-10-15T07:08:00Z">
            <w:rPr>
              <w:rFonts w:cs="Times New Roman"/>
              <w:sz w:val="22"/>
              <w:szCs w:val="22"/>
            </w:rPr>
          </w:rPrChange>
        </w:rPr>
        <w:tab/>
        <w:t>Dębica</w:t>
      </w:r>
    </w:p>
    <w:p w14:paraId="065388F8" w14:textId="77777777" w:rsidR="00885FAC" w:rsidRPr="00A176E6" w:rsidRDefault="00885FAC" w:rsidP="00F81EC4">
      <w:pPr>
        <w:tabs>
          <w:tab w:val="left" w:pos="270"/>
        </w:tabs>
        <w:spacing w:line="240" w:lineRule="auto"/>
        <w:ind w:left="720"/>
        <w:rPr>
          <w:rFonts w:cs="Times New Roman"/>
          <w:sz w:val="22"/>
          <w:szCs w:val="22"/>
          <w:lang w:val="pl-PL"/>
          <w:rPrChange w:id="545" w:author="Grzegorz Smułek" w:date="2025-10-15T09:08:00Z" w16du:dateUtc="2025-10-15T07:08:00Z">
            <w:rPr>
              <w:rFonts w:cs="Times New Roman"/>
              <w:sz w:val="22"/>
              <w:szCs w:val="22"/>
            </w:rPr>
          </w:rPrChange>
        </w:rPr>
      </w:pPr>
      <w:r w:rsidRPr="00A176E6">
        <w:rPr>
          <w:rFonts w:cs="Times New Roman"/>
          <w:sz w:val="22"/>
          <w:szCs w:val="22"/>
          <w:lang w:val="pl-PL"/>
          <w:rPrChange w:id="546" w:author="Grzegorz Smułek" w:date="2025-10-15T09:08:00Z" w16du:dateUtc="2025-10-15T07:08:00Z">
            <w:rPr>
              <w:rFonts w:cs="Times New Roman"/>
              <w:sz w:val="22"/>
              <w:szCs w:val="22"/>
            </w:rPr>
          </w:rPrChange>
        </w:rPr>
        <w:t>Podkarpackie</w:t>
      </w:r>
      <w:r w:rsidRPr="00A176E6">
        <w:rPr>
          <w:rFonts w:cs="Times New Roman"/>
          <w:sz w:val="22"/>
          <w:szCs w:val="22"/>
          <w:lang w:val="pl-PL"/>
          <w:rPrChange w:id="547" w:author="Grzegorz Smułek" w:date="2025-10-15T09:08:00Z" w16du:dateUtc="2025-10-15T07:08:00Z">
            <w:rPr>
              <w:rFonts w:cs="Times New Roman"/>
              <w:sz w:val="22"/>
              <w:szCs w:val="22"/>
            </w:rPr>
          </w:rPrChange>
        </w:rPr>
        <w:tab/>
        <w:t>Jarosław</w:t>
      </w:r>
    </w:p>
    <w:p w14:paraId="4DBA4F16" w14:textId="77777777" w:rsidR="00885FAC" w:rsidRPr="00A176E6" w:rsidRDefault="00885FAC" w:rsidP="00F81EC4">
      <w:pPr>
        <w:tabs>
          <w:tab w:val="left" w:pos="270"/>
        </w:tabs>
        <w:spacing w:line="240" w:lineRule="auto"/>
        <w:ind w:left="720"/>
        <w:rPr>
          <w:rFonts w:cs="Times New Roman"/>
          <w:sz w:val="22"/>
          <w:szCs w:val="22"/>
          <w:lang w:val="pl-PL"/>
          <w:rPrChange w:id="548" w:author="Grzegorz Smułek" w:date="2025-10-15T09:08:00Z" w16du:dateUtc="2025-10-15T07:08:00Z">
            <w:rPr>
              <w:rFonts w:cs="Times New Roman"/>
              <w:sz w:val="22"/>
              <w:szCs w:val="22"/>
            </w:rPr>
          </w:rPrChange>
        </w:rPr>
      </w:pPr>
      <w:r w:rsidRPr="00A176E6">
        <w:rPr>
          <w:rFonts w:cs="Times New Roman"/>
          <w:sz w:val="22"/>
          <w:szCs w:val="22"/>
          <w:lang w:val="pl-PL"/>
          <w:rPrChange w:id="549" w:author="Grzegorz Smułek" w:date="2025-10-15T09:08:00Z" w16du:dateUtc="2025-10-15T07:08:00Z">
            <w:rPr>
              <w:rFonts w:cs="Times New Roman"/>
              <w:sz w:val="22"/>
              <w:szCs w:val="22"/>
            </w:rPr>
          </w:rPrChange>
        </w:rPr>
        <w:t>Podkarpackie</w:t>
      </w:r>
      <w:r w:rsidRPr="00A176E6">
        <w:rPr>
          <w:rFonts w:cs="Times New Roman"/>
          <w:sz w:val="22"/>
          <w:szCs w:val="22"/>
          <w:lang w:val="pl-PL"/>
          <w:rPrChange w:id="550" w:author="Grzegorz Smułek" w:date="2025-10-15T09:08:00Z" w16du:dateUtc="2025-10-15T07:08:00Z">
            <w:rPr>
              <w:rFonts w:cs="Times New Roman"/>
              <w:sz w:val="22"/>
              <w:szCs w:val="22"/>
            </w:rPr>
          </w:rPrChange>
        </w:rPr>
        <w:tab/>
        <w:t>Jasło</w:t>
      </w:r>
    </w:p>
    <w:p w14:paraId="7F78D348" w14:textId="77777777" w:rsidR="00885FAC" w:rsidRPr="00A176E6" w:rsidRDefault="00885FAC" w:rsidP="00F81EC4">
      <w:pPr>
        <w:tabs>
          <w:tab w:val="left" w:pos="270"/>
        </w:tabs>
        <w:spacing w:line="240" w:lineRule="auto"/>
        <w:ind w:left="720"/>
        <w:rPr>
          <w:rFonts w:cs="Times New Roman"/>
          <w:sz w:val="22"/>
          <w:szCs w:val="22"/>
          <w:lang w:val="pl-PL"/>
          <w:rPrChange w:id="551" w:author="Grzegorz Smułek" w:date="2025-10-15T09:08:00Z" w16du:dateUtc="2025-10-15T07:08:00Z">
            <w:rPr>
              <w:rFonts w:cs="Times New Roman"/>
              <w:sz w:val="22"/>
              <w:szCs w:val="22"/>
            </w:rPr>
          </w:rPrChange>
        </w:rPr>
      </w:pPr>
      <w:r w:rsidRPr="00A176E6">
        <w:rPr>
          <w:rFonts w:cs="Times New Roman"/>
          <w:sz w:val="22"/>
          <w:szCs w:val="22"/>
          <w:lang w:val="pl-PL"/>
          <w:rPrChange w:id="552" w:author="Grzegorz Smułek" w:date="2025-10-15T09:08:00Z" w16du:dateUtc="2025-10-15T07:08:00Z">
            <w:rPr>
              <w:rFonts w:cs="Times New Roman"/>
              <w:sz w:val="22"/>
              <w:szCs w:val="22"/>
            </w:rPr>
          </w:rPrChange>
        </w:rPr>
        <w:t>Podkarpackie</w:t>
      </w:r>
      <w:r w:rsidRPr="00A176E6">
        <w:rPr>
          <w:rFonts w:cs="Times New Roman"/>
          <w:sz w:val="22"/>
          <w:szCs w:val="22"/>
          <w:lang w:val="pl-PL"/>
          <w:rPrChange w:id="553" w:author="Grzegorz Smułek" w:date="2025-10-15T09:08:00Z" w16du:dateUtc="2025-10-15T07:08:00Z">
            <w:rPr>
              <w:rFonts w:cs="Times New Roman"/>
              <w:sz w:val="22"/>
              <w:szCs w:val="22"/>
            </w:rPr>
          </w:rPrChange>
        </w:rPr>
        <w:tab/>
        <w:t>Kolbuszowa</w:t>
      </w:r>
    </w:p>
    <w:p w14:paraId="594E7E9F" w14:textId="77777777" w:rsidR="00885FAC" w:rsidRPr="00A176E6" w:rsidRDefault="00885FAC" w:rsidP="00F81EC4">
      <w:pPr>
        <w:tabs>
          <w:tab w:val="left" w:pos="270"/>
        </w:tabs>
        <w:spacing w:line="240" w:lineRule="auto"/>
        <w:ind w:left="720"/>
        <w:rPr>
          <w:rFonts w:cs="Times New Roman"/>
          <w:sz w:val="22"/>
          <w:szCs w:val="22"/>
          <w:lang w:val="pl-PL"/>
          <w:rPrChange w:id="554" w:author="Grzegorz Smułek" w:date="2025-10-15T09:08:00Z" w16du:dateUtc="2025-10-15T07:08:00Z">
            <w:rPr>
              <w:rFonts w:cs="Times New Roman"/>
              <w:sz w:val="22"/>
              <w:szCs w:val="22"/>
            </w:rPr>
          </w:rPrChange>
        </w:rPr>
      </w:pPr>
      <w:r w:rsidRPr="00A176E6">
        <w:rPr>
          <w:rFonts w:cs="Times New Roman"/>
          <w:sz w:val="22"/>
          <w:szCs w:val="22"/>
          <w:lang w:val="pl-PL"/>
          <w:rPrChange w:id="555" w:author="Grzegorz Smułek" w:date="2025-10-15T09:08:00Z" w16du:dateUtc="2025-10-15T07:08:00Z">
            <w:rPr>
              <w:rFonts w:cs="Times New Roman"/>
              <w:sz w:val="22"/>
              <w:szCs w:val="22"/>
            </w:rPr>
          </w:rPrChange>
        </w:rPr>
        <w:t>Podkarpackie</w:t>
      </w:r>
      <w:r w:rsidRPr="00A176E6">
        <w:rPr>
          <w:rFonts w:cs="Times New Roman"/>
          <w:sz w:val="22"/>
          <w:szCs w:val="22"/>
          <w:lang w:val="pl-PL"/>
          <w:rPrChange w:id="556" w:author="Grzegorz Smułek" w:date="2025-10-15T09:08:00Z" w16du:dateUtc="2025-10-15T07:08:00Z">
            <w:rPr>
              <w:rFonts w:cs="Times New Roman"/>
              <w:sz w:val="22"/>
              <w:szCs w:val="22"/>
            </w:rPr>
          </w:rPrChange>
        </w:rPr>
        <w:tab/>
        <w:t>Krosno</w:t>
      </w:r>
    </w:p>
    <w:p w14:paraId="335C7134" w14:textId="77777777" w:rsidR="00885FAC" w:rsidRPr="00A176E6" w:rsidRDefault="00885FAC" w:rsidP="00F81EC4">
      <w:pPr>
        <w:tabs>
          <w:tab w:val="left" w:pos="270"/>
        </w:tabs>
        <w:spacing w:line="240" w:lineRule="auto"/>
        <w:ind w:left="720"/>
        <w:rPr>
          <w:rFonts w:cs="Times New Roman"/>
          <w:sz w:val="22"/>
          <w:szCs w:val="22"/>
          <w:lang w:val="pl-PL"/>
          <w:rPrChange w:id="557" w:author="Grzegorz Smułek" w:date="2025-10-15T09:08:00Z" w16du:dateUtc="2025-10-15T07:08:00Z">
            <w:rPr>
              <w:rFonts w:cs="Times New Roman"/>
              <w:sz w:val="22"/>
              <w:szCs w:val="22"/>
            </w:rPr>
          </w:rPrChange>
        </w:rPr>
      </w:pPr>
      <w:r w:rsidRPr="00A176E6">
        <w:rPr>
          <w:rFonts w:cs="Times New Roman"/>
          <w:sz w:val="22"/>
          <w:szCs w:val="22"/>
          <w:lang w:val="pl-PL"/>
          <w:rPrChange w:id="558" w:author="Grzegorz Smułek" w:date="2025-10-15T09:08:00Z" w16du:dateUtc="2025-10-15T07:08:00Z">
            <w:rPr>
              <w:rFonts w:cs="Times New Roman"/>
              <w:sz w:val="22"/>
              <w:szCs w:val="22"/>
            </w:rPr>
          </w:rPrChange>
        </w:rPr>
        <w:t>Podkarpackie</w:t>
      </w:r>
      <w:r w:rsidRPr="00A176E6">
        <w:rPr>
          <w:rFonts w:cs="Times New Roman"/>
          <w:sz w:val="22"/>
          <w:szCs w:val="22"/>
          <w:lang w:val="pl-PL"/>
          <w:rPrChange w:id="559" w:author="Grzegorz Smułek" w:date="2025-10-15T09:08:00Z" w16du:dateUtc="2025-10-15T07:08:00Z">
            <w:rPr>
              <w:rFonts w:cs="Times New Roman"/>
              <w:sz w:val="22"/>
              <w:szCs w:val="22"/>
            </w:rPr>
          </w:rPrChange>
        </w:rPr>
        <w:tab/>
        <w:t>Krosno (City)</w:t>
      </w:r>
    </w:p>
    <w:p w14:paraId="7C6FB0C1" w14:textId="77777777" w:rsidR="00885FAC" w:rsidRPr="00A176E6" w:rsidRDefault="00885FAC" w:rsidP="00F81EC4">
      <w:pPr>
        <w:tabs>
          <w:tab w:val="left" w:pos="270"/>
        </w:tabs>
        <w:spacing w:line="240" w:lineRule="auto"/>
        <w:ind w:left="720"/>
        <w:rPr>
          <w:rFonts w:cs="Times New Roman"/>
          <w:sz w:val="22"/>
          <w:szCs w:val="22"/>
          <w:lang w:val="pl-PL"/>
          <w:rPrChange w:id="560" w:author="Grzegorz Smułek" w:date="2025-10-15T09:08:00Z" w16du:dateUtc="2025-10-15T07:08:00Z">
            <w:rPr>
              <w:rFonts w:cs="Times New Roman"/>
              <w:sz w:val="22"/>
              <w:szCs w:val="22"/>
            </w:rPr>
          </w:rPrChange>
        </w:rPr>
      </w:pPr>
      <w:r w:rsidRPr="00A176E6">
        <w:rPr>
          <w:rFonts w:cs="Times New Roman"/>
          <w:sz w:val="22"/>
          <w:szCs w:val="22"/>
          <w:lang w:val="pl-PL"/>
          <w:rPrChange w:id="561" w:author="Grzegorz Smułek" w:date="2025-10-15T09:08:00Z" w16du:dateUtc="2025-10-15T07:08:00Z">
            <w:rPr>
              <w:rFonts w:cs="Times New Roman"/>
              <w:sz w:val="22"/>
              <w:szCs w:val="22"/>
            </w:rPr>
          </w:rPrChange>
        </w:rPr>
        <w:t>Podkarpackie</w:t>
      </w:r>
      <w:r w:rsidRPr="00A176E6">
        <w:rPr>
          <w:rFonts w:cs="Times New Roman"/>
          <w:sz w:val="22"/>
          <w:szCs w:val="22"/>
          <w:lang w:val="pl-PL"/>
          <w:rPrChange w:id="562" w:author="Grzegorz Smułek" w:date="2025-10-15T09:08:00Z" w16du:dateUtc="2025-10-15T07:08:00Z">
            <w:rPr>
              <w:rFonts w:cs="Times New Roman"/>
              <w:sz w:val="22"/>
              <w:szCs w:val="22"/>
            </w:rPr>
          </w:rPrChange>
        </w:rPr>
        <w:tab/>
        <w:t>Łańcut</w:t>
      </w:r>
    </w:p>
    <w:p w14:paraId="63DCC649" w14:textId="77777777" w:rsidR="00885FAC" w:rsidRPr="00A176E6" w:rsidRDefault="00885FAC" w:rsidP="00F81EC4">
      <w:pPr>
        <w:tabs>
          <w:tab w:val="left" w:pos="270"/>
        </w:tabs>
        <w:spacing w:line="240" w:lineRule="auto"/>
        <w:ind w:left="720"/>
        <w:rPr>
          <w:rFonts w:cs="Times New Roman"/>
          <w:sz w:val="22"/>
          <w:szCs w:val="22"/>
          <w:lang w:val="pl-PL"/>
          <w:rPrChange w:id="563" w:author="Grzegorz Smułek" w:date="2025-10-15T09:08:00Z" w16du:dateUtc="2025-10-15T07:08:00Z">
            <w:rPr>
              <w:rFonts w:cs="Times New Roman"/>
              <w:sz w:val="22"/>
              <w:szCs w:val="22"/>
            </w:rPr>
          </w:rPrChange>
        </w:rPr>
      </w:pPr>
      <w:r w:rsidRPr="00A176E6">
        <w:rPr>
          <w:rFonts w:cs="Times New Roman"/>
          <w:sz w:val="22"/>
          <w:szCs w:val="22"/>
          <w:lang w:val="pl-PL"/>
          <w:rPrChange w:id="564" w:author="Grzegorz Smułek" w:date="2025-10-15T09:08:00Z" w16du:dateUtc="2025-10-15T07:08:00Z">
            <w:rPr>
              <w:rFonts w:cs="Times New Roman"/>
              <w:sz w:val="22"/>
              <w:szCs w:val="22"/>
            </w:rPr>
          </w:rPrChange>
        </w:rPr>
        <w:t>Podkarpackie</w:t>
      </w:r>
      <w:r w:rsidRPr="00A176E6">
        <w:rPr>
          <w:rFonts w:cs="Times New Roman"/>
          <w:sz w:val="22"/>
          <w:szCs w:val="22"/>
          <w:lang w:val="pl-PL"/>
          <w:rPrChange w:id="565" w:author="Grzegorz Smułek" w:date="2025-10-15T09:08:00Z" w16du:dateUtc="2025-10-15T07:08:00Z">
            <w:rPr>
              <w:rFonts w:cs="Times New Roman"/>
              <w:sz w:val="22"/>
              <w:szCs w:val="22"/>
            </w:rPr>
          </w:rPrChange>
        </w:rPr>
        <w:tab/>
        <w:t>Lesko</w:t>
      </w:r>
    </w:p>
    <w:p w14:paraId="27AFC732" w14:textId="77777777" w:rsidR="00885FAC" w:rsidRPr="00A176E6" w:rsidRDefault="00885FAC" w:rsidP="00F81EC4">
      <w:pPr>
        <w:tabs>
          <w:tab w:val="left" w:pos="270"/>
        </w:tabs>
        <w:spacing w:line="240" w:lineRule="auto"/>
        <w:ind w:left="720"/>
        <w:rPr>
          <w:rFonts w:cs="Times New Roman"/>
          <w:sz w:val="22"/>
          <w:szCs w:val="22"/>
          <w:lang w:val="pl-PL"/>
          <w:rPrChange w:id="566" w:author="Grzegorz Smułek" w:date="2025-10-15T09:08:00Z" w16du:dateUtc="2025-10-15T07:08:00Z">
            <w:rPr>
              <w:rFonts w:cs="Times New Roman"/>
              <w:sz w:val="22"/>
              <w:szCs w:val="22"/>
            </w:rPr>
          </w:rPrChange>
        </w:rPr>
      </w:pPr>
      <w:r w:rsidRPr="00A176E6">
        <w:rPr>
          <w:rFonts w:cs="Times New Roman"/>
          <w:sz w:val="22"/>
          <w:szCs w:val="22"/>
          <w:lang w:val="pl-PL"/>
          <w:rPrChange w:id="567" w:author="Grzegorz Smułek" w:date="2025-10-15T09:08:00Z" w16du:dateUtc="2025-10-15T07:08:00Z">
            <w:rPr>
              <w:rFonts w:cs="Times New Roman"/>
              <w:sz w:val="22"/>
              <w:szCs w:val="22"/>
            </w:rPr>
          </w:rPrChange>
        </w:rPr>
        <w:t>Podkarpackie</w:t>
      </w:r>
      <w:r w:rsidRPr="00A176E6">
        <w:rPr>
          <w:rFonts w:cs="Times New Roman"/>
          <w:sz w:val="22"/>
          <w:szCs w:val="22"/>
          <w:lang w:val="pl-PL"/>
          <w:rPrChange w:id="568" w:author="Grzegorz Smułek" w:date="2025-10-15T09:08:00Z" w16du:dateUtc="2025-10-15T07:08:00Z">
            <w:rPr>
              <w:rFonts w:cs="Times New Roman"/>
              <w:sz w:val="22"/>
              <w:szCs w:val="22"/>
            </w:rPr>
          </w:rPrChange>
        </w:rPr>
        <w:tab/>
        <w:t>Leżajsk</w:t>
      </w:r>
    </w:p>
    <w:p w14:paraId="1D79997D" w14:textId="77777777" w:rsidR="00885FAC" w:rsidRPr="00A176E6" w:rsidRDefault="00885FAC" w:rsidP="00F81EC4">
      <w:pPr>
        <w:tabs>
          <w:tab w:val="left" w:pos="270"/>
        </w:tabs>
        <w:spacing w:line="240" w:lineRule="auto"/>
        <w:ind w:left="720"/>
        <w:rPr>
          <w:rFonts w:cs="Times New Roman"/>
          <w:sz w:val="22"/>
          <w:szCs w:val="22"/>
          <w:lang w:val="pl-PL"/>
          <w:rPrChange w:id="569" w:author="Grzegorz Smułek" w:date="2025-10-15T09:08:00Z" w16du:dateUtc="2025-10-15T07:08:00Z">
            <w:rPr>
              <w:rFonts w:cs="Times New Roman"/>
              <w:sz w:val="22"/>
              <w:szCs w:val="22"/>
            </w:rPr>
          </w:rPrChange>
        </w:rPr>
      </w:pPr>
      <w:r w:rsidRPr="00A176E6">
        <w:rPr>
          <w:rFonts w:cs="Times New Roman"/>
          <w:sz w:val="22"/>
          <w:szCs w:val="22"/>
          <w:lang w:val="pl-PL"/>
          <w:rPrChange w:id="570" w:author="Grzegorz Smułek" w:date="2025-10-15T09:08:00Z" w16du:dateUtc="2025-10-15T07:08:00Z">
            <w:rPr>
              <w:rFonts w:cs="Times New Roman"/>
              <w:sz w:val="22"/>
              <w:szCs w:val="22"/>
            </w:rPr>
          </w:rPrChange>
        </w:rPr>
        <w:t>Podkarpackie</w:t>
      </w:r>
      <w:r w:rsidRPr="00A176E6">
        <w:rPr>
          <w:rFonts w:cs="Times New Roman"/>
          <w:sz w:val="22"/>
          <w:szCs w:val="22"/>
          <w:lang w:val="pl-PL"/>
          <w:rPrChange w:id="571" w:author="Grzegorz Smułek" w:date="2025-10-15T09:08:00Z" w16du:dateUtc="2025-10-15T07:08:00Z">
            <w:rPr>
              <w:rFonts w:cs="Times New Roman"/>
              <w:sz w:val="22"/>
              <w:szCs w:val="22"/>
            </w:rPr>
          </w:rPrChange>
        </w:rPr>
        <w:tab/>
        <w:t>Lubaczów</w:t>
      </w:r>
    </w:p>
    <w:p w14:paraId="5D021F75" w14:textId="77777777" w:rsidR="00885FAC" w:rsidRPr="00A176E6" w:rsidRDefault="00885FAC" w:rsidP="00F81EC4">
      <w:pPr>
        <w:tabs>
          <w:tab w:val="left" w:pos="270"/>
        </w:tabs>
        <w:spacing w:line="240" w:lineRule="auto"/>
        <w:ind w:left="720"/>
        <w:rPr>
          <w:rFonts w:cs="Times New Roman"/>
          <w:sz w:val="22"/>
          <w:szCs w:val="22"/>
          <w:lang w:val="pl-PL"/>
          <w:rPrChange w:id="572" w:author="Grzegorz Smułek" w:date="2025-10-15T09:08:00Z" w16du:dateUtc="2025-10-15T07:08:00Z">
            <w:rPr>
              <w:rFonts w:cs="Times New Roman"/>
              <w:sz w:val="22"/>
              <w:szCs w:val="22"/>
            </w:rPr>
          </w:rPrChange>
        </w:rPr>
      </w:pPr>
      <w:r w:rsidRPr="00A176E6">
        <w:rPr>
          <w:rFonts w:cs="Times New Roman"/>
          <w:sz w:val="22"/>
          <w:szCs w:val="22"/>
          <w:lang w:val="pl-PL"/>
          <w:rPrChange w:id="573" w:author="Grzegorz Smułek" w:date="2025-10-15T09:08:00Z" w16du:dateUtc="2025-10-15T07:08:00Z">
            <w:rPr>
              <w:rFonts w:cs="Times New Roman"/>
              <w:sz w:val="22"/>
              <w:szCs w:val="22"/>
            </w:rPr>
          </w:rPrChange>
        </w:rPr>
        <w:t>Podkarpackie</w:t>
      </w:r>
      <w:r w:rsidRPr="00A176E6">
        <w:rPr>
          <w:rFonts w:cs="Times New Roman"/>
          <w:sz w:val="22"/>
          <w:szCs w:val="22"/>
          <w:lang w:val="pl-PL"/>
          <w:rPrChange w:id="574" w:author="Grzegorz Smułek" w:date="2025-10-15T09:08:00Z" w16du:dateUtc="2025-10-15T07:08:00Z">
            <w:rPr>
              <w:rFonts w:cs="Times New Roman"/>
              <w:sz w:val="22"/>
              <w:szCs w:val="22"/>
            </w:rPr>
          </w:rPrChange>
        </w:rPr>
        <w:tab/>
        <w:t>Mielec</w:t>
      </w:r>
    </w:p>
    <w:p w14:paraId="357DBD8C" w14:textId="77777777" w:rsidR="00885FAC" w:rsidRPr="00A176E6" w:rsidRDefault="00885FAC" w:rsidP="00F81EC4">
      <w:pPr>
        <w:tabs>
          <w:tab w:val="left" w:pos="270"/>
        </w:tabs>
        <w:spacing w:line="240" w:lineRule="auto"/>
        <w:ind w:left="720"/>
        <w:rPr>
          <w:rFonts w:cs="Times New Roman"/>
          <w:sz w:val="22"/>
          <w:szCs w:val="22"/>
          <w:lang w:val="pl-PL"/>
          <w:rPrChange w:id="575" w:author="Grzegorz Smułek" w:date="2025-10-15T09:08:00Z" w16du:dateUtc="2025-10-15T07:08:00Z">
            <w:rPr>
              <w:rFonts w:cs="Times New Roman"/>
              <w:sz w:val="22"/>
              <w:szCs w:val="22"/>
            </w:rPr>
          </w:rPrChange>
        </w:rPr>
      </w:pPr>
      <w:r w:rsidRPr="00A176E6">
        <w:rPr>
          <w:rFonts w:cs="Times New Roman"/>
          <w:sz w:val="22"/>
          <w:szCs w:val="22"/>
          <w:lang w:val="pl-PL"/>
          <w:rPrChange w:id="576" w:author="Grzegorz Smułek" w:date="2025-10-15T09:08:00Z" w16du:dateUtc="2025-10-15T07:08:00Z">
            <w:rPr>
              <w:rFonts w:cs="Times New Roman"/>
              <w:sz w:val="22"/>
              <w:szCs w:val="22"/>
            </w:rPr>
          </w:rPrChange>
        </w:rPr>
        <w:t>Podkarpackie</w:t>
      </w:r>
      <w:r w:rsidRPr="00A176E6">
        <w:rPr>
          <w:rFonts w:cs="Times New Roman"/>
          <w:sz w:val="22"/>
          <w:szCs w:val="22"/>
          <w:lang w:val="pl-PL"/>
          <w:rPrChange w:id="577" w:author="Grzegorz Smułek" w:date="2025-10-15T09:08:00Z" w16du:dateUtc="2025-10-15T07:08:00Z">
            <w:rPr>
              <w:rFonts w:cs="Times New Roman"/>
              <w:sz w:val="22"/>
              <w:szCs w:val="22"/>
            </w:rPr>
          </w:rPrChange>
        </w:rPr>
        <w:tab/>
        <w:t>Nisko</w:t>
      </w:r>
    </w:p>
    <w:p w14:paraId="33DD68DF" w14:textId="77777777" w:rsidR="00885FAC" w:rsidRPr="00A176E6" w:rsidRDefault="00885FAC" w:rsidP="00F81EC4">
      <w:pPr>
        <w:tabs>
          <w:tab w:val="left" w:pos="270"/>
        </w:tabs>
        <w:spacing w:line="240" w:lineRule="auto"/>
        <w:ind w:left="720"/>
        <w:rPr>
          <w:rFonts w:cs="Times New Roman"/>
          <w:sz w:val="22"/>
          <w:szCs w:val="22"/>
          <w:lang w:val="pl-PL"/>
          <w:rPrChange w:id="578" w:author="Grzegorz Smułek" w:date="2025-10-15T09:08:00Z" w16du:dateUtc="2025-10-15T07:08:00Z">
            <w:rPr>
              <w:rFonts w:cs="Times New Roman"/>
              <w:sz w:val="22"/>
              <w:szCs w:val="22"/>
            </w:rPr>
          </w:rPrChange>
        </w:rPr>
      </w:pPr>
      <w:r w:rsidRPr="00A176E6">
        <w:rPr>
          <w:rFonts w:cs="Times New Roman"/>
          <w:sz w:val="22"/>
          <w:szCs w:val="22"/>
          <w:lang w:val="pl-PL"/>
          <w:rPrChange w:id="579" w:author="Grzegorz Smułek" w:date="2025-10-15T09:08:00Z" w16du:dateUtc="2025-10-15T07:08:00Z">
            <w:rPr>
              <w:rFonts w:cs="Times New Roman"/>
              <w:sz w:val="22"/>
              <w:szCs w:val="22"/>
            </w:rPr>
          </w:rPrChange>
        </w:rPr>
        <w:t>Podkarpackie</w:t>
      </w:r>
      <w:r w:rsidRPr="00A176E6">
        <w:rPr>
          <w:rFonts w:cs="Times New Roman"/>
          <w:sz w:val="22"/>
          <w:szCs w:val="22"/>
          <w:lang w:val="pl-PL"/>
          <w:rPrChange w:id="580" w:author="Grzegorz Smułek" w:date="2025-10-15T09:08:00Z" w16du:dateUtc="2025-10-15T07:08:00Z">
            <w:rPr>
              <w:rFonts w:cs="Times New Roman"/>
              <w:sz w:val="22"/>
              <w:szCs w:val="22"/>
            </w:rPr>
          </w:rPrChange>
        </w:rPr>
        <w:tab/>
        <w:t>Przemyśl</w:t>
      </w:r>
    </w:p>
    <w:p w14:paraId="500CF1A7" w14:textId="77777777" w:rsidR="00885FAC" w:rsidRPr="00A176E6" w:rsidRDefault="00885FAC" w:rsidP="00F81EC4">
      <w:pPr>
        <w:tabs>
          <w:tab w:val="left" w:pos="270"/>
        </w:tabs>
        <w:spacing w:line="240" w:lineRule="auto"/>
        <w:ind w:left="720"/>
        <w:rPr>
          <w:rFonts w:cs="Times New Roman"/>
          <w:sz w:val="22"/>
          <w:szCs w:val="22"/>
          <w:lang w:val="pl-PL"/>
          <w:rPrChange w:id="581" w:author="Grzegorz Smułek" w:date="2025-10-15T09:08:00Z" w16du:dateUtc="2025-10-15T07:08:00Z">
            <w:rPr>
              <w:rFonts w:cs="Times New Roman"/>
              <w:sz w:val="22"/>
              <w:szCs w:val="22"/>
            </w:rPr>
          </w:rPrChange>
        </w:rPr>
      </w:pPr>
      <w:r w:rsidRPr="00A176E6">
        <w:rPr>
          <w:rFonts w:cs="Times New Roman"/>
          <w:sz w:val="22"/>
          <w:szCs w:val="22"/>
          <w:lang w:val="pl-PL"/>
          <w:rPrChange w:id="582" w:author="Grzegorz Smułek" w:date="2025-10-15T09:08:00Z" w16du:dateUtc="2025-10-15T07:08:00Z">
            <w:rPr>
              <w:rFonts w:cs="Times New Roman"/>
              <w:sz w:val="22"/>
              <w:szCs w:val="22"/>
            </w:rPr>
          </w:rPrChange>
        </w:rPr>
        <w:t>Podkarpackie</w:t>
      </w:r>
      <w:r w:rsidRPr="00A176E6">
        <w:rPr>
          <w:rFonts w:cs="Times New Roman"/>
          <w:sz w:val="22"/>
          <w:szCs w:val="22"/>
          <w:lang w:val="pl-PL"/>
          <w:rPrChange w:id="583" w:author="Grzegorz Smułek" w:date="2025-10-15T09:08:00Z" w16du:dateUtc="2025-10-15T07:08:00Z">
            <w:rPr>
              <w:rFonts w:cs="Times New Roman"/>
              <w:sz w:val="22"/>
              <w:szCs w:val="22"/>
            </w:rPr>
          </w:rPrChange>
        </w:rPr>
        <w:tab/>
        <w:t>Przemyśl (City)</w:t>
      </w:r>
    </w:p>
    <w:p w14:paraId="1B9F67D1" w14:textId="77777777" w:rsidR="00885FAC" w:rsidRPr="00A176E6" w:rsidRDefault="00885FAC" w:rsidP="00F81EC4">
      <w:pPr>
        <w:tabs>
          <w:tab w:val="left" w:pos="270"/>
        </w:tabs>
        <w:spacing w:line="240" w:lineRule="auto"/>
        <w:ind w:left="720"/>
        <w:rPr>
          <w:rFonts w:cs="Times New Roman"/>
          <w:sz w:val="22"/>
          <w:szCs w:val="22"/>
          <w:lang w:val="pl-PL"/>
          <w:rPrChange w:id="584" w:author="Grzegorz Smułek" w:date="2025-10-15T09:08:00Z" w16du:dateUtc="2025-10-15T07:08:00Z">
            <w:rPr>
              <w:rFonts w:cs="Times New Roman"/>
              <w:sz w:val="22"/>
              <w:szCs w:val="22"/>
            </w:rPr>
          </w:rPrChange>
        </w:rPr>
      </w:pPr>
      <w:r w:rsidRPr="00A176E6">
        <w:rPr>
          <w:rFonts w:cs="Times New Roman"/>
          <w:sz w:val="22"/>
          <w:szCs w:val="22"/>
          <w:lang w:val="pl-PL"/>
          <w:rPrChange w:id="585" w:author="Grzegorz Smułek" w:date="2025-10-15T09:08:00Z" w16du:dateUtc="2025-10-15T07:08:00Z">
            <w:rPr>
              <w:rFonts w:cs="Times New Roman"/>
              <w:sz w:val="22"/>
              <w:szCs w:val="22"/>
            </w:rPr>
          </w:rPrChange>
        </w:rPr>
        <w:t>Podkarpackie</w:t>
      </w:r>
      <w:r w:rsidRPr="00A176E6">
        <w:rPr>
          <w:rFonts w:cs="Times New Roman"/>
          <w:sz w:val="22"/>
          <w:szCs w:val="22"/>
          <w:lang w:val="pl-PL"/>
          <w:rPrChange w:id="586" w:author="Grzegorz Smułek" w:date="2025-10-15T09:08:00Z" w16du:dateUtc="2025-10-15T07:08:00Z">
            <w:rPr>
              <w:rFonts w:cs="Times New Roman"/>
              <w:sz w:val="22"/>
              <w:szCs w:val="22"/>
            </w:rPr>
          </w:rPrChange>
        </w:rPr>
        <w:tab/>
        <w:t>Przeworsk</w:t>
      </w:r>
    </w:p>
    <w:p w14:paraId="4D5E6FBA" w14:textId="77777777" w:rsidR="00885FAC" w:rsidRPr="00A176E6" w:rsidRDefault="00885FAC" w:rsidP="00F81EC4">
      <w:pPr>
        <w:tabs>
          <w:tab w:val="left" w:pos="270"/>
        </w:tabs>
        <w:spacing w:line="240" w:lineRule="auto"/>
        <w:ind w:left="720"/>
        <w:rPr>
          <w:rFonts w:cs="Times New Roman"/>
          <w:sz w:val="22"/>
          <w:szCs w:val="22"/>
          <w:lang w:val="pl-PL"/>
          <w:rPrChange w:id="587" w:author="Grzegorz Smułek" w:date="2025-10-15T09:08:00Z" w16du:dateUtc="2025-10-15T07:08:00Z">
            <w:rPr>
              <w:rFonts w:cs="Times New Roman"/>
              <w:sz w:val="22"/>
              <w:szCs w:val="22"/>
            </w:rPr>
          </w:rPrChange>
        </w:rPr>
      </w:pPr>
      <w:r w:rsidRPr="00A176E6">
        <w:rPr>
          <w:rFonts w:cs="Times New Roman"/>
          <w:sz w:val="22"/>
          <w:szCs w:val="22"/>
          <w:lang w:val="pl-PL"/>
          <w:rPrChange w:id="588" w:author="Grzegorz Smułek" w:date="2025-10-15T09:08:00Z" w16du:dateUtc="2025-10-15T07:08:00Z">
            <w:rPr>
              <w:rFonts w:cs="Times New Roman"/>
              <w:sz w:val="22"/>
              <w:szCs w:val="22"/>
            </w:rPr>
          </w:rPrChange>
        </w:rPr>
        <w:t>Podkarpackie</w:t>
      </w:r>
      <w:r w:rsidRPr="00A176E6">
        <w:rPr>
          <w:rFonts w:cs="Times New Roman"/>
          <w:sz w:val="22"/>
          <w:szCs w:val="22"/>
          <w:lang w:val="pl-PL"/>
          <w:rPrChange w:id="589" w:author="Grzegorz Smułek" w:date="2025-10-15T09:08:00Z" w16du:dateUtc="2025-10-15T07:08:00Z">
            <w:rPr>
              <w:rFonts w:cs="Times New Roman"/>
              <w:sz w:val="22"/>
              <w:szCs w:val="22"/>
            </w:rPr>
          </w:rPrChange>
        </w:rPr>
        <w:tab/>
        <w:t>Ropczyce-Sędziszów</w:t>
      </w:r>
    </w:p>
    <w:p w14:paraId="3AF11241" w14:textId="77777777" w:rsidR="00885FAC" w:rsidRPr="00A176E6" w:rsidRDefault="00885FAC" w:rsidP="00F81EC4">
      <w:pPr>
        <w:tabs>
          <w:tab w:val="left" w:pos="270"/>
        </w:tabs>
        <w:spacing w:line="240" w:lineRule="auto"/>
        <w:ind w:left="720"/>
        <w:rPr>
          <w:rFonts w:cs="Times New Roman"/>
          <w:sz w:val="22"/>
          <w:szCs w:val="22"/>
          <w:lang w:val="pl-PL"/>
          <w:rPrChange w:id="590" w:author="Grzegorz Smułek" w:date="2025-10-15T09:08:00Z" w16du:dateUtc="2025-10-15T07:08:00Z">
            <w:rPr>
              <w:rFonts w:cs="Times New Roman"/>
              <w:sz w:val="22"/>
              <w:szCs w:val="22"/>
            </w:rPr>
          </w:rPrChange>
        </w:rPr>
      </w:pPr>
      <w:r w:rsidRPr="00A176E6">
        <w:rPr>
          <w:rFonts w:cs="Times New Roman"/>
          <w:sz w:val="22"/>
          <w:szCs w:val="22"/>
          <w:lang w:val="pl-PL"/>
          <w:rPrChange w:id="591" w:author="Grzegorz Smułek" w:date="2025-10-15T09:08:00Z" w16du:dateUtc="2025-10-15T07:08:00Z">
            <w:rPr>
              <w:rFonts w:cs="Times New Roman"/>
              <w:sz w:val="22"/>
              <w:szCs w:val="22"/>
            </w:rPr>
          </w:rPrChange>
        </w:rPr>
        <w:t>Podkarpackie</w:t>
      </w:r>
      <w:r w:rsidRPr="00A176E6">
        <w:rPr>
          <w:rFonts w:cs="Times New Roman"/>
          <w:sz w:val="22"/>
          <w:szCs w:val="22"/>
          <w:lang w:val="pl-PL"/>
          <w:rPrChange w:id="592" w:author="Grzegorz Smułek" w:date="2025-10-15T09:08:00Z" w16du:dateUtc="2025-10-15T07:08:00Z">
            <w:rPr>
              <w:rFonts w:cs="Times New Roman"/>
              <w:sz w:val="22"/>
              <w:szCs w:val="22"/>
            </w:rPr>
          </w:rPrChange>
        </w:rPr>
        <w:tab/>
        <w:t>Rzeszów</w:t>
      </w:r>
    </w:p>
    <w:p w14:paraId="4D561FBA" w14:textId="77777777" w:rsidR="00885FAC" w:rsidRPr="00A176E6" w:rsidRDefault="00885FAC" w:rsidP="00F81EC4">
      <w:pPr>
        <w:tabs>
          <w:tab w:val="left" w:pos="270"/>
        </w:tabs>
        <w:spacing w:line="240" w:lineRule="auto"/>
        <w:ind w:left="720"/>
        <w:rPr>
          <w:rFonts w:cs="Times New Roman"/>
          <w:sz w:val="22"/>
          <w:szCs w:val="22"/>
          <w:lang w:val="pl-PL"/>
          <w:rPrChange w:id="593" w:author="Grzegorz Smułek" w:date="2025-10-15T09:08:00Z" w16du:dateUtc="2025-10-15T07:08:00Z">
            <w:rPr>
              <w:rFonts w:cs="Times New Roman"/>
              <w:sz w:val="22"/>
              <w:szCs w:val="22"/>
            </w:rPr>
          </w:rPrChange>
        </w:rPr>
      </w:pPr>
      <w:r w:rsidRPr="00A176E6">
        <w:rPr>
          <w:rFonts w:cs="Times New Roman"/>
          <w:sz w:val="22"/>
          <w:szCs w:val="22"/>
          <w:lang w:val="pl-PL"/>
          <w:rPrChange w:id="594" w:author="Grzegorz Smułek" w:date="2025-10-15T09:08:00Z" w16du:dateUtc="2025-10-15T07:08:00Z">
            <w:rPr>
              <w:rFonts w:cs="Times New Roman"/>
              <w:sz w:val="22"/>
              <w:szCs w:val="22"/>
            </w:rPr>
          </w:rPrChange>
        </w:rPr>
        <w:t>Podkarpackie</w:t>
      </w:r>
      <w:r w:rsidRPr="00A176E6">
        <w:rPr>
          <w:rFonts w:cs="Times New Roman"/>
          <w:sz w:val="22"/>
          <w:szCs w:val="22"/>
          <w:lang w:val="pl-PL"/>
          <w:rPrChange w:id="595" w:author="Grzegorz Smułek" w:date="2025-10-15T09:08:00Z" w16du:dateUtc="2025-10-15T07:08:00Z">
            <w:rPr>
              <w:rFonts w:cs="Times New Roman"/>
              <w:sz w:val="22"/>
              <w:szCs w:val="22"/>
            </w:rPr>
          </w:rPrChange>
        </w:rPr>
        <w:tab/>
        <w:t>Rzeszów (City)</w:t>
      </w:r>
    </w:p>
    <w:p w14:paraId="7C0C13C9" w14:textId="77777777" w:rsidR="00885FAC" w:rsidRPr="00A176E6" w:rsidRDefault="00885FAC" w:rsidP="00F81EC4">
      <w:pPr>
        <w:tabs>
          <w:tab w:val="left" w:pos="270"/>
        </w:tabs>
        <w:spacing w:line="240" w:lineRule="auto"/>
        <w:ind w:left="720"/>
        <w:rPr>
          <w:rFonts w:cs="Times New Roman"/>
          <w:sz w:val="22"/>
          <w:szCs w:val="22"/>
          <w:lang w:val="pl-PL"/>
          <w:rPrChange w:id="596" w:author="Grzegorz Smułek" w:date="2025-10-15T09:08:00Z" w16du:dateUtc="2025-10-15T07:08:00Z">
            <w:rPr>
              <w:rFonts w:cs="Times New Roman"/>
              <w:sz w:val="22"/>
              <w:szCs w:val="22"/>
            </w:rPr>
          </w:rPrChange>
        </w:rPr>
      </w:pPr>
      <w:r w:rsidRPr="00A176E6">
        <w:rPr>
          <w:rFonts w:cs="Times New Roman"/>
          <w:sz w:val="22"/>
          <w:szCs w:val="22"/>
          <w:lang w:val="pl-PL"/>
          <w:rPrChange w:id="597" w:author="Grzegorz Smułek" w:date="2025-10-15T09:08:00Z" w16du:dateUtc="2025-10-15T07:08:00Z">
            <w:rPr>
              <w:rFonts w:cs="Times New Roman"/>
              <w:sz w:val="22"/>
              <w:szCs w:val="22"/>
            </w:rPr>
          </w:rPrChange>
        </w:rPr>
        <w:t>Podkarpackie</w:t>
      </w:r>
      <w:r w:rsidRPr="00A176E6">
        <w:rPr>
          <w:rFonts w:cs="Times New Roman"/>
          <w:sz w:val="22"/>
          <w:szCs w:val="22"/>
          <w:lang w:val="pl-PL"/>
          <w:rPrChange w:id="598" w:author="Grzegorz Smułek" w:date="2025-10-15T09:08:00Z" w16du:dateUtc="2025-10-15T07:08:00Z">
            <w:rPr>
              <w:rFonts w:cs="Times New Roman"/>
              <w:sz w:val="22"/>
              <w:szCs w:val="22"/>
            </w:rPr>
          </w:rPrChange>
        </w:rPr>
        <w:tab/>
        <w:t>Sanok</w:t>
      </w:r>
    </w:p>
    <w:p w14:paraId="765FF177" w14:textId="77777777" w:rsidR="00885FAC" w:rsidRPr="00A176E6" w:rsidRDefault="00885FAC" w:rsidP="00F81EC4">
      <w:pPr>
        <w:tabs>
          <w:tab w:val="left" w:pos="270"/>
        </w:tabs>
        <w:spacing w:line="240" w:lineRule="auto"/>
        <w:ind w:left="720"/>
        <w:rPr>
          <w:rFonts w:cs="Times New Roman"/>
          <w:sz w:val="22"/>
          <w:szCs w:val="22"/>
          <w:lang w:val="pl-PL"/>
          <w:rPrChange w:id="599" w:author="Grzegorz Smułek" w:date="2025-10-15T09:08:00Z" w16du:dateUtc="2025-10-15T07:08:00Z">
            <w:rPr>
              <w:rFonts w:cs="Times New Roman"/>
              <w:sz w:val="22"/>
              <w:szCs w:val="22"/>
            </w:rPr>
          </w:rPrChange>
        </w:rPr>
      </w:pPr>
      <w:r w:rsidRPr="00A176E6">
        <w:rPr>
          <w:rFonts w:cs="Times New Roman"/>
          <w:sz w:val="22"/>
          <w:szCs w:val="22"/>
          <w:lang w:val="pl-PL"/>
          <w:rPrChange w:id="600" w:author="Grzegorz Smułek" w:date="2025-10-15T09:08:00Z" w16du:dateUtc="2025-10-15T07:08:00Z">
            <w:rPr>
              <w:rFonts w:cs="Times New Roman"/>
              <w:sz w:val="22"/>
              <w:szCs w:val="22"/>
            </w:rPr>
          </w:rPrChange>
        </w:rPr>
        <w:t>Podkarpackie</w:t>
      </w:r>
      <w:r w:rsidRPr="00A176E6">
        <w:rPr>
          <w:rFonts w:cs="Times New Roman"/>
          <w:sz w:val="22"/>
          <w:szCs w:val="22"/>
          <w:lang w:val="pl-PL"/>
          <w:rPrChange w:id="601" w:author="Grzegorz Smułek" w:date="2025-10-15T09:08:00Z" w16du:dateUtc="2025-10-15T07:08:00Z">
            <w:rPr>
              <w:rFonts w:cs="Times New Roman"/>
              <w:sz w:val="22"/>
              <w:szCs w:val="22"/>
            </w:rPr>
          </w:rPrChange>
        </w:rPr>
        <w:tab/>
        <w:t>Stalowa Wola</w:t>
      </w:r>
    </w:p>
    <w:p w14:paraId="59BF4E33" w14:textId="77777777" w:rsidR="00885FAC" w:rsidRPr="00A176E6" w:rsidRDefault="00885FAC" w:rsidP="00F81EC4">
      <w:pPr>
        <w:tabs>
          <w:tab w:val="left" w:pos="270"/>
        </w:tabs>
        <w:spacing w:line="240" w:lineRule="auto"/>
        <w:ind w:left="720"/>
        <w:rPr>
          <w:rFonts w:cs="Times New Roman"/>
          <w:sz w:val="22"/>
          <w:szCs w:val="22"/>
          <w:lang w:val="pl-PL"/>
          <w:rPrChange w:id="602" w:author="Grzegorz Smułek" w:date="2025-10-15T09:08:00Z" w16du:dateUtc="2025-10-15T07:08:00Z">
            <w:rPr>
              <w:rFonts w:cs="Times New Roman"/>
              <w:sz w:val="22"/>
              <w:szCs w:val="22"/>
            </w:rPr>
          </w:rPrChange>
        </w:rPr>
      </w:pPr>
      <w:r w:rsidRPr="00A176E6">
        <w:rPr>
          <w:rFonts w:cs="Times New Roman"/>
          <w:sz w:val="22"/>
          <w:szCs w:val="22"/>
          <w:lang w:val="pl-PL"/>
          <w:rPrChange w:id="603" w:author="Grzegorz Smułek" w:date="2025-10-15T09:08:00Z" w16du:dateUtc="2025-10-15T07:08:00Z">
            <w:rPr>
              <w:rFonts w:cs="Times New Roman"/>
              <w:sz w:val="22"/>
              <w:szCs w:val="22"/>
            </w:rPr>
          </w:rPrChange>
        </w:rPr>
        <w:lastRenderedPageBreak/>
        <w:t>Podkarpackie</w:t>
      </w:r>
      <w:r w:rsidRPr="00A176E6">
        <w:rPr>
          <w:rFonts w:cs="Times New Roman"/>
          <w:sz w:val="22"/>
          <w:szCs w:val="22"/>
          <w:lang w:val="pl-PL"/>
          <w:rPrChange w:id="604" w:author="Grzegorz Smułek" w:date="2025-10-15T09:08:00Z" w16du:dateUtc="2025-10-15T07:08:00Z">
            <w:rPr>
              <w:rFonts w:cs="Times New Roman"/>
              <w:sz w:val="22"/>
              <w:szCs w:val="22"/>
            </w:rPr>
          </w:rPrChange>
        </w:rPr>
        <w:tab/>
        <w:t>Strzyżów</w:t>
      </w:r>
    </w:p>
    <w:p w14:paraId="1B27F0FE" w14:textId="77777777" w:rsidR="00885FAC" w:rsidRPr="00A176E6" w:rsidRDefault="00885FAC" w:rsidP="00F81EC4">
      <w:pPr>
        <w:tabs>
          <w:tab w:val="left" w:pos="270"/>
        </w:tabs>
        <w:spacing w:line="240" w:lineRule="auto"/>
        <w:ind w:left="720"/>
        <w:rPr>
          <w:rFonts w:cs="Times New Roman"/>
          <w:sz w:val="22"/>
          <w:szCs w:val="22"/>
          <w:lang w:val="pl-PL"/>
          <w:rPrChange w:id="605" w:author="Grzegorz Smułek" w:date="2025-10-15T09:08:00Z" w16du:dateUtc="2025-10-15T07:08:00Z">
            <w:rPr>
              <w:rFonts w:cs="Times New Roman"/>
              <w:sz w:val="22"/>
              <w:szCs w:val="22"/>
            </w:rPr>
          </w:rPrChange>
        </w:rPr>
      </w:pPr>
      <w:r w:rsidRPr="00A176E6">
        <w:rPr>
          <w:rFonts w:cs="Times New Roman"/>
          <w:sz w:val="22"/>
          <w:szCs w:val="22"/>
          <w:lang w:val="pl-PL"/>
          <w:rPrChange w:id="606" w:author="Grzegorz Smułek" w:date="2025-10-15T09:08:00Z" w16du:dateUtc="2025-10-15T07:08:00Z">
            <w:rPr>
              <w:rFonts w:cs="Times New Roman"/>
              <w:sz w:val="22"/>
              <w:szCs w:val="22"/>
            </w:rPr>
          </w:rPrChange>
        </w:rPr>
        <w:t>Podkarpackie</w:t>
      </w:r>
      <w:r w:rsidRPr="00A176E6">
        <w:rPr>
          <w:rFonts w:cs="Times New Roman"/>
          <w:sz w:val="22"/>
          <w:szCs w:val="22"/>
          <w:lang w:val="pl-PL"/>
          <w:rPrChange w:id="607" w:author="Grzegorz Smułek" w:date="2025-10-15T09:08:00Z" w16du:dateUtc="2025-10-15T07:08:00Z">
            <w:rPr>
              <w:rFonts w:cs="Times New Roman"/>
              <w:sz w:val="22"/>
              <w:szCs w:val="22"/>
            </w:rPr>
          </w:rPrChange>
        </w:rPr>
        <w:tab/>
        <w:t>Tarnobrzeg</w:t>
      </w:r>
    </w:p>
    <w:p w14:paraId="6654FA6A" w14:textId="77777777" w:rsidR="00885FAC" w:rsidRPr="00A176E6" w:rsidRDefault="00885FAC" w:rsidP="00F81EC4">
      <w:pPr>
        <w:tabs>
          <w:tab w:val="left" w:pos="270"/>
        </w:tabs>
        <w:spacing w:line="240" w:lineRule="auto"/>
        <w:ind w:left="720"/>
        <w:rPr>
          <w:rFonts w:cs="Times New Roman"/>
          <w:sz w:val="22"/>
          <w:szCs w:val="22"/>
          <w:lang w:val="pl-PL"/>
          <w:rPrChange w:id="608" w:author="Grzegorz Smułek" w:date="2025-10-15T09:08:00Z" w16du:dateUtc="2025-10-15T07:08:00Z">
            <w:rPr>
              <w:rFonts w:cs="Times New Roman"/>
              <w:sz w:val="22"/>
              <w:szCs w:val="22"/>
            </w:rPr>
          </w:rPrChange>
        </w:rPr>
      </w:pPr>
      <w:r w:rsidRPr="00A176E6">
        <w:rPr>
          <w:rFonts w:cs="Times New Roman"/>
          <w:sz w:val="22"/>
          <w:szCs w:val="22"/>
          <w:lang w:val="pl-PL"/>
          <w:rPrChange w:id="609" w:author="Grzegorz Smułek" w:date="2025-10-15T09:08:00Z" w16du:dateUtc="2025-10-15T07:08:00Z">
            <w:rPr>
              <w:rFonts w:cs="Times New Roman"/>
              <w:sz w:val="22"/>
              <w:szCs w:val="22"/>
            </w:rPr>
          </w:rPrChange>
        </w:rPr>
        <w:t>Podkarpackie</w:t>
      </w:r>
      <w:r w:rsidRPr="00A176E6">
        <w:rPr>
          <w:rFonts w:cs="Times New Roman"/>
          <w:sz w:val="22"/>
          <w:szCs w:val="22"/>
          <w:lang w:val="pl-PL"/>
          <w:rPrChange w:id="610" w:author="Grzegorz Smułek" w:date="2025-10-15T09:08:00Z" w16du:dateUtc="2025-10-15T07:08:00Z">
            <w:rPr>
              <w:rFonts w:cs="Times New Roman"/>
              <w:sz w:val="22"/>
              <w:szCs w:val="22"/>
            </w:rPr>
          </w:rPrChange>
        </w:rPr>
        <w:tab/>
        <w:t>Tarnobrzeg (City)</w:t>
      </w:r>
    </w:p>
    <w:p w14:paraId="6517B2E9" w14:textId="77777777" w:rsidR="00885FAC" w:rsidRPr="00A176E6" w:rsidRDefault="00885FAC" w:rsidP="00F81EC4">
      <w:pPr>
        <w:tabs>
          <w:tab w:val="left" w:pos="270"/>
        </w:tabs>
        <w:spacing w:line="240" w:lineRule="auto"/>
        <w:ind w:left="720"/>
        <w:rPr>
          <w:rFonts w:cs="Times New Roman"/>
          <w:sz w:val="22"/>
          <w:szCs w:val="22"/>
          <w:lang w:val="pl-PL"/>
          <w:rPrChange w:id="611" w:author="Grzegorz Smułek" w:date="2025-10-15T09:08:00Z" w16du:dateUtc="2025-10-15T07:08:00Z">
            <w:rPr>
              <w:rFonts w:cs="Times New Roman"/>
              <w:sz w:val="22"/>
              <w:szCs w:val="22"/>
            </w:rPr>
          </w:rPrChange>
        </w:rPr>
      </w:pPr>
      <w:r w:rsidRPr="00A176E6">
        <w:rPr>
          <w:rFonts w:cs="Times New Roman"/>
          <w:sz w:val="22"/>
          <w:szCs w:val="22"/>
          <w:lang w:val="pl-PL"/>
          <w:rPrChange w:id="612" w:author="Grzegorz Smułek" w:date="2025-10-15T09:08:00Z" w16du:dateUtc="2025-10-15T07:08:00Z">
            <w:rPr>
              <w:rFonts w:cs="Times New Roman"/>
              <w:sz w:val="22"/>
              <w:szCs w:val="22"/>
            </w:rPr>
          </w:rPrChange>
        </w:rPr>
        <w:t>Podlaskie</w:t>
      </w:r>
      <w:r w:rsidRPr="00A176E6">
        <w:rPr>
          <w:rFonts w:cs="Times New Roman"/>
          <w:sz w:val="22"/>
          <w:szCs w:val="22"/>
          <w:lang w:val="pl-PL"/>
          <w:rPrChange w:id="613" w:author="Grzegorz Smułek" w:date="2025-10-15T09:08:00Z" w16du:dateUtc="2025-10-15T07:08:00Z">
            <w:rPr>
              <w:rFonts w:cs="Times New Roman"/>
              <w:sz w:val="22"/>
              <w:szCs w:val="22"/>
            </w:rPr>
          </w:rPrChange>
        </w:rPr>
        <w:tab/>
        <w:t>Augustów</w:t>
      </w:r>
    </w:p>
    <w:p w14:paraId="59377EE4" w14:textId="77777777" w:rsidR="00885FAC" w:rsidRPr="00A176E6" w:rsidRDefault="00885FAC" w:rsidP="00F81EC4">
      <w:pPr>
        <w:tabs>
          <w:tab w:val="left" w:pos="270"/>
        </w:tabs>
        <w:spacing w:line="240" w:lineRule="auto"/>
        <w:ind w:left="720"/>
        <w:rPr>
          <w:rFonts w:cs="Times New Roman"/>
          <w:sz w:val="22"/>
          <w:szCs w:val="22"/>
          <w:lang w:val="pl-PL"/>
          <w:rPrChange w:id="614" w:author="Grzegorz Smułek" w:date="2025-10-15T09:08:00Z" w16du:dateUtc="2025-10-15T07:08:00Z">
            <w:rPr>
              <w:rFonts w:cs="Times New Roman"/>
              <w:sz w:val="22"/>
              <w:szCs w:val="22"/>
            </w:rPr>
          </w:rPrChange>
        </w:rPr>
      </w:pPr>
      <w:r w:rsidRPr="00A176E6">
        <w:rPr>
          <w:rFonts w:cs="Times New Roman"/>
          <w:sz w:val="22"/>
          <w:szCs w:val="22"/>
          <w:lang w:val="pl-PL"/>
          <w:rPrChange w:id="615" w:author="Grzegorz Smułek" w:date="2025-10-15T09:08:00Z" w16du:dateUtc="2025-10-15T07:08:00Z">
            <w:rPr>
              <w:rFonts w:cs="Times New Roman"/>
              <w:sz w:val="22"/>
              <w:szCs w:val="22"/>
            </w:rPr>
          </w:rPrChange>
        </w:rPr>
        <w:t>Podlaskie</w:t>
      </w:r>
      <w:r w:rsidRPr="00A176E6">
        <w:rPr>
          <w:rFonts w:cs="Times New Roman"/>
          <w:sz w:val="22"/>
          <w:szCs w:val="22"/>
          <w:lang w:val="pl-PL"/>
          <w:rPrChange w:id="616" w:author="Grzegorz Smułek" w:date="2025-10-15T09:08:00Z" w16du:dateUtc="2025-10-15T07:08:00Z">
            <w:rPr>
              <w:rFonts w:cs="Times New Roman"/>
              <w:sz w:val="22"/>
              <w:szCs w:val="22"/>
            </w:rPr>
          </w:rPrChange>
        </w:rPr>
        <w:tab/>
        <w:t>Białystok</w:t>
      </w:r>
    </w:p>
    <w:p w14:paraId="410BE066" w14:textId="77777777" w:rsidR="00885FAC" w:rsidRPr="00A176E6" w:rsidRDefault="00885FAC" w:rsidP="00F81EC4">
      <w:pPr>
        <w:tabs>
          <w:tab w:val="left" w:pos="270"/>
        </w:tabs>
        <w:spacing w:line="240" w:lineRule="auto"/>
        <w:ind w:left="720"/>
        <w:rPr>
          <w:rFonts w:cs="Times New Roman"/>
          <w:sz w:val="22"/>
          <w:szCs w:val="22"/>
          <w:lang w:val="pl-PL"/>
          <w:rPrChange w:id="617" w:author="Grzegorz Smułek" w:date="2025-10-15T09:08:00Z" w16du:dateUtc="2025-10-15T07:08:00Z">
            <w:rPr>
              <w:rFonts w:cs="Times New Roman"/>
              <w:sz w:val="22"/>
              <w:szCs w:val="22"/>
            </w:rPr>
          </w:rPrChange>
        </w:rPr>
      </w:pPr>
      <w:r w:rsidRPr="00A176E6">
        <w:rPr>
          <w:rFonts w:cs="Times New Roman"/>
          <w:sz w:val="22"/>
          <w:szCs w:val="22"/>
          <w:lang w:val="pl-PL"/>
          <w:rPrChange w:id="618" w:author="Grzegorz Smułek" w:date="2025-10-15T09:08:00Z" w16du:dateUtc="2025-10-15T07:08:00Z">
            <w:rPr>
              <w:rFonts w:cs="Times New Roman"/>
              <w:sz w:val="22"/>
              <w:szCs w:val="22"/>
            </w:rPr>
          </w:rPrChange>
        </w:rPr>
        <w:t>Podlaskie</w:t>
      </w:r>
      <w:r w:rsidRPr="00A176E6">
        <w:rPr>
          <w:rFonts w:cs="Times New Roman"/>
          <w:sz w:val="22"/>
          <w:szCs w:val="22"/>
          <w:lang w:val="pl-PL"/>
          <w:rPrChange w:id="619" w:author="Grzegorz Smułek" w:date="2025-10-15T09:08:00Z" w16du:dateUtc="2025-10-15T07:08:00Z">
            <w:rPr>
              <w:rFonts w:cs="Times New Roman"/>
              <w:sz w:val="22"/>
              <w:szCs w:val="22"/>
            </w:rPr>
          </w:rPrChange>
        </w:rPr>
        <w:tab/>
        <w:t>Białystok (City)</w:t>
      </w:r>
    </w:p>
    <w:p w14:paraId="7FAC6E49" w14:textId="77777777" w:rsidR="00885FAC" w:rsidRPr="00A176E6" w:rsidRDefault="00885FAC" w:rsidP="00F81EC4">
      <w:pPr>
        <w:tabs>
          <w:tab w:val="left" w:pos="270"/>
        </w:tabs>
        <w:spacing w:line="240" w:lineRule="auto"/>
        <w:ind w:left="720"/>
        <w:rPr>
          <w:rFonts w:cs="Times New Roman"/>
          <w:sz w:val="22"/>
          <w:szCs w:val="22"/>
          <w:lang w:val="pl-PL"/>
          <w:rPrChange w:id="620" w:author="Grzegorz Smułek" w:date="2025-10-15T09:08:00Z" w16du:dateUtc="2025-10-15T07:08:00Z">
            <w:rPr>
              <w:rFonts w:cs="Times New Roman"/>
              <w:sz w:val="22"/>
              <w:szCs w:val="22"/>
            </w:rPr>
          </w:rPrChange>
        </w:rPr>
      </w:pPr>
      <w:r w:rsidRPr="00A176E6">
        <w:rPr>
          <w:rFonts w:cs="Times New Roman"/>
          <w:sz w:val="22"/>
          <w:szCs w:val="22"/>
          <w:lang w:val="pl-PL"/>
          <w:rPrChange w:id="621" w:author="Grzegorz Smułek" w:date="2025-10-15T09:08:00Z" w16du:dateUtc="2025-10-15T07:08:00Z">
            <w:rPr>
              <w:rFonts w:cs="Times New Roman"/>
              <w:sz w:val="22"/>
              <w:szCs w:val="22"/>
            </w:rPr>
          </w:rPrChange>
        </w:rPr>
        <w:t>Podlaskie</w:t>
      </w:r>
      <w:r w:rsidRPr="00A176E6">
        <w:rPr>
          <w:rFonts w:cs="Times New Roman"/>
          <w:sz w:val="22"/>
          <w:szCs w:val="22"/>
          <w:lang w:val="pl-PL"/>
          <w:rPrChange w:id="622" w:author="Grzegorz Smułek" w:date="2025-10-15T09:08:00Z" w16du:dateUtc="2025-10-15T07:08:00Z">
            <w:rPr>
              <w:rFonts w:cs="Times New Roman"/>
              <w:sz w:val="22"/>
              <w:szCs w:val="22"/>
            </w:rPr>
          </w:rPrChange>
        </w:rPr>
        <w:tab/>
        <w:t>Bielsk</w:t>
      </w:r>
    </w:p>
    <w:p w14:paraId="150FE06E" w14:textId="77777777" w:rsidR="00885FAC" w:rsidRPr="00A176E6" w:rsidRDefault="00885FAC" w:rsidP="00F81EC4">
      <w:pPr>
        <w:tabs>
          <w:tab w:val="left" w:pos="270"/>
        </w:tabs>
        <w:spacing w:line="240" w:lineRule="auto"/>
        <w:ind w:left="720"/>
        <w:rPr>
          <w:rFonts w:cs="Times New Roman"/>
          <w:sz w:val="22"/>
          <w:szCs w:val="22"/>
          <w:lang w:val="pl-PL"/>
          <w:rPrChange w:id="623" w:author="Grzegorz Smułek" w:date="2025-10-15T09:08:00Z" w16du:dateUtc="2025-10-15T07:08:00Z">
            <w:rPr>
              <w:rFonts w:cs="Times New Roman"/>
              <w:sz w:val="22"/>
              <w:szCs w:val="22"/>
            </w:rPr>
          </w:rPrChange>
        </w:rPr>
      </w:pPr>
      <w:r w:rsidRPr="00A176E6">
        <w:rPr>
          <w:rFonts w:cs="Times New Roman"/>
          <w:sz w:val="22"/>
          <w:szCs w:val="22"/>
          <w:lang w:val="pl-PL"/>
          <w:rPrChange w:id="624" w:author="Grzegorz Smułek" w:date="2025-10-15T09:08:00Z" w16du:dateUtc="2025-10-15T07:08:00Z">
            <w:rPr>
              <w:rFonts w:cs="Times New Roman"/>
              <w:sz w:val="22"/>
              <w:szCs w:val="22"/>
            </w:rPr>
          </w:rPrChange>
        </w:rPr>
        <w:t>Podlaskie</w:t>
      </w:r>
      <w:r w:rsidRPr="00A176E6">
        <w:rPr>
          <w:rFonts w:cs="Times New Roman"/>
          <w:sz w:val="22"/>
          <w:szCs w:val="22"/>
          <w:lang w:val="pl-PL"/>
          <w:rPrChange w:id="625" w:author="Grzegorz Smułek" w:date="2025-10-15T09:08:00Z" w16du:dateUtc="2025-10-15T07:08:00Z">
            <w:rPr>
              <w:rFonts w:cs="Times New Roman"/>
              <w:sz w:val="22"/>
              <w:szCs w:val="22"/>
            </w:rPr>
          </w:rPrChange>
        </w:rPr>
        <w:tab/>
        <w:t>Grajewo</w:t>
      </w:r>
    </w:p>
    <w:p w14:paraId="1D21A3D2" w14:textId="77777777" w:rsidR="00885FAC" w:rsidRPr="00A176E6" w:rsidRDefault="00885FAC" w:rsidP="00F81EC4">
      <w:pPr>
        <w:tabs>
          <w:tab w:val="left" w:pos="270"/>
        </w:tabs>
        <w:spacing w:line="240" w:lineRule="auto"/>
        <w:ind w:left="720"/>
        <w:rPr>
          <w:rFonts w:cs="Times New Roman"/>
          <w:sz w:val="22"/>
          <w:szCs w:val="22"/>
          <w:lang w:val="pl-PL"/>
          <w:rPrChange w:id="626" w:author="Grzegorz Smułek" w:date="2025-10-15T09:08:00Z" w16du:dateUtc="2025-10-15T07:08:00Z">
            <w:rPr>
              <w:rFonts w:cs="Times New Roman"/>
              <w:sz w:val="22"/>
              <w:szCs w:val="22"/>
            </w:rPr>
          </w:rPrChange>
        </w:rPr>
      </w:pPr>
      <w:r w:rsidRPr="00A176E6">
        <w:rPr>
          <w:rFonts w:cs="Times New Roman"/>
          <w:sz w:val="22"/>
          <w:szCs w:val="22"/>
          <w:lang w:val="pl-PL"/>
          <w:rPrChange w:id="627" w:author="Grzegorz Smułek" w:date="2025-10-15T09:08:00Z" w16du:dateUtc="2025-10-15T07:08:00Z">
            <w:rPr>
              <w:rFonts w:cs="Times New Roman"/>
              <w:sz w:val="22"/>
              <w:szCs w:val="22"/>
            </w:rPr>
          </w:rPrChange>
        </w:rPr>
        <w:t>Podlaskie</w:t>
      </w:r>
      <w:r w:rsidRPr="00A176E6">
        <w:rPr>
          <w:rFonts w:cs="Times New Roman"/>
          <w:sz w:val="22"/>
          <w:szCs w:val="22"/>
          <w:lang w:val="pl-PL"/>
          <w:rPrChange w:id="628" w:author="Grzegorz Smułek" w:date="2025-10-15T09:08:00Z" w16du:dateUtc="2025-10-15T07:08:00Z">
            <w:rPr>
              <w:rFonts w:cs="Times New Roman"/>
              <w:sz w:val="22"/>
              <w:szCs w:val="22"/>
            </w:rPr>
          </w:rPrChange>
        </w:rPr>
        <w:tab/>
        <w:t>Hajnówka</w:t>
      </w:r>
    </w:p>
    <w:p w14:paraId="2E966A2F" w14:textId="77777777" w:rsidR="00885FAC" w:rsidRPr="00A176E6" w:rsidRDefault="00885FAC" w:rsidP="00F81EC4">
      <w:pPr>
        <w:tabs>
          <w:tab w:val="left" w:pos="270"/>
        </w:tabs>
        <w:spacing w:line="240" w:lineRule="auto"/>
        <w:ind w:left="720"/>
        <w:rPr>
          <w:rFonts w:cs="Times New Roman"/>
          <w:sz w:val="22"/>
          <w:szCs w:val="22"/>
          <w:lang w:val="pl-PL"/>
          <w:rPrChange w:id="629" w:author="Grzegorz Smułek" w:date="2025-10-15T09:08:00Z" w16du:dateUtc="2025-10-15T07:08:00Z">
            <w:rPr>
              <w:rFonts w:cs="Times New Roman"/>
              <w:sz w:val="22"/>
              <w:szCs w:val="22"/>
            </w:rPr>
          </w:rPrChange>
        </w:rPr>
      </w:pPr>
      <w:r w:rsidRPr="00A176E6">
        <w:rPr>
          <w:rFonts w:cs="Times New Roman"/>
          <w:sz w:val="22"/>
          <w:szCs w:val="22"/>
          <w:lang w:val="pl-PL"/>
          <w:rPrChange w:id="630" w:author="Grzegorz Smułek" w:date="2025-10-15T09:08:00Z" w16du:dateUtc="2025-10-15T07:08:00Z">
            <w:rPr>
              <w:rFonts w:cs="Times New Roman"/>
              <w:sz w:val="22"/>
              <w:szCs w:val="22"/>
            </w:rPr>
          </w:rPrChange>
        </w:rPr>
        <w:t>Podlaskie</w:t>
      </w:r>
      <w:r w:rsidRPr="00A176E6">
        <w:rPr>
          <w:rFonts w:cs="Times New Roman"/>
          <w:sz w:val="22"/>
          <w:szCs w:val="22"/>
          <w:lang w:val="pl-PL"/>
          <w:rPrChange w:id="631" w:author="Grzegorz Smułek" w:date="2025-10-15T09:08:00Z" w16du:dateUtc="2025-10-15T07:08:00Z">
            <w:rPr>
              <w:rFonts w:cs="Times New Roman"/>
              <w:sz w:val="22"/>
              <w:szCs w:val="22"/>
            </w:rPr>
          </w:rPrChange>
        </w:rPr>
        <w:tab/>
        <w:t>Kolno</w:t>
      </w:r>
    </w:p>
    <w:p w14:paraId="5B745E12" w14:textId="77777777" w:rsidR="00885FAC" w:rsidRPr="00A176E6" w:rsidRDefault="00885FAC" w:rsidP="00F81EC4">
      <w:pPr>
        <w:tabs>
          <w:tab w:val="left" w:pos="270"/>
        </w:tabs>
        <w:spacing w:line="240" w:lineRule="auto"/>
        <w:ind w:left="720"/>
        <w:rPr>
          <w:rFonts w:cs="Times New Roman"/>
          <w:sz w:val="22"/>
          <w:szCs w:val="22"/>
          <w:lang w:val="pl-PL"/>
          <w:rPrChange w:id="632" w:author="Grzegorz Smułek" w:date="2025-10-15T09:08:00Z" w16du:dateUtc="2025-10-15T07:08:00Z">
            <w:rPr>
              <w:rFonts w:cs="Times New Roman"/>
              <w:sz w:val="22"/>
              <w:szCs w:val="22"/>
            </w:rPr>
          </w:rPrChange>
        </w:rPr>
      </w:pPr>
      <w:r w:rsidRPr="00A176E6">
        <w:rPr>
          <w:rFonts w:cs="Times New Roman"/>
          <w:sz w:val="22"/>
          <w:szCs w:val="22"/>
          <w:lang w:val="pl-PL"/>
          <w:rPrChange w:id="633" w:author="Grzegorz Smułek" w:date="2025-10-15T09:08:00Z" w16du:dateUtc="2025-10-15T07:08:00Z">
            <w:rPr>
              <w:rFonts w:cs="Times New Roman"/>
              <w:sz w:val="22"/>
              <w:szCs w:val="22"/>
            </w:rPr>
          </w:rPrChange>
        </w:rPr>
        <w:t>Podlaskie</w:t>
      </w:r>
      <w:r w:rsidRPr="00A176E6">
        <w:rPr>
          <w:rFonts w:cs="Times New Roman"/>
          <w:sz w:val="22"/>
          <w:szCs w:val="22"/>
          <w:lang w:val="pl-PL"/>
          <w:rPrChange w:id="634" w:author="Grzegorz Smułek" w:date="2025-10-15T09:08:00Z" w16du:dateUtc="2025-10-15T07:08:00Z">
            <w:rPr>
              <w:rFonts w:cs="Times New Roman"/>
              <w:sz w:val="22"/>
              <w:szCs w:val="22"/>
            </w:rPr>
          </w:rPrChange>
        </w:rPr>
        <w:tab/>
        <w:t>Łomża</w:t>
      </w:r>
    </w:p>
    <w:p w14:paraId="1A49BFF1" w14:textId="77777777" w:rsidR="00885FAC" w:rsidRPr="00A176E6" w:rsidRDefault="00885FAC" w:rsidP="00F81EC4">
      <w:pPr>
        <w:tabs>
          <w:tab w:val="left" w:pos="270"/>
        </w:tabs>
        <w:spacing w:line="240" w:lineRule="auto"/>
        <w:ind w:left="720"/>
        <w:rPr>
          <w:rFonts w:cs="Times New Roman"/>
          <w:sz w:val="22"/>
          <w:szCs w:val="22"/>
          <w:lang w:val="pl-PL"/>
          <w:rPrChange w:id="635" w:author="Grzegorz Smułek" w:date="2025-10-15T09:08:00Z" w16du:dateUtc="2025-10-15T07:08:00Z">
            <w:rPr>
              <w:rFonts w:cs="Times New Roman"/>
              <w:sz w:val="22"/>
              <w:szCs w:val="22"/>
            </w:rPr>
          </w:rPrChange>
        </w:rPr>
      </w:pPr>
      <w:r w:rsidRPr="00A176E6">
        <w:rPr>
          <w:rFonts w:cs="Times New Roman"/>
          <w:sz w:val="22"/>
          <w:szCs w:val="22"/>
          <w:lang w:val="pl-PL"/>
          <w:rPrChange w:id="636" w:author="Grzegorz Smułek" w:date="2025-10-15T09:08:00Z" w16du:dateUtc="2025-10-15T07:08:00Z">
            <w:rPr>
              <w:rFonts w:cs="Times New Roman"/>
              <w:sz w:val="22"/>
              <w:szCs w:val="22"/>
            </w:rPr>
          </w:rPrChange>
        </w:rPr>
        <w:t>Podlaskie</w:t>
      </w:r>
      <w:r w:rsidRPr="00A176E6">
        <w:rPr>
          <w:rFonts w:cs="Times New Roman"/>
          <w:sz w:val="22"/>
          <w:szCs w:val="22"/>
          <w:lang w:val="pl-PL"/>
          <w:rPrChange w:id="637" w:author="Grzegorz Smułek" w:date="2025-10-15T09:08:00Z" w16du:dateUtc="2025-10-15T07:08:00Z">
            <w:rPr>
              <w:rFonts w:cs="Times New Roman"/>
              <w:sz w:val="22"/>
              <w:szCs w:val="22"/>
            </w:rPr>
          </w:rPrChange>
        </w:rPr>
        <w:tab/>
        <w:t>Łomża (City)</w:t>
      </w:r>
    </w:p>
    <w:p w14:paraId="1A554D81" w14:textId="77777777" w:rsidR="00885FAC" w:rsidRPr="00A176E6" w:rsidRDefault="00885FAC" w:rsidP="00F81EC4">
      <w:pPr>
        <w:tabs>
          <w:tab w:val="left" w:pos="270"/>
        </w:tabs>
        <w:spacing w:line="240" w:lineRule="auto"/>
        <w:ind w:left="720"/>
        <w:rPr>
          <w:rFonts w:cs="Times New Roman"/>
          <w:sz w:val="22"/>
          <w:szCs w:val="22"/>
          <w:lang w:val="pl-PL"/>
          <w:rPrChange w:id="638" w:author="Grzegorz Smułek" w:date="2025-10-15T09:08:00Z" w16du:dateUtc="2025-10-15T07:08:00Z">
            <w:rPr>
              <w:rFonts w:cs="Times New Roman"/>
              <w:sz w:val="22"/>
              <w:szCs w:val="22"/>
            </w:rPr>
          </w:rPrChange>
        </w:rPr>
      </w:pPr>
      <w:r w:rsidRPr="00A176E6">
        <w:rPr>
          <w:rFonts w:cs="Times New Roman"/>
          <w:sz w:val="22"/>
          <w:szCs w:val="22"/>
          <w:lang w:val="pl-PL"/>
          <w:rPrChange w:id="639" w:author="Grzegorz Smułek" w:date="2025-10-15T09:08:00Z" w16du:dateUtc="2025-10-15T07:08:00Z">
            <w:rPr>
              <w:rFonts w:cs="Times New Roman"/>
              <w:sz w:val="22"/>
              <w:szCs w:val="22"/>
            </w:rPr>
          </w:rPrChange>
        </w:rPr>
        <w:t>Podlaskie</w:t>
      </w:r>
      <w:r w:rsidRPr="00A176E6">
        <w:rPr>
          <w:rFonts w:cs="Times New Roman"/>
          <w:sz w:val="22"/>
          <w:szCs w:val="22"/>
          <w:lang w:val="pl-PL"/>
          <w:rPrChange w:id="640" w:author="Grzegorz Smułek" w:date="2025-10-15T09:08:00Z" w16du:dateUtc="2025-10-15T07:08:00Z">
            <w:rPr>
              <w:rFonts w:cs="Times New Roman"/>
              <w:sz w:val="22"/>
              <w:szCs w:val="22"/>
            </w:rPr>
          </w:rPrChange>
        </w:rPr>
        <w:tab/>
        <w:t>Mońki</w:t>
      </w:r>
    </w:p>
    <w:p w14:paraId="558B163E" w14:textId="77777777" w:rsidR="00885FAC" w:rsidRPr="00A176E6" w:rsidRDefault="00885FAC" w:rsidP="00F81EC4">
      <w:pPr>
        <w:tabs>
          <w:tab w:val="left" w:pos="270"/>
        </w:tabs>
        <w:spacing w:line="240" w:lineRule="auto"/>
        <w:ind w:left="720"/>
        <w:rPr>
          <w:rFonts w:cs="Times New Roman"/>
          <w:sz w:val="22"/>
          <w:szCs w:val="22"/>
          <w:lang w:val="pl-PL"/>
          <w:rPrChange w:id="641" w:author="Grzegorz Smułek" w:date="2025-10-15T09:08:00Z" w16du:dateUtc="2025-10-15T07:08:00Z">
            <w:rPr>
              <w:rFonts w:cs="Times New Roman"/>
              <w:sz w:val="22"/>
              <w:szCs w:val="22"/>
            </w:rPr>
          </w:rPrChange>
        </w:rPr>
      </w:pPr>
      <w:r w:rsidRPr="00A176E6">
        <w:rPr>
          <w:rFonts w:cs="Times New Roman"/>
          <w:sz w:val="22"/>
          <w:szCs w:val="22"/>
          <w:lang w:val="pl-PL"/>
          <w:rPrChange w:id="642" w:author="Grzegorz Smułek" w:date="2025-10-15T09:08:00Z" w16du:dateUtc="2025-10-15T07:08:00Z">
            <w:rPr>
              <w:rFonts w:cs="Times New Roman"/>
              <w:sz w:val="22"/>
              <w:szCs w:val="22"/>
            </w:rPr>
          </w:rPrChange>
        </w:rPr>
        <w:t>Podlaskie</w:t>
      </w:r>
      <w:r w:rsidRPr="00A176E6">
        <w:rPr>
          <w:rFonts w:cs="Times New Roman"/>
          <w:sz w:val="22"/>
          <w:szCs w:val="22"/>
          <w:lang w:val="pl-PL"/>
          <w:rPrChange w:id="643" w:author="Grzegorz Smułek" w:date="2025-10-15T09:08:00Z" w16du:dateUtc="2025-10-15T07:08:00Z">
            <w:rPr>
              <w:rFonts w:cs="Times New Roman"/>
              <w:sz w:val="22"/>
              <w:szCs w:val="22"/>
            </w:rPr>
          </w:rPrChange>
        </w:rPr>
        <w:tab/>
        <w:t>Sejny</w:t>
      </w:r>
    </w:p>
    <w:p w14:paraId="53E13432" w14:textId="77777777" w:rsidR="00885FAC" w:rsidRPr="00A176E6" w:rsidRDefault="00885FAC" w:rsidP="00F81EC4">
      <w:pPr>
        <w:tabs>
          <w:tab w:val="left" w:pos="270"/>
        </w:tabs>
        <w:spacing w:line="240" w:lineRule="auto"/>
        <w:ind w:left="720"/>
        <w:rPr>
          <w:rFonts w:cs="Times New Roman"/>
          <w:sz w:val="22"/>
          <w:szCs w:val="22"/>
          <w:lang w:val="pl-PL"/>
          <w:rPrChange w:id="644" w:author="Grzegorz Smułek" w:date="2025-10-15T09:08:00Z" w16du:dateUtc="2025-10-15T07:08:00Z">
            <w:rPr>
              <w:rFonts w:cs="Times New Roman"/>
              <w:sz w:val="22"/>
              <w:szCs w:val="22"/>
            </w:rPr>
          </w:rPrChange>
        </w:rPr>
      </w:pPr>
      <w:r w:rsidRPr="00A176E6">
        <w:rPr>
          <w:rFonts w:cs="Times New Roman"/>
          <w:sz w:val="22"/>
          <w:szCs w:val="22"/>
          <w:lang w:val="pl-PL"/>
          <w:rPrChange w:id="645" w:author="Grzegorz Smułek" w:date="2025-10-15T09:08:00Z" w16du:dateUtc="2025-10-15T07:08:00Z">
            <w:rPr>
              <w:rFonts w:cs="Times New Roman"/>
              <w:sz w:val="22"/>
              <w:szCs w:val="22"/>
            </w:rPr>
          </w:rPrChange>
        </w:rPr>
        <w:t>Podlaskie</w:t>
      </w:r>
      <w:r w:rsidRPr="00A176E6">
        <w:rPr>
          <w:rFonts w:cs="Times New Roman"/>
          <w:sz w:val="22"/>
          <w:szCs w:val="22"/>
          <w:lang w:val="pl-PL"/>
          <w:rPrChange w:id="646" w:author="Grzegorz Smułek" w:date="2025-10-15T09:08:00Z" w16du:dateUtc="2025-10-15T07:08:00Z">
            <w:rPr>
              <w:rFonts w:cs="Times New Roman"/>
              <w:sz w:val="22"/>
              <w:szCs w:val="22"/>
            </w:rPr>
          </w:rPrChange>
        </w:rPr>
        <w:tab/>
        <w:t>Siemiatycze</w:t>
      </w:r>
    </w:p>
    <w:p w14:paraId="019C3CAE" w14:textId="77777777" w:rsidR="00885FAC" w:rsidRPr="00A176E6" w:rsidRDefault="00885FAC" w:rsidP="00F81EC4">
      <w:pPr>
        <w:tabs>
          <w:tab w:val="left" w:pos="270"/>
        </w:tabs>
        <w:spacing w:line="240" w:lineRule="auto"/>
        <w:ind w:left="720"/>
        <w:rPr>
          <w:rFonts w:cs="Times New Roman"/>
          <w:sz w:val="22"/>
          <w:szCs w:val="22"/>
          <w:lang w:val="pl-PL"/>
          <w:rPrChange w:id="647" w:author="Grzegorz Smułek" w:date="2025-10-15T09:08:00Z" w16du:dateUtc="2025-10-15T07:08:00Z">
            <w:rPr>
              <w:rFonts w:cs="Times New Roman"/>
              <w:sz w:val="22"/>
              <w:szCs w:val="22"/>
            </w:rPr>
          </w:rPrChange>
        </w:rPr>
      </w:pPr>
      <w:r w:rsidRPr="00A176E6">
        <w:rPr>
          <w:rFonts w:cs="Times New Roman"/>
          <w:sz w:val="22"/>
          <w:szCs w:val="22"/>
          <w:lang w:val="pl-PL"/>
          <w:rPrChange w:id="648" w:author="Grzegorz Smułek" w:date="2025-10-15T09:08:00Z" w16du:dateUtc="2025-10-15T07:08:00Z">
            <w:rPr>
              <w:rFonts w:cs="Times New Roman"/>
              <w:sz w:val="22"/>
              <w:szCs w:val="22"/>
            </w:rPr>
          </w:rPrChange>
        </w:rPr>
        <w:t>Podlaskie</w:t>
      </w:r>
      <w:r w:rsidRPr="00A176E6">
        <w:rPr>
          <w:rFonts w:cs="Times New Roman"/>
          <w:sz w:val="22"/>
          <w:szCs w:val="22"/>
          <w:lang w:val="pl-PL"/>
          <w:rPrChange w:id="649" w:author="Grzegorz Smułek" w:date="2025-10-15T09:08:00Z" w16du:dateUtc="2025-10-15T07:08:00Z">
            <w:rPr>
              <w:rFonts w:cs="Times New Roman"/>
              <w:sz w:val="22"/>
              <w:szCs w:val="22"/>
            </w:rPr>
          </w:rPrChange>
        </w:rPr>
        <w:tab/>
        <w:t>Sokółka</w:t>
      </w:r>
    </w:p>
    <w:p w14:paraId="61D0A2DF" w14:textId="77777777" w:rsidR="00885FAC" w:rsidRPr="00A176E6" w:rsidRDefault="00885FAC" w:rsidP="00F81EC4">
      <w:pPr>
        <w:tabs>
          <w:tab w:val="left" w:pos="270"/>
        </w:tabs>
        <w:spacing w:line="240" w:lineRule="auto"/>
        <w:ind w:left="720"/>
        <w:rPr>
          <w:rFonts w:cs="Times New Roman"/>
          <w:sz w:val="22"/>
          <w:szCs w:val="22"/>
          <w:lang w:val="pl-PL"/>
          <w:rPrChange w:id="650" w:author="Grzegorz Smułek" w:date="2025-10-15T09:08:00Z" w16du:dateUtc="2025-10-15T07:08:00Z">
            <w:rPr>
              <w:rFonts w:cs="Times New Roman"/>
              <w:sz w:val="22"/>
              <w:szCs w:val="22"/>
            </w:rPr>
          </w:rPrChange>
        </w:rPr>
      </w:pPr>
      <w:r w:rsidRPr="00A176E6">
        <w:rPr>
          <w:rFonts w:cs="Times New Roman"/>
          <w:sz w:val="22"/>
          <w:szCs w:val="22"/>
          <w:lang w:val="pl-PL"/>
          <w:rPrChange w:id="651" w:author="Grzegorz Smułek" w:date="2025-10-15T09:08:00Z" w16du:dateUtc="2025-10-15T07:08:00Z">
            <w:rPr>
              <w:rFonts w:cs="Times New Roman"/>
              <w:sz w:val="22"/>
              <w:szCs w:val="22"/>
            </w:rPr>
          </w:rPrChange>
        </w:rPr>
        <w:t>Podlaskie</w:t>
      </w:r>
      <w:r w:rsidRPr="00A176E6">
        <w:rPr>
          <w:rFonts w:cs="Times New Roman"/>
          <w:sz w:val="22"/>
          <w:szCs w:val="22"/>
          <w:lang w:val="pl-PL"/>
          <w:rPrChange w:id="652" w:author="Grzegorz Smułek" w:date="2025-10-15T09:08:00Z" w16du:dateUtc="2025-10-15T07:08:00Z">
            <w:rPr>
              <w:rFonts w:cs="Times New Roman"/>
              <w:sz w:val="22"/>
              <w:szCs w:val="22"/>
            </w:rPr>
          </w:rPrChange>
        </w:rPr>
        <w:tab/>
        <w:t>Suwałki</w:t>
      </w:r>
    </w:p>
    <w:p w14:paraId="1C051FAE" w14:textId="77777777" w:rsidR="00885FAC" w:rsidRPr="00A176E6" w:rsidRDefault="00885FAC" w:rsidP="00F81EC4">
      <w:pPr>
        <w:tabs>
          <w:tab w:val="left" w:pos="270"/>
        </w:tabs>
        <w:spacing w:line="240" w:lineRule="auto"/>
        <w:ind w:left="720"/>
        <w:rPr>
          <w:rFonts w:cs="Times New Roman"/>
          <w:sz w:val="22"/>
          <w:szCs w:val="22"/>
          <w:lang w:val="pl-PL"/>
          <w:rPrChange w:id="653" w:author="Grzegorz Smułek" w:date="2025-10-15T09:08:00Z" w16du:dateUtc="2025-10-15T07:08:00Z">
            <w:rPr>
              <w:rFonts w:cs="Times New Roman"/>
              <w:sz w:val="22"/>
              <w:szCs w:val="22"/>
            </w:rPr>
          </w:rPrChange>
        </w:rPr>
      </w:pPr>
      <w:r w:rsidRPr="00A176E6">
        <w:rPr>
          <w:rFonts w:cs="Times New Roman"/>
          <w:sz w:val="22"/>
          <w:szCs w:val="22"/>
          <w:lang w:val="pl-PL"/>
          <w:rPrChange w:id="654" w:author="Grzegorz Smułek" w:date="2025-10-15T09:08:00Z" w16du:dateUtc="2025-10-15T07:08:00Z">
            <w:rPr>
              <w:rFonts w:cs="Times New Roman"/>
              <w:sz w:val="22"/>
              <w:szCs w:val="22"/>
            </w:rPr>
          </w:rPrChange>
        </w:rPr>
        <w:t>Podlaskie</w:t>
      </w:r>
      <w:r w:rsidRPr="00A176E6">
        <w:rPr>
          <w:rFonts w:cs="Times New Roman"/>
          <w:sz w:val="22"/>
          <w:szCs w:val="22"/>
          <w:lang w:val="pl-PL"/>
          <w:rPrChange w:id="655" w:author="Grzegorz Smułek" w:date="2025-10-15T09:08:00Z" w16du:dateUtc="2025-10-15T07:08:00Z">
            <w:rPr>
              <w:rFonts w:cs="Times New Roman"/>
              <w:sz w:val="22"/>
              <w:szCs w:val="22"/>
            </w:rPr>
          </w:rPrChange>
        </w:rPr>
        <w:tab/>
        <w:t>Suwałki (City)</w:t>
      </w:r>
    </w:p>
    <w:p w14:paraId="0B9D0CEA" w14:textId="77777777" w:rsidR="00885FAC" w:rsidRPr="00A176E6" w:rsidRDefault="00885FAC" w:rsidP="00F81EC4">
      <w:pPr>
        <w:tabs>
          <w:tab w:val="left" w:pos="270"/>
        </w:tabs>
        <w:spacing w:line="240" w:lineRule="auto"/>
        <w:ind w:left="720"/>
        <w:rPr>
          <w:rFonts w:cs="Times New Roman"/>
          <w:sz w:val="22"/>
          <w:szCs w:val="22"/>
          <w:lang w:val="pl-PL"/>
          <w:rPrChange w:id="656" w:author="Grzegorz Smułek" w:date="2025-10-15T09:08:00Z" w16du:dateUtc="2025-10-15T07:08:00Z">
            <w:rPr>
              <w:rFonts w:cs="Times New Roman"/>
              <w:sz w:val="22"/>
              <w:szCs w:val="22"/>
            </w:rPr>
          </w:rPrChange>
        </w:rPr>
      </w:pPr>
      <w:r w:rsidRPr="00A176E6">
        <w:rPr>
          <w:rFonts w:cs="Times New Roman"/>
          <w:sz w:val="22"/>
          <w:szCs w:val="22"/>
          <w:lang w:val="pl-PL"/>
          <w:rPrChange w:id="657" w:author="Grzegorz Smułek" w:date="2025-10-15T09:08:00Z" w16du:dateUtc="2025-10-15T07:08:00Z">
            <w:rPr>
              <w:rFonts w:cs="Times New Roman"/>
              <w:sz w:val="22"/>
              <w:szCs w:val="22"/>
            </w:rPr>
          </w:rPrChange>
        </w:rPr>
        <w:t>Podlaskie</w:t>
      </w:r>
      <w:r w:rsidRPr="00A176E6">
        <w:rPr>
          <w:rFonts w:cs="Times New Roman"/>
          <w:sz w:val="22"/>
          <w:szCs w:val="22"/>
          <w:lang w:val="pl-PL"/>
          <w:rPrChange w:id="658" w:author="Grzegorz Smułek" w:date="2025-10-15T09:08:00Z" w16du:dateUtc="2025-10-15T07:08:00Z">
            <w:rPr>
              <w:rFonts w:cs="Times New Roman"/>
              <w:sz w:val="22"/>
              <w:szCs w:val="22"/>
            </w:rPr>
          </w:rPrChange>
        </w:rPr>
        <w:tab/>
        <w:t>Wysokie Mazowieckie</w:t>
      </w:r>
    </w:p>
    <w:p w14:paraId="2305110D" w14:textId="77777777" w:rsidR="00885FAC" w:rsidRPr="00A176E6" w:rsidRDefault="00885FAC" w:rsidP="00F81EC4">
      <w:pPr>
        <w:tabs>
          <w:tab w:val="left" w:pos="270"/>
        </w:tabs>
        <w:spacing w:line="240" w:lineRule="auto"/>
        <w:ind w:left="720"/>
        <w:rPr>
          <w:rFonts w:cs="Times New Roman"/>
          <w:sz w:val="22"/>
          <w:szCs w:val="22"/>
          <w:lang w:val="pl-PL"/>
          <w:rPrChange w:id="659" w:author="Grzegorz Smułek" w:date="2025-10-15T09:08:00Z" w16du:dateUtc="2025-10-15T07:08:00Z">
            <w:rPr>
              <w:rFonts w:cs="Times New Roman"/>
              <w:sz w:val="22"/>
              <w:szCs w:val="22"/>
            </w:rPr>
          </w:rPrChange>
        </w:rPr>
      </w:pPr>
      <w:r w:rsidRPr="00A176E6">
        <w:rPr>
          <w:rFonts w:cs="Times New Roman"/>
          <w:sz w:val="22"/>
          <w:szCs w:val="22"/>
          <w:lang w:val="pl-PL"/>
          <w:rPrChange w:id="660" w:author="Grzegorz Smułek" w:date="2025-10-15T09:08:00Z" w16du:dateUtc="2025-10-15T07:08:00Z">
            <w:rPr>
              <w:rFonts w:cs="Times New Roman"/>
              <w:sz w:val="22"/>
              <w:szCs w:val="22"/>
            </w:rPr>
          </w:rPrChange>
        </w:rPr>
        <w:t>Podlaskie</w:t>
      </w:r>
      <w:r w:rsidRPr="00A176E6">
        <w:rPr>
          <w:rFonts w:cs="Times New Roman"/>
          <w:sz w:val="22"/>
          <w:szCs w:val="22"/>
          <w:lang w:val="pl-PL"/>
          <w:rPrChange w:id="661" w:author="Grzegorz Smułek" w:date="2025-10-15T09:08:00Z" w16du:dateUtc="2025-10-15T07:08:00Z">
            <w:rPr>
              <w:rFonts w:cs="Times New Roman"/>
              <w:sz w:val="22"/>
              <w:szCs w:val="22"/>
            </w:rPr>
          </w:rPrChange>
        </w:rPr>
        <w:tab/>
        <w:t>Zambrów</w:t>
      </w:r>
    </w:p>
    <w:p w14:paraId="146BE15D" w14:textId="77777777" w:rsidR="00885FAC" w:rsidRPr="00A176E6" w:rsidRDefault="00885FAC" w:rsidP="00F81EC4">
      <w:pPr>
        <w:tabs>
          <w:tab w:val="left" w:pos="270"/>
        </w:tabs>
        <w:spacing w:line="240" w:lineRule="auto"/>
        <w:ind w:left="720"/>
        <w:rPr>
          <w:rFonts w:cs="Times New Roman"/>
          <w:sz w:val="22"/>
          <w:szCs w:val="22"/>
          <w:lang w:val="pl-PL"/>
          <w:rPrChange w:id="662" w:author="Grzegorz Smułek" w:date="2025-10-15T09:08:00Z" w16du:dateUtc="2025-10-15T07:08:00Z">
            <w:rPr>
              <w:rFonts w:cs="Times New Roman"/>
              <w:sz w:val="22"/>
              <w:szCs w:val="22"/>
            </w:rPr>
          </w:rPrChange>
        </w:rPr>
      </w:pPr>
      <w:r w:rsidRPr="00A176E6">
        <w:rPr>
          <w:rFonts w:cs="Times New Roman"/>
          <w:sz w:val="22"/>
          <w:szCs w:val="22"/>
          <w:lang w:val="pl-PL"/>
          <w:rPrChange w:id="663" w:author="Grzegorz Smułek" w:date="2025-10-15T09:08:00Z" w16du:dateUtc="2025-10-15T07:08:00Z">
            <w:rPr>
              <w:rFonts w:cs="Times New Roman"/>
              <w:sz w:val="22"/>
              <w:szCs w:val="22"/>
            </w:rPr>
          </w:rPrChange>
        </w:rPr>
        <w:t>Pomorskie</w:t>
      </w:r>
      <w:r w:rsidRPr="00A176E6">
        <w:rPr>
          <w:rFonts w:cs="Times New Roman"/>
          <w:sz w:val="22"/>
          <w:szCs w:val="22"/>
          <w:lang w:val="pl-PL"/>
          <w:rPrChange w:id="664" w:author="Grzegorz Smułek" w:date="2025-10-15T09:08:00Z" w16du:dateUtc="2025-10-15T07:08:00Z">
            <w:rPr>
              <w:rFonts w:cs="Times New Roman"/>
              <w:sz w:val="22"/>
              <w:szCs w:val="22"/>
            </w:rPr>
          </w:rPrChange>
        </w:rPr>
        <w:tab/>
        <w:t>Bytów</w:t>
      </w:r>
    </w:p>
    <w:p w14:paraId="09B164C3" w14:textId="77777777" w:rsidR="00885FAC" w:rsidRPr="00A176E6" w:rsidRDefault="00885FAC" w:rsidP="00F81EC4">
      <w:pPr>
        <w:tabs>
          <w:tab w:val="left" w:pos="270"/>
        </w:tabs>
        <w:spacing w:line="240" w:lineRule="auto"/>
        <w:ind w:left="720"/>
        <w:rPr>
          <w:rFonts w:cs="Times New Roman"/>
          <w:sz w:val="22"/>
          <w:szCs w:val="22"/>
          <w:lang w:val="pl-PL"/>
          <w:rPrChange w:id="665" w:author="Grzegorz Smułek" w:date="2025-10-15T09:08:00Z" w16du:dateUtc="2025-10-15T07:08:00Z">
            <w:rPr>
              <w:rFonts w:cs="Times New Roman"/>
              <w:sz w:val="22"/>
              <w:szCs w:val="22"/>
            </w:rPr>
          </w:rPrChange>
        </w:rPr>
      </w:pPr>
      <w:r w:rsidRPr="00A176E6">
        <w:rPr>
          <w:rFonts w:cs="Times New Roman"/>
          <w:sz w:val="22"/>
          <w:szCs w:val="22"/>
          <w:lang w:val="pl-PL"/>
          <w:rPrChange w:id="666" w:author="Grzegorz Smułek" w:date="2025-10-15T09:08:00Z" w16du:dateUtc="2025-10-15T07:08:00Z">
            <w:rPr>
              <w:rFonts w:cs="Times New Roman"/>
              <w:sz w:val="22"/>
              <w:szCs w:val="22"/>
            </w:rPr>
          </w:rPrChange>
        </w:rPr>
        <w:t>Pomorskie</w:t>
      </w:r>
      <w:r w:rsidRPr="00A176E6">
        <w:rPr>
          <w:rFonts w:cs="Times New Roman"/>
          <w:sz w:val="22"/>
          <w:szCs w:val="22"/>
          <w:lang w:val="pl-PL"/>
          <w:rPrChange w:id="667" w:author="Grzegorz Smułek" w:date="2025-10-15T09:08:00Z" w16du:dateUtc="2025-10-15T07:08:00Z">
            <w:rPr>
              <w:rFonts w:cs="Times New Roman"/>
              <w:sz w:val="22"/>
              <w:szCs w:val="22"/>
            </w:rPr>
          </w:rPrChange>
        </w:rPr>
        <w:tab/>
        <w:t>Chojnice</w:t>
      </w:r>
    </w:p>
    <w:p w14:paraId="75733440" w14:textId="77777777" w:rsidR="00885FAC" w:rsidRPr="00A176E6" w:rsidRDefault="00885FAC" w:rsidP="00F81EC4">
      <w:pPr>
        <w:tabs>
          <w:tab w:val="left" w:pos="270"/>
        </w:tabs>
        <w:spacing w:line="240" w:lineRule="auto"/>
        <w:ind w:left="720"/>
        <w:rPr>
          <w:rFonts w:cs="Times New Roman"/>
          <w:sz w:val="22"/>
          <w:szCs w:val="22"/>
          <w:lang w:val="pl-PL"/>
          <w:rPrChange w:id="668" w:author="Grzegorz Smułek" w:date="2025-10-15T09:08:00Z" w16du:dateUtc="2025-10-15T07:08:00Z">
            <w:rPr>
              <w:rFonts w:cs="Times New Roman"/>
              <w:sz w:val="22"/>
              <w:szCs w:val="22"/>
            </w:rPr>
          </w:rPrChange>
        </w:rPr>
      </w:pPr>
      <w:r w:rsidRPr="00A176E6">
        <w:rPr>
          <w:rFonts w:cs="Times New Roman"/>
          <w:sz w:val="22"/>
          <w:szCs w:val="22"/>
          <w:lang w:val="pl-PL"/>
          <w:rPrChange w:id="669" w:author="Grzegorz Smułek" w:date="2025-10-15T09:08:00Z" w16du:dateUtc="2025-10-15T07:08:00Z">
            <w:rPr>
              <w:rFonts w:cs="Times New Roman"/>
              <w:sz w:val="22"/>
              <w:szCs w:val="22"/>
            </w:rPr>
          </w:rPrChange>
        </w:rPr>
        <w:t>Pomorskie</w:t>
      </w:r>
      <w:r w:rsidRPr="00A176E6">
        <w:rPr>
          <w:rFonts w:cs="Times New Roman"/>
          <w:sz w:val="22"/>
          <w:szCs w:val="22"/>
          <w:lang w:val="pl-PL"/>
          <w:rPrChange w:id="670" w:author="Grzegorz Smułek" w:date="2025-10-15T09:08:00Z" w16du:dateUtc="2025-10-15T07:08:00Z">
            <w:rPr>
              <w:rFonts w:cs="Times New Roman"/>
              <w:sz w:val="22"/>
              <w:szCs w:val="22"/>
            </w:rPr>
          </w:rPrChange>
        </w:rPr>
        <w:tab/>
        <w:t>Człuchów</w:t>
      </w:r>
    </w:p>
    <w:p w14:paraId="5FA869EB" w14:textId="77777777" w:rsidR="00885FAC" w:rsidRPr="00A176E6" w:rsidRDefault="00885FAC" w:rsidP="00F81EC4">
      <w:pPr>
        <w:tabs>
          <w:tab w:val="left" w:pos="270"/>
        </w:tabs>
        <w:spacing w:line="240" w:lineRule="auto"/>
        <w:ind w:left="720"/>
        <w:rPr>
          <w:rFonts w:cs="Times New Roman"/>
          <w:sz w:val="22"/>
          <w:szCs w:val="22"/>
          <w:lang w:val="pl-PL"/>
          <w:rPrChange w:id="671" w:author="Grzegorz Smułek" w:date="2025-10-15T09:08:00Z" w16du:dateUtc="2025-10-15T07:08:00Z">
            <w:rPr>
              <w:rFonts w:cs="Times New Roman"/>
              <w:sz w:val="22"/>
              <w:szCs w:val="22"/>
            </w:rPr>
          </w:rPrChange>
        </w:rPr>
      </w:pPr>
      <w:r w:rsidRPr="00A176E6">
        <w:rPr>
          <w:rFonts w:cs="Times New Roman"/>
          <w:sz w:val="22"/>
          <w:szCs w:val="22"/>
          <w:lang w:val="pl-PL"/>
          <w:rPrChange w:id="672" w:author="Grzegorz Smułek" w:date="2025-10-15T09:08:00Z" w16du:dateUtc="2025-10-15T07:08:00Z">
            <w:rPr>
              <w:rFonts w:cs="Times New Roman"/>
              <w:sz w:val="22"/>
              <w:szCs w:val="22"/>
            </w:rPr>
          </w:rPrChange>
        </w:rPr>
        <w:t>Pomorskie</w:t>
      </w:r>
      <w:r w:rsidRPr="00A176E6">
        <w:rPr>
          <w:rFonts w:cs="Times New Roman"/>
          <w:sz w:val="22"/>
          <w:szCs w:val="22"/>
          <w:lang w:val="pl-PL"/>
          <w:rPrChange w:id="673" w:author="Grzegorz Smułek" w:date="2025-10-15T09:08:00Z" w16du:dateUtc="2025-10-15T07:08:00Z">
            <w:rPr>
              <w:rFonts w:cs="Times New Roman"/>
              <w:sz w:val="22"/>
              <w:szCs w:val="22"/>
            </w:rPr>
          </w:rPrChange>
        </w:rPr>
        <w:tab/>
        <w:t>Gdańsk</w:t>
      </w:r>
    </w:p>
    <w:p w14:paraId="5AF44126" w14:textId="77777777" w:rsidR="00885FAC" w:rsidRPr="00A176E6" w:rsidRDefault="00885FAC" w:rsidP="00F81EC4">
      <w:pPr>
        <w:tabs>
          <w:tab w:val="left" w:pos="270"/>
        </w:tabs>
        <w:spacing w:line="240" w:lineRule="auto"/>
        <w:ind w:left="720"/>
        <w:rPr>
          <w:rFonts w:cs="Times New Roman"/>
          <w:sz w:val="22"/>
          <w:szCs w:val="22"/>
          <w:lang w:val="pl-PL"/>
          <w:rPrChange w:id="674" w:author="Grzegorz Smułek" w:date="2025-10-15T09:08:00Z" w16du:dateUtc="2025-10-15T07:08:00Z">
            <w:rPr>
              <w:rFonts w:cs="Times New Roman"/>
              <w:sz w:val="22"/>
              <w:szCs w:val="22"/>
            </w:rPr>
          </w:rPrChange>
        </w:rPr>
      </w:pPr>
      <w:r w:rsidRPr="00A176E6">
        <w:rPr>
          <w:rFonts w:cs="Times New Roman"/>
          <w:sz w:val="22"/>
          <w:szCs w:val="22"/>
          <w:lang w:val="pl-PL"/>
          <w:rPrChange w:id="675" w:author="Grzegorz Smułek" w:date="2025-10-15T09:08:00Z" w16du:dateUtc="2025-10-15T07:08:00Z">
            <w:rPr>
              <w:rFonts w:cs="Times New Roman"/>
              <w:sz w:val="22"/>
              <w:szCs w:val="22"/>
            </w:rPr>
          </w:rPrChange>
        </w:rPr>
        <w:t>Pomorskie</w:t>
      </w:r>
      <w:r w:rsidRPr="00A176E6">
        <w:rPr>
          <w:rFonts w:cs="Times New Roman"/>
          <w:sz w:val="22"/>
          <w:szCs w:val="22"/>
          <w:lang w:val="pl-PL"/>
          <w:rPrChange w:id="676" w:author="Grzegorz Smułek" w:date="2025-10-15T09:08:00Z" w16du:dateUtc="2025-10-15T07:08:00Z">
            <w:rPr>
              <w:rFonts w:cs="Times New Roman"/>
              <w:sz w:val="22"/>
              <w:szCs w:val="22"/>
            </w:rPr>
          </w:rPrChange>
        </w:rPr>
        <w:tab/>
        <w:t>Gdańsk (City)</w:t>
      </w:r>
    </w:p>
    <w:p w14:paraId="67743468" w14:textId="77777777" w:rsidR="00885FAC" w:rsidRPr="00A176E6" w:rsidRDefault="00885FAC" w:rsidP="00F81EC4">
      <w:pPr>
        <w:tabs>
          <w:tab w:val="left" w:pos="270"/>
        </w:tabs>
        <w:spacing w:line="240" w:lineRule="auto"/>
        <w:ind w:left="720"/>
        <w:rPr>
          <w:rFonts w:cs="Times New Roman"/>
          <w:sz w:val="22"/>
          <w:szCs w:val="22"/>
          <w:lang w:val="pl-PL"/>
          <w:rPrChange w:id="677" w:author="Grzegorz Smułek" w:date="2025-10-15T09:08:00Z" w16du:dateUtc="2025-10-15T07:08:00Z">
            <w:rPr>
              <w:rFonts w:cs="Times New Roman"/>
              <w:sz w:val="22"/>
              <w:szCs w:val="22"/>
            </w:rPr>
          </w:rPrChange>
        </w:rPr>
      </w:pPr>
      <w:r w:rsidRPr="00A176E6">
        <w:rPr>
          <w:rFonts w:cs="Times New Roman"/>
          <w:sz w:val="22"/>
          <w:szCs w:val="22"/>
          <w:lang w:val="pl-PL"/>
          <w:rPrChange w:id="678" w:author="Grzegorz Smułek" w:date="2025-10-15T09:08:00Z" w16du:dateUtc="2025-10-15T07:08:00Z">
            <w:rPr>
              <w:rFonts w:cs="Times New Roman"/>
              <w:sz w:val="22"/>
              <w:szCs w:val="22"/>
            </w:rPr>
          </w:rPrChange>
        </w:rPr>
        <w:t>Pomorskie</w:t>
      </w:r>
      <w:r w:rsidRPr="00A176E6">
        <w:rPr>
          <w:rFonts w:cs="Times New Roman"/>
          <w:sz w:val="22"/>
          <w:szCs w:val="22"/>
          <w:lang w:val="pl-PL"/>
          <w:rPrChange w:id="679" w:author="Grzegorz Smułek" w:date="2025-10-15T09:08:00Z" w16du:dateUtc="2025-10-15T07:08:00Z">
            <w:rPr>
              <w:rFonts w:cs="Times New Roman"/>
              <w:sz w:val="22"/>
              <w:szCs w:val="22"/>
            </w:rPr>
          </w:rPrChange>
        </w:rPr>
        <w:tab/>
        <w:t>Gdynia</w:t>
      </w:r>
    </w:p>
    <w:p w14:paraId="700B5F4E" w14:textId="77777777" w:rsidR="00885FAC" w:rsidRPr="00A176E6" w:rsidRDefault="00885FAC" w:rsidP="00F81EC4">
      <w:pPr>
        <w:tabs>
          <w:tab w:val="left" w:pos="270"/>
        </w:tabs>
        <w:spacing w:line="240" w:lineRule="auto"/>
        <w:ind w:left="720"/>
        <w:rPr>
          <w:rFonts w:cs="Times New Roman"/>
          <w:sz w:val="22"/>
          <w:szCs w:val="22"/>
          <w:lang w:val="pl-PL"/>
          <w:rPrChange w:id="680" w:author="Grzegorz Smułek" w:date="2025-10-15T09:08:00Z" w16du:dateUtc="2025-10-15T07:08:00Z">
            <w:rPr>
              <w:rFonts w:cs="Times New Roman"/>
              <w:sz w:val="22"/>
              <w:szCs w:val="22"/>
            </w:rPr>
          </w:rPrChange>
        </w:rPr>
      </w:pPr>
      <w:r w:rsidRPr="00A176E6">
        <w:rPr>
          <w:rFonts w:cs="Times New Roman"/>
          <w:sz w:val="22"/>
          <w:szCs w:val="22"/>
          <w:lang w:val="pl-PL"/>
          <w:rPrChange w:id="681" w:author="Grzegorz Smułek" w:date="2025-10-15T09:08:00Z" w16du:dateUtc="2025-10-15T07:08:00Z">
            <w:rPr>
              <w:rFonts w:cs="Times New Roman"/>
              <w:sz w:val="22"/>
              <w:szCs w:val="22"/>
            </w:rPr>
          </w:rPrChange>
        </w:rPr>
        <w:t>Pomorskie</w:t>
      </w:r>
      <w:r w:rsidRPr="00A176E6">
        <w:rPr>
          <w:rFonts w:cs="Times New Roman"/>
          <w:sz w:val="22"/>
          <w:szCs w:val="22"/>
          <w:lang w:val="pl-PL"/>
          <w:rPrChange w:id="682" w:author="Grzegorz Smułek" w:date="2025-10-15T09:08:00Z" w16du:dateUtc="2025-10-15T07:08:00Z">
            <w:rPr>
              <w:rFonts w:cs="Times New Roman"/>
              <w:sz w:val="22"/>
              <w:szCs w:val="22"/>
            </w:rPr>
          </w:rPrChange>
        </w:rPr>
        <w:tab/>
        <w:t>Kartuzy</w:t>
      </w:r>
    </w:p>
    <w:p w14:paraId="7F543841" w14:textId="77777777" w:rsidR="00885FAC" w:rsidRPr="00A176E6" w:rsidRDefault="00885FAC" w:rsidP="00F81EC4">
      <w:pPr>
        <w:tabs>
          <w:tab w:val="left" w:pos="270"/>
        </w:tabs>
        <w:spacing w:line="240" w:lineRule="auto"/>
        <w:ind w:left="720"/>
        <w:rPr>
          <w:rFonts w:cs="Times New Roman"/>
          <w:sz w:val="22"/>
          <w:szCs w:val="22"/>
          <w:lang w:val="pl-PL"/>
          <w:rPrChange w:id="683" w:author="Grzegorz Smułek" w:date="2025-10-15T09:08:00Z" w16du:dateUtc="2025-10-15T07:08:00Z">
            <w:rPr>
              <w:rFonts w:cs="Times New Roman"/>
              <w:sz w:val="22"/>
              <w:szCs w:val="22"/>
            </w:rPr>
          </w:rPrChange>
        </w:rPr>
      </w:pPr>
      <w:r w:rsidRPr="00A176E6">
        <w:rPr>
          <w:rFonts w:cs="Times New Roman"/>
          <w:sz w:val="22"/>
          <w:szCs w:val="22"/>
          <w:lang w:val="pl-PL"/>
          <w:rPrChange w:id="684" w:author="Grzegorz Smułek" w:date="2025-10-15T09:08:00Z" w16du:dateUtc="2025-10-15T07:08:00Z">
            <w:rPr>
              <w:rFonts w:cs="Times New Roman"/>
              <w:sz w:val="22"/>
              <w:szCs w:val="22"/>
            </w:rPr>
          </w:rPrChange>
        </w:rPr>
        <w:t>Pomorskie</w:t>
      </w:r>
      <w:r w:rsidRPr="00A176E6">
        <w:rPr>
          <w:rFonts w:cs="Times New Roman"/>
          <w:sz w:val="22"/>
          <w:szCs w:val="22"/>
          <w:lang w:val="pl-PL"/>
          <w:rPrChange w:id="685" w:author="Grzegorz Smułek" w:date="2025-10-15T09:08:00Z" w16du:dateUtc="2025-10-15T07:08:00Z">
            <w:rPr>
              <w:rFonts w:cs="Times New Roman"/>
              <w:sz w:val="22"/>
              <w:szCs w:val="22"/>
            </w:rPr>
          </w:rPrChange>
        </w:rPr>
        <w:tab/>
        <w:t>Kościerzyna</w:t>
      </w:r>
    </w:p>
    <w:p w14:paraId="5CFF1EA8" w14:textId="77777777" w:rsidR="00885FAC" w:rsidRPr="00A176E6" w:rsidRDefault="00885FAC" w:rsidP="00F81EC4">
      <w:pPr>
        <w:tabs>
          <w:tab w:val="left" w:pos="270"/>
        </w:tabs>
        <w:spacing w:line="240" w:lineRule="auto"/>
        <w:ind w:left="720"/>
        <w:rPr>
          <w:rFonts w:cs="Times New Roman"/>
          <w:sz w:val="22"/>
          <w:szCs w:val="22"/>
          <w:lang w:val="pl-PL"/>
          <w:rPrChange w:id="686" w:author="Grzegorz Smułek" w:date="2025-10-15T09:08:00Z" w16du:dateUtc="2025-10-15T07:08:00Z">
            <w:rPr>
              <w:rFonts w:cs="Times New Roman"/>
              <w:sz w:val="22"/>
              <w:szCs w:val="22"/>
            </w:rPr>
          </w:rPrChange>
        </w:rPr>
      </w:pPr>
      <w:r w:rsidRPr="00A176E6">
        <w:rPr>
          <w:rFonts w:cs="Times New Roman"/>
          <w:sz w:val="22"/>
          <w:szCs w:val="22"/>
          <w:lang w:val="pl-PL"/>
          <w:rPrChange w:id="687" w:author="Grzegorz Smułek" w:date="2025-10-15T09:08:00Z" w16du:dateUtc="2025-10-15T07:08:00Z">
            <w:rPr>
              <w:rFonts w:cs="Times New Roman"/>
              <w:sz w:val="22"/>
              <w:szCs w:val="22"/>
            </w:rPr>
          </w:rPrChange>
        </w:rPr>
        <w:t>Pomorskie</w:t>
      </w:r>
      <w:r w:rsidRPr="00A176E6">
        <w:rPr>
          <w:rFonts w:cs="Times New Roman"/>
          <w:sz w:val="22"/>
          <w:szCs w:val="22"/>
          <w:lang w:val="pl-PL"/>
          <w:rPrChange w:id="688" w:author="Grzegorz Smułek" w:date="2025-10-15T09:08:00Z" w16du:dateUtc="2025-10-15T07:08:00Z">
            <w:rPr>
              <w:rFonts w:cs="Times New Roman"/>
              <w:sz w:val="22"/>
              <w:szCs w:val="22"/>
            </w:rPr>
          </w:rPrChange>
        </w:rPr>
        <w:tab/>
        <w:t>Kwidzyn</w:t>
      </w:r>
    </w:p>
    <w:p w14:paraId="4247F56A" w14:textId="77777777" w:rsidR="00885FAC" w:rsidRPr="00A176E6" w:rsidRDefault="00885FAC" w:rsidP="00F81EC4">
      <w:pPr>
        <w:tabs>
          <w:tab w:val="left" w:pos="270"/>
        </w:tabs>
        <w:spacing w:line="240" w:lineRule="auto"/>
        <w:ind w:left="720"/>
        <w:rPr>
          <w:rFonts w:cs="Times New Roman"/>
          <w:sz w:val="22"/>
          <w:szCs w:val="22"/>
          <w:lang w:val="pl-PL"/>
          <w:rPrChange w:id="689" w:author="Grzegorz Smułek" w:date="2025-10-15T09:08:00Z" w16du:dateUtc="2025-10-15T07:08:00Z">
            <w:rPr>
              <w:rFonts w:cs="Times New Roman"/>
              <w:sz w:val="22"/>
              <w:szCs w:val="22"/>
            </w:rPr>
          </w:rPrChange>
        </w:rPr>
      </w:pPr>
      <w:r w:rsidRPr="00A176E6">
        <w:rPr>
          <w:rFonts w:cs="Times New Roman"/>
          <w:sz w:val="22"/>
          <w:szCs w:val="22"/>
          <w:lang w:val="pl-PL"/>
          <w:rPrChange w:id="690" w:author="Grzegorz Smułek" w:date="2025-10-15T09:08:00Z" w16du:dateUtc="2025-10-15T07:08:00Z">
            <w:rPr>
              <w:rFonts w:cs="Times New Roman"/>
              <w:sz w:val="22"/>
              <w:szCs w:val="22"/>
            </w:rPr>
          </w:rPrChange>
        </w:rPr>
        <w:t>Pomorskie</w:t>
      </w:r>
      <w:r w:rsidRPr="00A176E6">
        <w:rPr>
          <w:rFonts w:cs="Times New Roman"/>
          <w:sz w:val="22"/>
          <w:szCs w:val="22"/>
          <w:lang w:val="pl-PL"/>
          <w:rPrChange w:id="691" w:author="Grzegorz Smułek" w:date="2025-10-15T09:08:00Z" w16du:dateUtc="2025-10-15T07:08:00Z">
            <w:rPr>
              <w:rFonts w:cs="Times New Roman"/>
              <w:sz w:val="22"/>
              <w:szCs w:val="22"/>
            </w:rPr>
          </w:rPrChange>
        </w:rPr>
        <w:tab/>
        <w:t>Lębork</w:t>
      </w:r>
    </w:p>
    <w:p w14:paraId="5D9EA9F0" w14:textId="77777777" w:rsidR="00885FAC" w:rsidRPr="00A176E6" w:rsidRDefault="00885FAC" w:rsidP="00F81EC4">
      <w:pPr>
        <w:tabs>
          <w:tab w:val="left" w:pos="270"/>
        </w:tabs>
        <w:spacing w:line="240" w:lineRule="auto"/>
        <w:ind w:left="720"/>
        <w:rPr>
          <w:rFonts w:cs="Times New Roman"/>
          <w:sz w:val="22"/>
          <w:szCs w:val="22"/>
          <w:lang w:val="pl-PL"/>
          <w:rPrChange w:id="692" w:author="Grzegorz Smułek" w:date="2025-10-15T09:08:00Z" w16du:dateUtc="2025-10-15T07:08:00Z">
            <w:rPr>
              <w:rFonts w:cs="Times New Roman"/>
              <w:sz w:val="22"/>
              <w:szCs w:val="22"/>
            </w:rPr>
          </w:rPrChange>
        </w:rPr>
      </w:pPr>
      <w:r w:rsidRPr="00A176E6">
        <w:rPr>
          <w:rFonts w:cs="Times New Roman"/>
          <w:sz w:val="22"/>
          <w:szCs w:val="22"/>
          <w:lang w:val="pl-PL"/>
          <w:rPrChange w:id="693" w:author="Grzegorz Smułek" w:date="2025-10-15T09:08:00Z" w16du:dateUtc="2025-10-15T07:08:00Z">
            <w:rPr>
              <w:rFonts w:cs="Times New Roman"/>
              <w:sz w:val="22"/>
              <w:szCs w:val="22"/>
            </w:rPr>
          </w:rPrChange>
        </w:rPr>
        <w:lastRenderedPageBreak/>
        <w:t>Pomorskie</w:t>
      </w:r>
      <w:r w:rsidRPr="00A176E6">
        <w:rPr>
          <w:rFonts w:cs="Times New Roman"/>
          <w:sz w:val="22"/>
          <w:szCs w:val="22"/>
          <w:lang w:val="pl-PL"/>
          <w:rPrChange w:id="694" w:author="Grzegorz Smułek" w:date="2025-10-15T09:08:00Z" w16du:dateUtc="2025-10-15T07:08:00Z">
            <w:rPr>
              <w:rFonts w:cs="Times New Roman"/>
              <w:sz w:val="22"/>
              <w:szCs w:val="22"/>
            </w:rPr>
          </w:rPrChange>
        </w:rPr>
        <w:tab/>
        <w:t>Malbork</w:t>
      </w:r>
    </w:p>
    <w:p w14:paraId="2AEA5280" w14:textId="77777777" w:rsidR="00885FAC" w:rsidRPr="00A176E6" w:rsidRDefault="00885FAC" w:rsidP="00F81EC4">
      <w:pPr>
        <w:tabs>
          <w:tab w:val="left" w:pos="270"/>
        </w:tabs>
        <w:spacing w:line="240" w:lineRule="auto"/>
        <w:ind w:left="720"/>
        <w:rPr>
          <w:rFonts w:cs="Times New Roman"/>
          <w:sz w:val="22"/>
          <w:szCs w:val="22"/>
          <w:lang w:val="pl-PL"/>
          <w:rPrChange w:id="695" w:author="Grzegorz Smułek" w:date="2025-10-15T09:08:00Z" w16du:dateUtc="2025-10-15T07:08:00Z">
            <w:rPr>
              <w:rFonts w:cs="Times New Roman"/>
              <w:sz w:val="22"/>
              <w:szCs w:val="22"/>
            </w:rPr>
          </w:rPrChange>
        </w:rPr>
      </w:pPr>
      <w:r w:rsidRPr="00A176E6">
        <w:rPr>
          <w:rFonts w:cs="Times New Roman"/>
          <w:sz w:val="22"/>
          <w:szCs w:val="22"/>
          <w:lang w:val="pl-PL"/>
          <w:rPrChange w:id="696" w:author="Grzegorz Smułek" w:date="2025-10-15T09:08:00Z" w16du:dateUtc="2025-10-15T07:08:00Z">
            <w:rPr>
              <w:rFonts w:cs="Times New Roman"/>
              <w:sz w:val="22"/>
              <w:szCs w:val="22"/>
            </w:rPr>
          </w:rPrChange>
        </w:rPr>
        <w:t>Pomorskie</w:t>
      </w:r>
      <w:r w:rsidRPr="00A176E6">
        <w:rPr>
          <w:rFonts w:cs="Times New Roman"/>
          <w:sz w:val="22"/>
          <w:szCs w:val="22"/>
          <w:lang w:val="pl-PL"/>
          <w:rPrChange w:id="697" w:author="Grzegorz Smułek" w:date="2025-10-15T09:08:00Z" w16du:dateUtc="2025-10-15T07:08:00Z">
            <w:rPr>
              <w:rFonts w:cs="Times New Roman"/>
              <w:sz w:val="22"/>
              <w:szCs w:val="22"/>
            </w:rPr>
          </w:rPrChange>
        </w:rPr>
        <w:tab/>
        <w:t>Nowy Dwór Gdański</w:t>
      </w:r>
    </w:p>
    <w:p w14:paraId="7A6BCB11" w14:textId="77777777" w:rsidR="00885FAC" w:rsidRPr="00A176E6" w:rsidRDefault="00885FAC" w:rsidP="00F81EC4">
      <w:pPr>
        <w:tabs>
          <w:tab w:val="left" w:pos="270"/>
        </w:tabs>
        <w:spacing w:line="240" w:lineRule="auto"/>
        <w:ind w:left="720"/>
        <w:rPr>
          <w:rFonts w:cs="Times New Roman"/>
          <w:sz w:val="22"/>
          <w:szCs w:val="22"/>
          <w:lang w:val="pl-PL"/>
          <w:rPrChange w:id="698" w:author="Grzegorz Smułek" w:date="2025-10-15T09:08:00Z" w16du:dateUtc="2025-10-15T07:08:00Z">
            <w:rPr>
              <w:rFonts w:cs="Times New Roman"/>
              <w:sz w:val="22"/>
              <w:szCs w:val="22"/>
            </w:rPr>
          </w:rPrChange>
        </w:rPr>
      </w:pPr>
      <w:r w:rsidRPr="00A176E6">
        <w:rPr>
          <w:rFonts w:cs="Times New Roman"/>
          <w:sz w:val="22"/>
          <w:szCs w:val="22"/>
          <w:lang w:val="pl-PL"/>
          <w:rPrChange w:id="699" w:author="Grzegorz Smułek" w:date="2025-10-15T09:08:00Z" w16du:dateUtc="2025-10-15T07:08:00Z">
            <w:rPr>
              <w:rFonts w:cs="Times New Roman"/>
              <w:sz w:val="22"/>
              <w:szCs w:val="22"/>
            </w:rPr>
          </w:rPrChange>
        </w:rPr>
        <w:t>Pomorskie</w:t>
      </w:r>
      <w:r w:rsidRPr="00A176E6">
        <w:rPr>
          <w:rFonts w:cs="Times New Roman"/>
          <w:sz w:val="22"/>
          <w:szCs w:val="22"/>
          <w:lang w:val="pl-PL"/>
          <w:rPrChange w:id="700" w:author="Grzegorz Smułek" w:date="2025-10-15T09:08:00Z" w16du:dateUtc="2025-10-15T07:08:00Z">
            <w:rPr>
              <w:rFonts w:cs="Times New Roman"/>
              <w:sz w:val="22"/>
              <w:szCs w:val="22"/>
            </w:rPr>
          </w:rPrChange>
        </w:rPr>
        <w:tab/>
        <w:t>Puck</w:t>
      </w:r>
    </w:p>
    <w:p w14:paraId="145A51D3" w14:textId="77777777" w:rsidR="00885FAC" w:rsidRPr="00A176E6" w:rsidRDefault="00885FAC" w:rsidP="00F81EC4">
      <w:pPr>
        <w:tabs>
          <w:tab w:val="left" w:pos="270"/>
        </w:tabs>
        <w:spacing w:line="240" w:lineRule="auto"/>
        <w:ind w:left="720"/>
        <w:rPr>
          <w:rFonts w:cs="Times New Roman"/>
          <w:sz w:val="22"/>
          <w:szCs w:val="22"/>
          <w:lang w:val="pl-PL"/>
          <w:rPrChange w:id="701" w:author="Grzegorz Smułek" w:date="2025-10-15T09:08:00Z" w16du:dateUtc="2025-10-15T07:08:00Z">
            <w:rPr>
              <w:rFonts w:cs="Times New Roman"/>
              <w:sz w:val="22"/>
              <w:szCs w:val="22"/>
            </w:rPr>
          </w:rPrChange>
        </w:rPr>
      </w:pPr>
      <w:r w:rsidRPr="00A176E6">
        <w:rPr>
          <w:rFonts w:cs="Times New Roman"/>
          <w:sz w:val="22"/>
          <w:szCs w:val="22"/>
          <w:lang w:val="pl-PL"/>
          <w:rPrChange w:id="702" w:author="Grzegorz Smułek" w:date="2025-10-15T09:08:00Z" w16du:dateUtc="2025-10-15T07:08:00Z">
            <w:rPr>
              <w:rFonts w:cs="Times New Roman"/>
              <w:sz w:val="22"/>
              <w:szCs w:val="22"/>
            </w:rPr>
          </w:rPrChange>
        </w:rPr>
        <w:t>Pomorskie</w:t>
      </w:r>
      <w:r w:rsidRPr="00A176E6">
        <w:rPr>
          <w:rFonts w:cs="Times New Roman"/>
          <w:sz w:val="22"/>
          <w:szCs w:val="22"/>
          <w:lang w:val="pl-PL"/>
          <w:rPrChange w:id="703" w:author="Grzegorz Smułek" w:date="2025-10-15T09:08:00Z" w16du:dateUtc="2025-10-15T07:08:00Z">
            <w:rPr>
              <w:rFonts w:cs="Times New Roman"/>
              <w:sz w:val="22"/>
              <w:szCs w:val="22"/>
            </w:rPr>
          </w:rPrChange>
        </w:rPr>
        <w:tab/>
        <w:t>Słupsk</w:t>
      </w:r>
    </w:p>
    <w:p w14:paraId="6801CEDC" w14:textId="77777777" w:rsidR="00885FAC" w:rsidRPr="00A176E6" w:rsidRDefault="00885FAC" w:rsidP="00F81EC4">
      <w:pPr>
        <w:tabs>
          <w:tab w:val="left" w:pos="270"/>
        </w:tabs>
        <w:spacing w:line="240" w:lineRule="auto"/>
        <w:ind w:left="720"/>
        <w:rPr>
          <w:rFonts w:cs="Times New Roman"/>
          <w:sz w:val="22"/>
          <w:szCs w:val="22"/>
          <w:lang w:val="pl-PL"/>
          <w:rPrChange w:id="704" w:author="Grzegorz Smułek" w:date="2025-10-15T09:08:00Z" w16du:dateUtc="2025-10-15T07:08:00Z">
            <w:rPr>
              <w:rFonts w:cs="Times New Roman"/>
              <w:sz w:val="22"/>
              <w:szCs w:val="22"/>
            </w:rPr>
          </w:rPrChange>
        </w:rPr>
      </w:pPr>
      <w:r w:rsidRPr="00A176E6">
        <w:rPr>
          <w:rFonts w:cs="Times New Roman"/>
          <w:sz w:val="22"/>
          <w:szCs w:val="22"/>
          <w:lang w:val="pl-PL"/>
          <w:rPrChange w:id="705" w:author="Grzegorz Smułek" w:date="2025-10-15T09:08:00Z" w16du:dateUtc="2025-10-15T07:08:00Z">
            <w:rPr>
              <w:rFonts w:cs="Times New Roman"/>
              <w:sz w:val="22"/>
              <w:szCs w:val="22"/>
            </w:rPr>
          </w:rPrChange>
        </w:rPr>
        <w:t>Pomorskie</w:t>
      </w:r>
      <w:r w:rsidRPr="00A176E6">
        <w:rPr>
          <w:rFonts w:cs="Times New Roman"/>
          <w:sz w:val="22"/>
          <w:szCs w:val="22"/>
          <w:lang w:val="pl-PL"/>
          <w:rPrChange w:id="706" w:author="Grzegorz Smułek" w:date="2025-10-15T09:08:00Z" w16du:dateUtc="2025-10-15T07:08:00Z">
            <w:rPr>
              <w:rFonts w:cs="Times New Roman"/>
              <w:sz w:val="22"/>
              <w:szCs w:val="22"/>
            </w:rPr>
          </w:rPrChange>
        </w:rPr>
        <w:tab/>
        <w:t>Słupsk (City)</w:t>
      </w:r>
    </w:p>
    <w:p w14:paraId="2869CB81" w14:textId="77777777" w:rsidR="00885FAC" w:rsidRPr="00A176E6" w:rsidRDefault="00885FAC" w:rsidP="00F81EC4">
      <w:pPr>
        <w:tabs>
          <w:tab w:val="left" w:pos="270"/>
        </w:tabs>
        <w:spacing w:line="240" w:lineRule="auto"/>
        <w:ind w:left="720"/>
        <w:rPr>
          <w:rFonts w:cs="Times New Roman"/>
          <w:sz w:val="22"/>
          <w:szCs w:val="22"/>
          <w:lang w:val="pl-PL"/>
          <w:rPrChange w:id="707" w:author="Grzegorz Smułek" w:date="2025-10-15T09:08:00Z" w16du:dateUtc="2025-10-15T07:08:00Z">
            <w:rPr>
              <w:rFonts w:cs="Times New Roman"/>
              <w:sz w:val="22"/>
              <w:szCs w:val="22"/>
            </w:rPr>
          </w:rPrChange>
        </w:rPr>
      </w:pPr>
      <w:r w:rsidRPr="00A176E6">
        <w:rPr>
          <w:rFonts w:cs="Times New Roman"/>
          <w:sz w:val="22"/>
          <w:szCs w:val="22"/>
          <w:lang w:val="pl-PL"/>
          <w:rPrChange w:id="708" w:author="Grzegorz Smułek" w:date="2025-10-15T09:08:00Z" w16du:dateUtc="2025-10-15T07:08:00Z">
            <w:rPr>
              <w:rFonts w:cs="Times New Roman"/>
              <w:sz w:val="22"/>
              <w:szCs w:val="22"/>
            </w:rPr>
          </w:rPrChange>
        </w:rPr>
        <w:t>Pomorskie</w:t>
      </w:r>
      <w:r w:rsidRPr="00A176E6">
        <w:rPr>
          <w:rFonts w:cs="Times New Roman"/>
          <w:sz w:val="22"/>
          <w:szCs w:val="22"/>
          <w:lang w:val="pl-PL"/>
          <w:rPrChange w:id="709" w:author="Grzegorz Smułek" w:date="2025-10-15T09:08:00Z" w16du:dateUtc="2025-10-15T07:08:00Z">
            <w:rPr>
              <w:rFonts w:cs="Times New Roman"/>
              <w:sz w:val="22"/>
              <w:szCs w:val="22"/>
            </w:rPr>
          </w:rPrChange>
        </w:rPr>
        <w:tab/>
        <w:t>Sopot</w:t>
      </w:r>
    </w:p>
    <w:p w14:paraId="7DB0D7D2" w14:textId="77777777" w:rsidR="00885FAC" w:rsidRPr="00A176E6" w:rsidRDefault="00885FAC" w:rsidP="00F81EC4">
      <w:pPr>
        <w:tabs>
          <w:tab w:val="left" w:pos="270"/>
        </w:tabs>
        <w:spacing w:line="240" w:lineRule="auto"/>
        <w:ind w:left="720"/>
        <w:rPr>
          <w:rFonts w:cs="Times New Roman"/>
          <w:sz w:val="22"/>
          <w:szCs w:val="22"/>
          <w:lang w:val="pl-PL"/>
          <w:rPrChange w:id="710" w:author="Grzegorz Smułek" w:date="2025-10-15T09:08:00Z" w16du:dateUtc="2025-10-15T07:08:00Z">
            <w:rPr>
              <w:rFonts w:cs="Times New Roman"/>
              <w:sz w:val="22"/>
              <w:szCs w:val="22"/>
            </w:rPr>
          </w:rPrChange>
        </w:rPr>
      </w:pPr>
      <w:r w:rsidRPr="00A176E6">
        <w:rPr>
          <w:rFonts w:cs="Times New Roman"/>
          <w:sz w:val="22"/>
          <w:szCs w:val="22"/>
          <w:lang w:val="pl-PL"/>
          <w:rPrChange w:id="711" w:author="Grzegorz Smułek" w:date="2025-10-15T09:08:00Z" w16du:dateUtc="2025-10-15T07:08:00Z">
            <w:rPr>
              <w:rFonts w:cs="Times New Roman"/>
              <w:sz w:val="22"/>
              <w:szCs w:val="22"/>
            </w:rPr>
          </w:rPrChange>
        </w:rPr>
        <w:t>Pomorskie</w:t>
      </w:r>
      <w:r w:rsidRPr="00A176E6">
        <w:rPr>
          <w:rFonts w:cs="Times New Roman"/>
          <w:sz w:val="22"/>
          <w:szCs w:val="22"/>
          <w:lang w:val="pl-PL"/>
          <w:rPrChange w:id="712" w:author="Grzegorz Smułek" w:date="2025-10-15T09:08:00Z" w16du:dateUtc="2025-10-15T07:08:00Z">
            <w:rPr>
              <w:rFonts w:cs="Times New Roman"/>
              <w:sz w:val="22"/>
              <w:szCs w:val="22"/>
            </w:rPr>
          </w:rPrChange>
        </w:rPr>
        <w:tab/>
        <w:t>Starogard</w:t>
      </w:r>
    </w:p>
    <w:p w14:paraId="045489D4" w14:textId="77777777" w:rsidR="00885FAC" w:rsidRPr="00A176E6" w:rsidRDefault="00885FAC" w:rsidP="00F81EC4">
      <w:pPr>
        <w:tabs>
          <w:tab w:val="left" w:pos="270"/>
        </w:tabs>
        <w:spacing w:line="240" w:lineRule="auto"/>
        <w:ind w:left="720"/>
        <w:rPr>
          <w:rFonts w:cs="Times New Roman"/>
          <w:sz w:val="22"/>
          <w:szCs w:val="22"/>
          <w:lang w:val="pl-PL"/>
          <w:rPrChange w:id="713" w:author="Grzegorz Smułek" w:date="2025-10-15T09:08:00Z" w16du:dateUtc="2025-10-15T07:08:00Z">
            <w:rPr>
              <w:rFonts w:cs="Times New Roman"/>
              <w:sz w:val="22"/>
              <w:szCs w:val="22"/>
            </w:rPr>
          </w:rPrChange>
        </w:rPr>
      </w:pPr>
      <w:r w:rsidRPr="00A176E6">
        <w:rPr>
          <w:rFonts w:cs="Times New Roman"/>
          <w:sz w:val="22"/>
          <w:szCs w:val="22"/>
          <w:lang w:val="pl-PL"/>
          <w:rPrChange w:id="714" w:author="Grzegorz Smułek" w:date="2025-10-15T09:08:00Z" w16du:dateUtc="2025-10-15T07:08:00Z">
            <w:rPr>
              <w:rFonts w:cs="Times New Roman"/>
              <w:sz w:val="22"/>
              <w:szCs w:val="22"/>
            </w:rPr>
          </w:rPrChange>
        </w:rPr>
        <w:t>Pomorskie</w:t>
      </w:r>
      <w:r w:rsidRPr="00A176E6">
        <w:rPr>
          <w:rFonts w:cs="Times New Roman"/>
          <w:sz w:val="22"/>
          <w:szCs w:val="22"/>
          <w:lang w:val="pl-PL"/>
          <w:rPrChange w:id="715" w:author="Grzegorz Smułek" w:date="2025-10-15T09:08:00Z" w16du:dateUtc="2025-10-15T07:08:00Z">
            <w:rPr>
              <w:rFonts w:cs="Times New Roman"/>
              <w:sz w:val="22"/>
              <w:szCs w:val="22"/>
            </w:rPr>
          </w:rPrChange>
        </w:rPr>
        <w:tab/>
        <w:t>Sztum</w:t>
      </w:r>
    </w:p>
    <w:p w14:paraId="3A384B21" w14:textId="77777777" w:rsidR="00885FAC" w:rsidRPr="00A176E6" w:rsidRDefault="00885FAC" w:rsidP="00F81EC4">
      <w:pPr>
        <w:tabs>
          <w:tab w:val="left" w:pos="270"/>
        </w:tabs>
        <w:spacing w:line="240" w:lineRule="auto"/>
        <w:ind w:left="720"/>
        <w:rPr>
          <w:rFonts w:cs="Times New Roman"/>
          <w:sz w:val="22"/>
          <w:szCs w:val="22"/>
          <w:lang w:val="pl-PL"/>
          <w:rPrChange w:id="716" w:author="Grzegorz Smułek" w:date="2025-10-15T09:08:00Z" w16du:dateUtc="2025-10-15T07:08:00Z">
            <w:rPr>
              <w:rFonts w:cs="Times New Roman"/>
              <w:sz w:val="22"/>
              <w:szCs w:val="22"/>
            </w:rPr>
          </w:rPrChange>
        </w:rPr>
      </w:pPr>
      <w:r w:rsidRPr="00A176E6">
        <w:rPr>
          <w:rFonts w:cs="Times New Roman"/>
          <w:sz w:val="22"/>
          <w:szCs w:val="22"/>
          <w:lang w:val="pl-PL"/>
          <w:rPrChange w:id="717" w:author="Grzegorz Smułek" w:date="2025-10-15T09:08:00Z" w16du:dateUtc="2025-10-15T07:08:00Z">
            <w:rPr>
              <w:rFonts w:cs="Times New Roman"/>
              <w:sz w:val="22"/>
              <w:szCs w:val="22"/>
            </w:rPr>
          </w:rPrChange>
        </w:rPr>
        <w:t>Pomorskie</w:t>
      </w:r>
      <w:r w:rsidRPr="00A176E6">
        <w:rPr>
          <w:rFonts w:cs="Times New Roman"/>
          <w:sz w:val="22"/>
          <w:szCs w:val="22"/>
          <w:lang w:val="pl-PL"/>
          <w:rPrChange w:id="718" w:author="Grzegorz Smułek" w:date="2025-10-15T09:08:00Z" w16du:dateUtc="2025-10-15T07:08:00Z">
            <w:rPr>
              <w:rFonts w:cs="Times New Roman"/>
              <w:sz w:val="22"/>
              <w:szCs w:val="22"/>
            </w:rPr>
          </w:rPrChange>
        </w:rPr>
        <w:tab/>
        <w:t>Tczew</w:t>
      </w:r>
    </w:p>
    <w:p w14:paraId="1CA704E9" w14:textId="77777777" w:rsidR="00885FAC" w:rsidRPr="00A176E6" w:rsidRDefault="00885FAC" w:rsidP="00F81EC4">
      <w:pPr>
        <w:tabs>
          <w:tab w:val="left" w:pos="270"/>
        </w:tabs>
        <w:spacing w:line="240" w:lineRule="auto"/>
        <w:ind w:left="720"/>
        <w:rPr>
          <w:rFonts w:cs="Times New Roman"/>
          <w:sz w:val="22"/>
          <w:szCs w:val="22"/>
          <w:lang w:val="pl-PL"/>
          <w:rPrChange w:id="719" w:author="Grzegorz Smułek" w:date="2025-10-15T09:08:00Z" w16du:dateUtc="2025-10-15T07:08:00Z">
            <w:rPr>
              <w:rFonts w:cs="Times New Roman"/>
              <w:sz w:val="22"/>
              <w:szCs w:val="22"/>
            </w:rPr>
          </w:rPrChange>
        </w:rPr>
      </w:pPr>
      <w:r w:rsidRPr="00A176E6">
        <w:rPr>
          <w:rFonts w:cs="Times New Roman"/>
          <w:sz w:val="22"/>
          <w:szCs w:val="22"/>
          <w:lang w:val="pl-PL"/>
          <w:rPrChange w:id="720" w:author="Grzegorz Smułek" w:date="2025-10-15T09:08:00Z" w16du:dateUtc="2025-10-15T07:08:00Z">
            <w:rPr>
              <w:rFonts w:cs="Times New Roman"/>
              <w:sz w:val="22"/>
              <w:szCs w:val="22"/>
            </w:rPr>
          </w:rPrChange>
        </w:rPr>
        <w:t>Pomorskie</w:t>
      </w:r>
      <w:r w:rsidRPr="00A176E6">
        <w:rPr>
          <w:rFonts w:cs="Times New Roman"/>
          <w:sz w:val="22"/>
          <w:szCs w:val="22"/>
          <w:lang w:val="pl-PL"/>
          <w:rPrChange w:id="721" w:author="Grzegorz Smułek" w:date="2025-10-15T09:08:00Z" w16du:dateUtc="2025-10-15T07:08:00Z">
            <w:rPr>
              <w:rFonts w:cs="Times New Roman"/>
              <w:sz w:val="22"/>
              <w:szCs w:val="22"/>
            </w:rPr>
          </w:rPrChange>
        </w:rPr>
        <w:tab/>
        <w:t>Wejherowo</w:t>
      </w:r>
    </w:p>
    <w:p w14:paraId="4E7422E7" w14:textId="77777777" w:rsidR="00885FAC" w:rsidRPr="00A176E6" w:rsidRDefault="00885FAC" w:rsidP="00F81EC4">
      <w:pPr>
        <w:tabs>
          <w:tab w:val="left" w:pos="270"/>
        </w:tabs>
        <w:spacing w:line="240" w:lineRule="auto"/>
        <w:ind w:left="720"/>
        <w:rPr>
          <w:rFonts w:cs="Times New Roman"/>
          <w:sz w:val="22"/>
          <w:szCs w:val="22"/>
          <w:lang w:val="pl-PL"/>
          <w:rPrChange w:id="722" w:author="Grzegorz Smułek" w:date="2025-10-15T09:08:00Z" w16du:dateUtc="2025-10-15T07:08:00Z">
            <w:rPr>
              <w:rFonts w:cs="Times New Roman"/>
              <w:sz w:val="22"/>
              <w:szCs w:val="22"/>
            </w:rPr>
          </w:rPrChange>
        </w:rPr>
      </w:pPr>
      <w:r w:rsidRPr="00A176E6">
        <w:rPr>
          <w:rFonts w:cs="Times New Roman"/>
          <w:sz w:val="22"/>
          <w:szCs w:val="22"/>
          <w:lang w:val="pl-PL"/>
          <w:rPrChange w:id="723" w:author="Grzegorz Smułek" w:date="2025-10-15T09:08:00Z" w16du:dateUtc="2025-10-15T07:08:00Z">
            <w:rPr>
              <w:rFonts w:cs="Times New Roman"/>
              <w:sz w:val="22"/>
              <w:szCs w:val="22"/>
            </w:rPr>
          </w:rPrChange>
        </w:rPr>
        <w:t>Śląskie</w:t>
      </w:r>
      <w:r w:rsidRPr="00A176E6">
        <w:rPr>
          <w:rFonts w:cs="Times New Roman"/>
          <w:sz w:val="22"/>
          <w:szCs w:val="22"/>
          <w:lang w:val="pl-PL"/>
          <w:rPrChange w:id="724" w:author="Grzegorz Smułek" w:date="2025-10-15T09:08:00Z" w16du:dateUtc="2025-10-15T07:08:00Z">
            <w:rPr>
              <w:rFonts w:cs="Times New Roman"/>
              <w:sz w:val="22"/>
              <w:szCs w:val="22"/>
            </w:rPr>
          </w:rPrChange>
        </w:rPr>
        <w:tab/>
        <w:t>Będzin</w:t>
      </w:r>
    </w:p>
    <w:p w14:paraId="586BE3F7" w14:textId="77777777" w:rsidR="00885FAC" w:rsidRPr="00A176E6" w:rsidRDefault="00885FAC" w:rsidP="00F81EC4">
      <w:pPr>
        <w:tabs>
          <w:tab w:val="left" w:pos="270"/>
        </w:tabs>
        <w:spacing w:line="240" w:lineRule="auto"/>
        <w:ind w:left="720"/>
        <w:rPr>
          <w:rFonts w:cs="Times New Roman"/>
          <w:sz w:val="22"/>
          <w:szCs w:val="22"/>
          <w:lang w:val="pl-PL"/>
          <w:rPrChange w:id="725" w:author="Grzegorz Smułek" w:date="2025-10-15T09:08:00Z" w16du:dateUtc="2025-10-15T07:08:00Z">
            <w:rPr>
              <w:rFonts w:cs="Times New Roman"/>
              <w:sz w:val="22"/>
              <w:szCs w:val="22"/>
            </w:rPr>
          </w:rPrChange>
        </w:rPr>
      </w:pPr>
      <w:r w:rsidRPr="00A176E6">
        <w:rPr>
          <w:rFonts w:cs="Times New Roman"/>
          <w:sz w:val="22"/>
          <w:szCs w:val="22"/>
          <w:lang w:val="pl-PL"/>
          <w:rPrChange w:id="726" w:author="Grzegorz Smułek" w:date="2025-10-15T09:08:00Z" w16du:dateUtc="2025-10-15T07:08:00Z">
            <w:rPr>
              <w:rFonts w:cs="Times New Roman"/>
              <w:sz w:val="22"/>
              <w:szCs w:val="22"/>
            </w:rPr>
          </w:rPrChange>
        </w:rPr>
        <w:t>Śląskie</w:t>
      </w:r>
      <w:r w:rsidRPr="00A176E6">
        <w:rPr>
          <w:rFonts w:cs="Times New Roman"/>
          <w:sz w:val="22"/>
          <w:szCs w:val="22"/>
          <w:lang w:val="pl-PL"/>
          <w:rPrChange w:id="727" w:author="Grzegorz Smułek" w:date="2025-10-15T09:08:00Z" w16du:dateUtc="2025-10-15T07:08:00Z">
            <w:rPr>
              <w:rFonts w:cs="Times New Roman"/>
              <w:sz w:val="22"/>
              <w:szCs w:val="22"/>
            </w:rPr>
          </w:rPrChange>
        </w:rPr>
        <w:tab/>
        <w:t>Bielsko</w:t>
      </w:r>
    </w:p>
    <w:p w14:paraId="3E1551B9" w14:textId="77777777" w:rsidR="00885FAC" w:rsidRPr="00A176E6" w:rsidRDefault="00885FAC" w:rsidP="00F81EC4">
      <w:pPr>
        <w:tabs>
          <w:tab w:val="left" w:pos="270"/>
        </w:tabs>
        <w:spacing w:line="240" w:lineRule="auto"/>
        <w:ind w:left="720"/>
        <w:rPr>
          <w:rFonts w:cs="Times New Roman"/>
          <w:sz w:val="22"/>
          <w:szCs w:val="22"/>
          <w:lang w:val="pl-PL"/>
          <w:rPrChange w:id="728" w:author="Grzegorz Smułek" w:date="2025-10-15T09:08:00Z" w16du:dateUtc="2025-10-15T07:08:00Z">
            <w:rPr>
              <w:rFonts w:cs="Times New Roman"/>
              <w:sz w:val="22"/>
              <w:szCs w:val="22"/>
            </w:rPr>
          </w:rPrChange>
        </w:rPr>
      </w:pPr>
      <w:r w:rsidRPr="00A176E6">
        <w:rPr>
          <w:rFonts w:cs="Times New Roman"/>
          <w:sz w:val="22"/>
          <w:szCs w:val="22"/>
          <w:lang w:val="pl-PL"/>
          <w:rPrChange w:id="729" w:author="Grzegorz Smułek" w:date="2025-10-15T09:08:00Z" w16du:dateUtc="2025-10-15T07:08:00Z">
            <w:rPr>
              <w:rFonts w:cs="Times New Roman"/>
              <w:sz w:val="22"/>
              <w:szCs w:val="22"/>
            </w:rPr>
          </w:rPrChange>
        </w:rPr>
        <w:t>Śląskie</w:t>
      </w:r>
      <w:r w:rsidRPr="00A176E6">
        <w:rPr>
          <w:rFonts w:cs="Times New Roman"/>
          <w:sz w:val="22"/>
          <w:szCs w:val="22"/>
          <w:lang w:val="pl-PL"/>
          <w:rPrChange w:id="730" w:author="Grzegorz Smułek" w:date="2025-10-15T09:08:00Z" w16du:dateUtc="2025-10-15T07:08:00Z">
            <w:rPr>
              <w:rFonts w:cs="Times New Roman"/>
              <w:sz w:val="22"/>
              <w:szCs w:val="22"/>
            </w:rPr>
          </w:rPrChange>
        </w:rPr>
        <w:tab/>
        <w:t>Bielsko-Biała</w:t>
      </w:r>
    </w:p>
    <w:p w14:paraId="52ECFBA0" w14:textId="77777777" w:rsidR="00885FAC" w:rsidRPr="00A176E6" w:rsidRDefault="00885FAC" w:rsidP="00F81EC4">
      <w:pPr>
        <w:tabs>
          <w:tab w:val="left" w:pos="270"/>
        </w:tabs>
        <w:spacing w:line="240" w:lineRule="auto"/>
        <w:ind w:left="720"/>
        <w:rPr>
          <w:rFonts w:cs="Times New Roman"/>
          <w:sz w:val="22"/>
          <w:szCs w:val="22"/>
          <w:lang w:val="pl-PL"/>
          <w:rPrChange w:id="731" w:author="Grzegorz Smułek" w:date="2025-10-15T09:08:00Z" w16du:dateUtc="2025-10-15T07:08:00Z">
            <w:rPr>
              <w:rFonts w:cs="Times New Roman"/>
              <w:sz w:val="22"/>
              <w:szCs w:val="22"/>
            </w:rPr>
          </w:rPrChange>
        </w:rPr>
      </w:pPr>
      <w:r w:rsidRPr="00A176E6">
        <w:rPr>
          <w:rFonts w:cs="Times New Roman"/>
          <w:sz w:val="22"/>
          <w:szCs w:val="22"/>
          <w:lang w:val="pl-PL"/>
          <w:rPrChange w:id="732" w:author="Grzegorz Smułek" w:date="2025-10-15T09:08:00Z" w16du:dateUtc="2025-10-15T07:08:00Z">
            <w:rPr>
              <w:rFonts w:cs="Times New Roman"/>
              <w:sz w:val="22"/>
              <w:szCs w:val="22"/>
            </w:rPr>
          </w:rPrChange>
        </w:rPr>
        <w:t>Śląskie</w:t>
      </w:r>
      <w:r w:rsidRPr="00A176E6">
        <w:rPr>
          <w:rFonts w:cs="Times New Roman"/>
          <w:sz w:val="22"/>
          <w:szCs w:val="22"/>
          <w:lang w:val="pl-PL"/>
          <w:rPrChange w:id="733" w:author="Grzegorz Smułek" w:date="2025-10-15T09:08:00Z" w16du:dateUtc="2025-10-15T07:08:00Z">
            <w:rPr>
              <w:rFonts w:cs="Times New Roman"/>
              <w:sz w:val="22"/>
              <w:szCs w:val="22"/>
            </w:rPr>
          </w:rPrChange>
        </w:rPr>
        <w:tab/>
        <w:t>Bieruń-Lędziny</w:t>
      </w:r>
    </w:p>
    <w:p w14:paraId="687E05A9" w14:textId="77777777" w:rsidR="00885FAC" w:rsidRPr="00A176E6" w:rsidRDefault="00885FAC" w:rsidP="00F81EC4">
      <w:pPr>
        <w:tabs>
          <w:tab w:val="left" w:pos="270"/>
        </w:tabs>
        <w:spacing w:line="240" w:lineRule="auto"/>
        <w:ind w:left="720"/>
        <w:rPr>
          <w:rFonts w:cs="Times New Roman"/>
          <w:sz w:val="22"/>
          <w:szCs w:val="22"/>
          <w:lang w:val="pl-PL"/>
          <w:rPrChange w:id="734" w:author="Grzegorz Smułek" w:date="2025-10-15T09:08:00Z" w16du:dateUtc="2025-10-15T07:08:00Z">
            <w:rPr>
              <w:rFonts w:cs="Times New Roman"/>
              <w:sz w:val="22"/>
              <w:szCs w:val="22"/>
            </w:rPr>
          </w:rPrChange>
        </w:rPr>
      </w:pPr>
      <w:r w:rsidRPr="00A176E6">
        <w:rPr>
          <w:rFonts w:cs="Times New Roman"/>
          <w:sz w:val="22"/>
          <w:szCs w:val="22"/>
          <w:lang w:val="pl-PL"/>
          <w:rPrChange w:id="735" w:author="Grzegorz Smułek" w:date="2025-10-15T09:08:00Z" w16du:dateUtc="2025-10-15T07:08:00Z">
            <w:rPr>
              <w:rFonts w:cs="Times New Roman"/>
              <w:sz w:val="22"/>
              <w:szCs w:val="22"/>
            </w:rPr>
          </w:rPrChange>
        </w:rPr>
        <w:t>Śląskie</w:t>
      </w:r>
      <w:r w:rsidRPr="00A176E6">
        <w:rPr>
          <w:rFonts w:cs="Times New Roman"/>
          <w:sz w:val="22"/>
          <w:szCs w:val="22"/>
          <w:lang w:val="pl-PL"/>
          <w:rPrChange w:id="736" w:author="Grzegorz Smułek" w:date="2025-10-15T09:08:00Z" w16du:dateUtc="2025-10-15T07:08:00Z">
            <w:rPr>
              <w:rFonts w:cs="Times New Roman"/>
              <w:sz w:val="22"/>
              <w:szCs w:val="22"/>
            </w:rPr>
          </w:rPrChange>
        </w:rPr>
        <w:tab/>
        <w:t>Bytom</w:t>
      </w:r>
    </w:p>
    <w:p w14:paraId="45AC0ABF" w14:textId="77777777" w:rsidR="00885FAC" w:rsidRPr="00A176E6" w:rsidRDefault="00885FAC" w:rsidP="00F81EC4">
      <w:pPr>
        <w:tabs>
          <w:tab w:val="left" w:pos="270"/>
        </w:tabs>
        <w:spacing w:line="240" w:lineRule="auto"/>
        <w:ind w:left="720"/>
        <w:rPr>
          <w:rFonts w:cs="Times New Roman"/>
          <w:sz w:val="22"/>
          <w:szCs w:val="22"/>
          <w:lang w:val="pl-PL"/>
          <w:rPrChange w:id="737" w:author="Grzegorz Smułek" w:date="2025-10-15T09:08:00Z" w16du:dateUtc="2025-10-15T07:08:00Z">
            <w:rPr>
              <w:rFonts w:cs="Times New Roman"/>
              <w:sz w:val="22"/>
              <w:szCs w:val="22"/>
            </w:rPr>
          </w:rPrChange>
        </w:rPr>
      </w:pPr>
      <w:r w:rsidRPr="00A176E6">
        <w:rPr>
          <w:rFonts w:cs="Times New Roman"/>
          <w:sz w:val="22"/>
          <w:szCs w:val="22"/>
          <w:lang w:val="pl-PL"/>
          <w:rPrChange w:id="738" w:author="Grzegorz Smułek" w:date="2025-10-15T09:08:00Z" w16du:dateUtc="2025-10-15T07:08:00Z">
            <w:rPr>
              <w:rFonts w:cs="Times New Roman"/>
              <w:sz w:val="22"/>
              <w:szCs w:val="22"/>
            </w:rPr>
          </w:rPrChange>
        </w:rPr>
        <w:t>Śląskie</w:t>
      </w:r>
      <w:r w:rsidRPr="00A176E6">
        <w:rPr>
          <w:rFonts w:cs="Times New Roman"/>
          <w:sz w:val="22"/>
          <w:szCs w:val="22"/>
          <w:lang w:val="pl-PL"/>
          <w:rPrChange w:id="739" w:author="Grzegorz Smułek" w:date="2025-10-15T09:08:00Z" w16du:dateUtc="2025-10-15T07:08:00Z">
            <w:rPr>
              <w:rFonts w:cs="Times New Roman"/>
              <w:sz w:val="22"/>
              <w:szCs w:val="22"/>
            </w:rPr>
          </w:rPrChange>
        </w:rPr>
        <w:tab/>
        <w:t>Chorzów</w:t>
      </w:r>
    </w:p>
    <w:p w14:paraId="74251FDE" w14:textId="77777777" w:rsidR="00885FAC" w:rsidRPr="00A176E6" w:rsidRDefault="00885FAC" w:rsidP="00F81EC4">
      <w:pPr>
        <w:tabs>
          <w:tab w:val="left" w:pos="270"/>
        </w:tabs>
        <w:spacing w:line="240" w:lineRule="auto"/>
        <w:ind w:left="720"/>
        <w:rPr>
          <w:rFonts w:cs="Times New Roman"/>
          <w:sz w:val="22"/>
          <w:szCs w:val="22"/>
          <w:lang w:val="pl-PL"/>
          <w:rPrChange w:id="740" w:author="Grzegorz Smułek" w:date="2025-10-15T09:08:00Z" w16du:dateUtc="2025-10-15T07:08:00Z">
            <w:rPr>
              <w:rFonts w:cs="Times New Roman"/>
              <w:sz w:val="22"/>
              <w:szCs w:val="22"/>
            </w:rPr>
          </w:rPrChange>
        </w:rPr>
      </w:pPr>
      <w:r w:rsidRPr="00A176E6">
        <w:rPr>
          <w:rFonts w:cs="Times New Roman"/>
          <w:sz w:val="22"/>
          <w:szCs w:val="22"/>
          <w:lang w:val="pl-PL"/>
          <w:rPrChange w:id="741" w:author="Grzegorz Smułek" w:date="2025-10-15T09:08:00Z" w16du:dateUtc="2025-10-15T07:08:00Z">
            <w:rPr>
              <w:rFonts w:cs="Times New Roman"/>
              <w:sz w:val="22"/>
              <w:szCs w:val="22"/>
            </w:rPr>
          </w:rPrChange>
        </w:rPr>
        <w:t>Śląskie</w:t>
      </w:r>
      <w:r w:rsidRPr="00A176E6">
        <w:rPr>
          <w:rFonts w:cs="Times New Roman"/>
          <w:sz w:val="22"/>
          <w:szCs w:val="22"/>
          <w:lang w:val="pl-PL"/>
          <w:rPrChange w:id="742" w:author="Grzegorz Smułek" w:date="2025-10-15T09:08:00Z" w16du:dateUtc="2025-10-15T07:08:00Z">
            <w:rPr>
              <w:rFonts w:cs="Times New Roman"/>
              <w:sz w:val="22"/>
              <w:szCs w:val="22"/>
            </w:rPr>
          </w:rPrChange>
        </w:rPr>
        <w:tab/>
        <w:t>Cieszyn</w:t>
      </w:r>
    </w:p>
    <w:p w14:paraId="4F4489B9" w14:textId="77777777" w:rsidR="00885FAC" w:rsidRPr="00A176E6" w:rsidRDefault="00885FAC" w:rsidP="00F81EC4">
      <w:pPr>
        <w:tabs>
          <w:tab w:val="left" w:pos="270"/>
        </w:tabs>
        <w:spacing w:line="240" w:lineRule="auto"/>
        <w:ind w:left="720"/>
        <w:rPr>
          <w:rFonts w:cs="Times New Roman"/>
          <w:sz w:val="22"/>
          <w:szCs w:val="22"/>
          <w:lang w:val="pl-PL"/>
          <w:rPrChange w:id="743" w:author="Grzegorz Smułek" w:date="2025-10-15T09:08:00Z" w16du:dateUtc="2025-10-15T07:08:00Z">
            <w:rPr>
              <w:rFonts w:cs="Times New Roman"/>
              <w:sz w:val="22"/>
              <w:szCs w:val="22"/>
            </w:rPr>
          </w:rPrChange>
        </w:rPr>
      </w:pPr>
      <w:r w:rsidRPr="00A176E6">
        <w:rPr>
          <w:rFonts w:cs="Times New Roman"/>
          <w:sz w:val="22"/>
          <w:szCs w:val="22"/>
          <w:lang w:val="pl-PL"/>
          <w:rPrChange w:id="744" w:author="Grzegorz Smułek" w:date="2025-10-15T09:08:00Z" w16du:dateUtc="2025-10-15T07:08:00Z">
            <w:rPr>
              <w:rFonts w:cs="Times New Roman"/>
              <w:sz w:val="22"/>
              <w:szCs w:val="22"/>
            </w:rPr>
          </w:rPrChange>
        </w:rPr>
        <w:t>Śląskie</w:t>
      </w:r>
      <w:r w:rsidRPr="00A176E6">
        <w:rPr>
          <w:rFonts w:cs="Times New Roman"/>
          <w:sz w:val="22"/>
          <w:szCs w:val="22"/>
          <w:lang w:val="pl-PL"/>
          <w:rPrChange w:id="745" w:author="Grzegorz Smułek" w:date="2025-10-15T09:08:00Z" w16du:dateUtc="2025-10-15T07:08:00Z">
            <w:rPr>
              <w:rFonts w:cs="Times New Roman"/>
              <w:sz w:val="22"/>
              <w:szCs w:val="22"/>
            </w:rPr>
          </w:rPrChange>
        </w:rPr>
        <w:tab/>
        <w:t>Częstochowa</w:t>
      </w:r>
    </w:p>
    <w:p w14:paraId="136464A3" w14:textId="77777777" w:rsidR="00885FAC" w:rsidRPr="00A176E6" w:rsidRDefault="00885FAC" w:rsidP="00F81EC4">
      <w:pPr>
        <w:tabs>
          <w:tab w:val="left" w:pos="270"/>
        </w:tabs>
        <w:spacing w:line="240" w:lineRule="auto"/>
        <w:ind w:left="720"/>
        <w:rPr>
          <w:rFonts w:cs="Times New Roman"/>
          <w:sz w:val="22"/>
          <w:szCs w:val="22"/>
          <w:lang w:val="pl-PL"/>
          <w:rPrChange w:id="746" w:author="Grzegorz Smułek" w:date="2025-10-15T09:08:00Z" w16du:dateUtc="2025-10-15T07:08:00Z">
            <w:rPr>
              <w:rFonts w:cs="Times New Roman"/>
              <w:sz w:val="22"/>
              <w:szCs w:val="22"/>
            </w:rPr>
          </w:rPrChange>
        </w:rPr>
      </w:pPr>
      <w:r w:rsidRPr="00A176E6">
        <w:rPr>
          <w:rFonts w:cs="Times New Roman"/>
          <w:sz w:val="22"/>
          <w:szCs w:val="22"/>
          <w:lang w:val="pl-PL"/>
          <w:rPrChange w:id="747" w:author="Grzegorz Smułek" w:date="2025-10-15T09:08:00Z" w16du:dateUtc="2025-10-15T07:08:00Z">
            <w:rPr>
              <w:rFonts w:cs="Times New Roman"/>
              <w:sz w:val="22"/>
              <w:szCs w:val="22"/>
            </w:rPr>
          </w:rPrChange>
        </w:rPr>
        <w:t>Śląskie</w:t>
      </w:r>
      <w:r w:rsidRPr="00A176E6">
        <w:rPr>
          <w:rFonts w:cs="Times New Roman"/>
          <w:sz w:val="22"/>
          <w:szCs w:val="22"/>
          <w:lang w:val="pl-PL"/>
          <w:rPrChange w:id="748" w:author="Grzegorz Smułek" w:date="2025-10-15T09:08:00Z" w16du:dateUtc="2025-10-15T07:08:00Z">
            <w:rPr>
              <w:rFonts w:cs="Times New Roman"/>
              <w:sz w:val="22"/>
              <w:szCs w:val="22"/>
            </w:rPr>
          </w:rPrChange>
        </w:rPr>
        <w:tab/>
        <w:t>Częstochowa (CIty)</w:t>
      </w:r>
    </w:p>
    <w:p w14:paraId="0D75804F" w14:textId="77777777" w:rsidR="00885FAC" w:rsidRPr="00A176E6" w:rsidRDefault="00885FAC" w:rsidP="00F81EC4">
      <w:pPr>
        <w:tabs>
          <w:tab w:val="left" w:pos="270"/>
        </w:tabs>
        <w:spacing w:line="240" w:lineRule="auto"/>
        <w:ind w:left="720"/>
        <w:rPr>
          <w:rFonts w:cs="Times New Roman"/>
          <w:sz w:val="22"/>
          <w:szCs w:val="22"/>
          <w:lang w:val="pl-PL"/>
          <w:rPrChange w:id="749" w:author="Grzegorz Smułek" w:date="2025-10-15T09:08:00Z" w16du:dateUtc="2025-10-15T07:08:00Z">
            <w:rPr>
              <w:rFonts w:cs="Times New Roman"/>
              <w:sz w:val="22"/>
              <w:szCs w:val="22"/>
            </w:rPr>
          </w:rPrChange>
        </w:rPr>
      </w:pPr>
      <w:r w:rsidRPr="00A176E6">
        <w:rPr>
          <w:rFonts w:cs="Times New Roman"/>
          <w:sz w:val="22"/>
          <w:szCs w:val="22"/>
          <w:lang w:val="pl-PL"/>
          <w:rPrChange w:id="750" w:author="Grzegorz Smułek" w:date="2025-10-15T09:08:00Z" w16du:dateUtc="2025-10-15T07:08:00Z">
            <w:rPr>
              <w:rFonts w:cs="Times New Roman"/>
              <w:sz w:val="22"/>
              <w:szCs w:val="22"/>
            </w:rPr>
          </w:rPrChange>
        </w:rPr>
        <w:t>Śląskie</w:t>
      </w:r>
      <w:r w:rsidRPr="00A176E6">
        <w:rPr>
          <w:rFonts w:cs="Times New Roman"/>
          <w:sz w:val="22"/>
          <w:szCs w:val="22"/>
          <w:lang w:val="pl-PL"/>
          <w:rPrChange w:id="751" w:author="Grzegorz Smułek" w:date="2025-10-15T09:08:00Z" w16du:dateUtc="2025-10-15T07:08:00Z">
            <w:rPr>
              <w:rFonts w:cs="Times New Roman"/>
              <w:sz w:val="22"/>
              <w:szCs w:val="22"/>
            </w:rPr>
          </w:rPrChange>
        </w:rPr>
        <w:tab/>
        <w:t>Dąbrowa Górnicza</w:t>
      </w:r>
    </w:p>
    <w:p w14:paraId="6FC807ED" w14:textId="77777777" w:rsidR="00885FAC" w:rsidRPr="00A176E6" w:rsidRDefault="00885FAC" w:rsidP="00F81EC4">
      <w:pPr>
        <w:tabs>
          <w:tab w:val="left" w:pos="270"/>
        </w:tabs>
        <w:spacing w:line="240" w:lineRule="auto"/>
        <w:ind w:left="720"/>
        <w:rPr>
          <w:rFonts w:cs="Times New Roman"/>
          <w:sz w:val="22"/>
          <w:szCs w:val="22"/>
          <w:lang w:val="pl-PL"/>
          <w:rPrChange w:id="752" w:author="Grzegorz Smułek" w:date="2025-10-15T09:08:00Z" w16du:dateUtc="2025-10-15T07:08:00Z">
            <w:rPr>
              <w:rFonts w:cs="Times New Roman"/>
              <w:sz w:val="22"/>
              <w:szCs w:val="22"/>
            </w:rPr>
          </w:rPrChange>
        </w:rPr>
      </w:pPr>
      <w:r w:rsidRPr="00A176E6">
        <w:rPr>
          <w:rFonts w:cs="Times New Roman"/>
          <w:sz w:val="22"/>
          <w:szCs w:val="22"/>
          <w:lang w:val="pl-PL"/>
          <w:rPrChange w:id="753" w:author="Grzegorz Smułek" w:date="2025-10-15T09:08:00Z" w16du:dateUtc="2025-10-15T07:08:00Z">
            <w:rPr>
              <w:rFonts w:cs="Times New Roman"/>
              <w:sz w:val="22"/>
              <w:szCs w:val="22"/>
            </w:rPr>
          </w:rPrChange>
        </w:rPr>
        <w:t>Śląskie</w:t>
      </w:r>
      <w:r w:rsidRPr="00A176E6">
        <w:rPr>
          <w:rFonts w:cs="Times New Roman"/>
          <w:sz w:val="22"/>
          <w:szCs w:val="22"/>
          <w:lang w:val="pl-PL"/>
          <w:rPrChange w:id="754" w:author="Grzegorz Smułek" w:date="2025-10-15T09:08:00Z" w16du:dateUtc="2025-10-15T07:08:00Z">
            <w:rPr>
              <w:rFonts w:cs="Times New Roman"/>
              <w:sz w:val="22"/>
              <w:szCs w:val="22"/>
            </w:rPr>
          </w:rPrChange>
        </w:rPr>
        <w:tab/>
        <w:t>Gliwice</w:t>
      </w:r>
    </w:p>
    <w:p w14:paraId="67E4F5E6" w14:textId="77777777" w:rsidR="00885FAC" w:rsidRPr="00A176E6" w:rsidRDefault="00885FAC" w:rsidP="00F81EC4">
      <w:pPr>
        <w:tabs>
          <w:tab w:val="left" w:pos="270"/>
        </w:tabs>
        <w:spacing w:line="240" w:lineRule="auto"/>
        <w:ind w:left="720"/>
        <w:rPr>
          <w:rFonts w:cs="Times New Roman"/>
          <w:sz w:val="22"/>
          <w:szCs w:val="22"/>
          <w:lang w:val="pl-PL"/>
          <w:rPrChange w:id="755" w:author="Grzegorz Smułek" w:date="2025-10-15T09:08:00Z" w16du:dateUtc="2025-10-15T07:08:00Z">
            <w:rPr>
              <w:rFonts w:cs="Times New Roman"/>
              <w:sz w:val="22"/>
              <w:szCs w:val="22"/>
            </w:rPr>
          </w:rPrChange>
        </w:rPr>
      </w:pPr>
      <w:r w:rsidRPr="00A176E6">
        <w:rPr>
          <w:rFonts w:cs="Times New Roman"/>
          <w:sz w:val="22"/>
          <w:szCs w:val="22"/>
          <w:lang w:val="pl-PL"/>
          <w:rPrChange w:id="756" w:author="Grzegorz Smułek" w:date="2025-10-15T09:08:00Z" w16du:dateUtc="2025-10-15T07:08:00Z">
            <w:rPr>
              <w:rFonts w:cs="Times New Roman"/>
              <w:sz w:val="22"/>
              <w:szCs w:val="22"/>
            </w:rPr>
          </w:rPrChange>
        </w:rPr>
        <w:t>Śląskie</w:t>
      </w:r>
      <w:r w:rsidRPr="00A176E6">
        <w:rPr>
          <w:rFonts w:cs="Times New Roman"/>
          <w:sz w:val="22"/>
          <w:szCs w:val="22"/>
          <w:lang w:val="pl-PL"/>
          <w:rPrChange w:id="757" w:author="Grzegorz Smułek" w:date="2025-10-15T09:08:00Z" w16du:dateUtc="2025-10-15T07:08:00Z">
            <w:rPr>
              <w:rFonts w:cs="Times New Roman"/>
              <w:sz w:val="22"/>
              <w:szCs w:val="22"/>
            </w:rPr>
          </w:rPrChange>
        </w:rPr>
        <w:tab/>
        <w:t>Gliwice (City)</w:t>
      </w:r>
    </w:p>
    <w:p w14:paraId="55BA5A7C" w14:textId="77777777" w:rsidR="00885FAC" w:rsidRPr="00A176E6" w:rsidRDefault="00885FAC" w:rsidP="00F81EC4">
      <w:pPr>
        <w:tabs>
          <w:tab w:val="left" w:pos="270"/>
        </w:tabs>
        <w:spacing w:line="240" w:lineRule="auto"/>
        <w:ind w:left="720"/>
        <w:rPr>
          <w:rFonts w:cs="Times New Roman"/>
          <w:sz w:val="22"/>
          <w:szCs w:val="22"/>
          <w:lang w:val="pl-PL"/>
          <w:rPrChange w:id="758" w:author="Grzegorz Smułek" w:date="2025-10-15T09:08:00Z" w16du:dateUtc="2025-10-15T07:08:00Z">
            <w:rPr>
              <w:rFonts w:cs="Times New Roman"/>
              <w:sz w:val="22"/>
              <w:szCs w:val="22"/>
            </w:rPr>
          </w:rPrChange>
        </w:rPr>
      </w:pPr>
      <w:r w:rsidRPr="00A176E6">
        <w:rPr>
          <w:rFonts w:cs="Times New Roman"/>
          <w:sz w:val="22"/>
          <w:szCs w:val="22"/>
          <w:lang w:val="pl-PL"/>
          <w:rPrChange w:id="759" w:author="Grzegorz Smułek" w:date="2025-10-15T09:08:00Z" w16du:dateUtc="2025-10-15T07:08:00Z">
            <w:rPr>
              <w:rFonts w:cs="Times New Roman"/>
              <w:sz w:val="22"/>
              <w:szCs w:val="22"/>
            </w:rPr>
          </w:rPrChange>
        </w:rPr>
        <w:t>Śląskie</w:t>
      </w:r>
      <w:r w:rsidRPr="00A176E6">
        <w:rPr>
          <w:rFonts w:cs="Times New Roman"/>
          <w:sz w:val="22"/>
          <w:szCs w:val="22"/>
          <w:lang w:val="pl-PL"/>
          <w:rPrChange w:id="760" w:author="Grzegorz Smułek" w:date="2025-10-15T09:08:00Z" w16du:dateUtc="2025-10-15T07:08:00Z">
            <w:rPr>
              <w:rFonts w:cs="Times New Roman"/>
              <w:sz w:val="22"/>
              <w:szCs w:val="22"/>
            </w:rPr>
          </w:rPrChange>
        </w:rPr>
        <w:tab/>
        <w:t>Jastrzębie-Zdrój</w:t>
      </w:r>
    </w:p>
    <w:p w14:paraId="692E3065" w14:textId="77777777" w:rsidR="00885FAC" w:rsidRPr="00A176E6" w:rsidRDefault="00885FAC" w:rsidP="00F81EC4">
      <w:pPr>
        <w:tabs>
          <w:tab w:val="left" w:pos="270"/>
        </w:tabs>
        <w:spacing w:line="240" w:lineRule="auto"/>
        <w:ind w:left="720"/>
        <w:rPr>
          <w:rFonts w:cs="Times New Roman"/>
          <w:sz w:val="22"/>
          <w:szCs w:val="22"/>
          <w:lang w:val="pl-PL"/>
          <w:rPrChange w:id="761" w:author="Grzegorz Smułek" w:date="2025-10-15T09:08:00Z" w16du:dateUtc="2025-10-15T07:08:00Z">
            <w:rPr>
              <w:rFonts w:cs="Times New Roman"/>
              <w:sz w:val="22"/>
              <w:szCs w:val="22"/>
            </w:rPr>
          </w:rPrChange>
        </w:rPr>
      </w:pPr>
      <w:r w:rsidRPr="00A176E6">
        <w:rPr>
          <w:rFonts w:cs="Times New Roman"/>
          <w:sz w:val="22"/>
          <w:szCs w:val="22"/>
          <w:lang w:val="pl-PL"/>
          <w:rPrChange w:id="762" w:author="Grzegorz Smułek" w:date="2025-10-15T09:08:00Z" w16du:dateUtc="2025-10-15T07:08:00Z">
            <w:rPr>
              <w:rFonts w:cs="Times New Roman"/>
              <w:sz w:val="22"/>
              <w:szCs w:val="22"/>
            </w:rPr>
          </w:rPrChange>
        </w:rPr>
        <w:t>Śląskie</w:t>
      </w:r>
      <w:r w:rsidRPr="00A176E6">
        <w:rPr>
          <w:rFonts w:cs="Times New Roman"/>
          <w:sz w:val="22"/>
          <w:szCs w:val="22"/>
          <w:lang w:val="pl-PL"/>
          <w:rPrChange w:id="763" w:author="Grzegorz Smułek" w:date="2025-10-15T09:08:00Z" w16du:dateUtc="2025-10-15T07:08:00Z">
            <w:rPr>
              <w:rFonts w:cs="Times New Roman"/>
              <w:sz w:val="22"/>
              <w:szCs w:val="22"/>
            </w:rPr>
          </w:rPrChange>
        </w:rPr>
        <w:tab/>
        <w:t>Jaworzno</w:t>
      </w:r>
    </w:p>
    <w:p w14:paraId="2C037B5E" w14:textId="77777777" w:rsidR="00885FAC" w:rsidRPr="00A176E6" w:rsidRDefault="00885FAC" w:rsidP="00F81EC4">
      <w:pPr>
        <w:tabs>
          <w:tab w:val="left" w:pos="270"/>
        </w:tabs>
        <w:spacing w:line="240" w:lineRule="auto"/>
        <w:ind w:left="720"/>
        <w:rPr>
          <w:rFonts w:cs="Times New Roman"/>
          <w:sz w:val="22"/>
          <w:szCs w:val="22"/>
          <w:lang w:val="pl-PL"/>
          <w:rPrChange w:id="764" w:author="Grzegorz Smułek" w:date="2025-10-15T09:08:00Z" w16du:dateUtc="2025-10-15T07:08:00Z">
            <w:rPr>
              <w:rFonts w:cs="Times New Roman"/>
              <w:sz w:val="22"/>
              <w:szCs w:val="22"/>
            </w:rPr>
          </w:rPrChange>
        </w:rPr>
      </w:pPr>
      <w:r w:rsidRPr="00A176E6">
        <w:rPr>
          <w:rFonts w:cs="Times New Roman"/>
          <w:sz w:val="22"/>
          <w:szCs w:val="22"/>
          <w:lang w:val="pl-PL"/>
          <w:rPrChange w:id="765" w:author="Grzegorz Smułek" w:date="2025-10-15T09:08:00Z" w16du:dateUtc="2025-10-15T07:08:00Z">
            <w:rPr>
              <w:rFonts w:cs="Times New Roman"/>
              <w:sz w:val="22"/>
              <w:szCs w:val="22"/>
            </w:rPr>
          </w:rPrChange>
        </w:rPr>
        <w:t>Śląskie</w:t>
      </w:r>
      <w:r w:rsidRPr="00A176E6">
        <w:rPr>
          <w:rFonts w:cs="Times New Roman"/>
          <w:sz w:val="22"/>
          <w:szCs w:val="22"/>
          <w:lang w:val="pl-PL"/>
          <w:rPrChange w:id="766" w:author="Grzegorz Smułek" w:date="2025-10-15T09:08:00Z" w16du:dateUtc="2025-10-15T07:08:00Z">
            <w:rPr>
              <w:rFonts w:cs="Times New Roman"/>
              <w:sz w:val="22"/>
              <w:szCs w:val="22"/>
            </w:rPr>
          </w:rPrChange>
        </w:rPr>
        <w:tab/>
        <w:t>Katowice</w:t>
      </w:r>
    </w:p>
    <w:p w14:paraId="1CA09579" w14:textId="77777777" w:rsidR="00885FAC" w:rsidRPr="00A176E6" w:rsidRDefault="00885FAC" w:rsidP="00F81EC4">
      <w:pPr>
        <w:tabs>
          <w:tab w:val="left" w:pos="270"/>
        </w:tabs>
        <w:spacing w:line="240" w:lineRule="auto"/>
        <w:ind w:left="720"/>
        <w:rPr>
          <w:rFonts w:cs="Times New Roman"/>
          <w:sz w:val="22"/>
          <w:szCs w:val="22"/>
          <w:lang w:val="pl-PL"/>
          <w:rPrChange w:id="767" w:author="Grzegorz Smułek" w:date="2025-10-15T09:08:00Z" w16du:dateUtc="2025-10-15T07:08:00Z">
            <w:rPr>
              <w:rFonts w:cs="Times New Roman"/>
              <w:sz w:val="22"/>
              <w:szCs w:val="22"/>
            </w:rPr>
          </w:rPrChange>
        </w:rPr>
      </w:pPr>
      <w:r w:rsidRPr="00A176E6">
        <w:rPr>
          <w:rFonts w:cs="Times New Roman"/>
          <w:sz w:val="22"/>
          <w:szCs w:val="22"/>
          <w:lang w:val="pl-PL"/>
          <w:rPrChange w:id="768" w:author="Grzegorz Smułek" w:date="2025-10-15T09:08:00Z" w16du:dateUtc="2025-10-15T07:08:00Z">
            <w:rPr>
              <w:rFonts w:cs="Times New Roman"/>
              <w:sz w:val="22"/>
              <w:szCs w:val="22"/>
            </w:rPr>
          </w:rPrChange>
        </w:rPr>
        <w:t>Śląskie</w:t>
      </w:r>
      <w:r w:rsidRPr="00A176E6">
        <w:rPr>
          <w:rFonts w:cs="Times New Roman"/>
          <w:sz w:val="22"/>
          <w:szCs w:val="22"/>
          <w:lang w:val="pl-PL"/>
          <w:rPrChange w:id="769" w:author="Grzegorz Smułek" w:date="2025-10-15T09:08:00Z" w16du:dateUtc="2025-10-15T07:08:00Z">
            <w:rPr>
              <w:rFonts w:cs="Times New Roman"/>
              <w:sz w:val="22"/>
              <w:szCs w:val="22"/>
            </w:rPr>
          </w:rPrChange>
        </w:rPr>
        <w:tab/>
        <w:t>Kłobuck</w:t>
      </w:r>
    </w:p>
    <w:p w14:paraId="57931201" w14:textId="77777777" w:rsidR="00885FAC" w:rsidRPr="00A176E6" w:rsidRDefault="00885FAC" w:rsidP="00F81EC4">
      <w:pPr>
        <w:tabs>
          <w:tab w:val="left" w:pos="270"/>
        </w:tabs>
        <w:spacing w:line="240" w:lineRule="auto"/>
        <w:ind w:left="720"/>
        <w:rPr>
          <w:rFonts w:cs="Times New Roman"/>
          <w:sz w:val="22"/>
          <w:szCs w:val="22"/>
          <w:lang w:val="pl-PL"/>
          <w:rPrChange w:id="770" w:author="Grzegorz Smułek" w:date="2025-10-15T09:08:00Z" w16du:dateUtc="2025-10-15T07:08:00Z">
            <w:rPr>
              <w:rFonts w:cs="Times New Roman"/>
              <w:sz w:val="22"/>
              <w:szCs w:val="22"/>
            </w:rPr>
          </w:rPrChange>
        </w:rPr>
      </w:pPr>
      <w:r w:rsidRPr="00A176E6">
        <w:rPr>
          <w:rFonts w:cs="Times New Roman"/>
          <w:sz w:val="22"/>
          <w:szCs w:val="22"/>
          <w:lang w:val="pl-PL"/>
          <w:rPrChange w:id="771" w:author="Grzegorz Smułek" w:date="2025-10-15T09:08:00Z" w16du:dateUtc="2025-10-15T07:08:00Z">
            <w:rPr>
              <w:rFonts w:cs="Times New Roman"/>
              <w:sz w:val="22"/>
              <w:szCs w:val="22"/>
            </w:rPr>
          </w:rPrChange>
        </w:rPr>
        <w:t>Śląskie</w:t>
      </w:r>
      <w:r w:rsidRPr="00A176E6">
        <w:rPr>
          <w:rFonts w:cs="Times New Roman"/>
          <w:sz w:val="22"/>
          <w:szCs w:val="22"/>
          <w:lang w:val="pl-PL"/>
          <w:rPrChange w:id="772" w:author="Grzegorz Smułek" w:date="2025-10-15T09:08:00Z" w16du:dateUtc="2025-10-15T07:08:00Z">
            <w:rPr>
              <w:rFonts w:cs="Times New Roman"/>
              <w:sz w:val="22"/>
              <w:szCs w:val="22"/>
            </w:rPr>
          </w:rPrChange>
        </w:rPr>
        <w:tab/>
        <w:t>Lubliniec</w:t>
      </w:r>
    </w:p>
    <w:p w14:paraId="4026A268" w14:textId="77777777" w:rsidR="00885FAC" w:rsidRPr="00A176E6" w:rsidRDefault="00885FAC" w:rsidP="00F81EC4">
      <w:pPr>
        <w:tabs>
          <w:tab w:val="left" w:pos="270"/>
        </w:tabs>
        <w:spacing w:line="240" w:lineRule="auto"/>
        <w:ind w:left="720"/>
        <w:rPr>
          <w:rFonts w:cs="Times New Roman"/>
          <w:sz w:val="22"/>
          <w:szCs w:val="22"/>
          <w:lang w:val="pl-PL"/>
          <w:rPrChange w:id="773" w:author="Grzegorz Smułek" w:date="2025-10-15T09:08:00Z" w16du:dateUtc="2025-10-15T07:08:00Z">
            <w:rPr>
              <w:rFonts w:cs="Times New Roman"/>
              <w:sz w:val="22"/>
              <w:szCs w:val="22"/>
            </w:rPr>
          </w:rPrChange>
        </w:rPr>
      </w:pPr>
      <w:r w:rsidRPr="00A176E6">
        <w:rPr>
          <w:rFonts w:cs="Times New Roman"/>
          <w:sz w:val="22"/>
          <w:szCs w:val="22"/>
          <w:lang w:val="pl-PL"/>
          <w:rPrChange w:id="774" w:author="Grzegorz Smułek" w:date="2025-10-15T09:08:00Z" w16du:dateUtc="2025-10-15T07:08:00Z">
            <w:rPr>
              <w:rFonts w:cs="Times New Roman"/>
              <w:sz w:val="22"/>
              <w:szCs w:val="22"/>
            </w:rPr>
          </w:rPrChange>
        </w:rPr>
        <w:t>Śląskie</w:t>
      </w:r>
      <w:r w:rsidRPr="00A176E6">
        <w:rPr>
          <w:rFonts w:cs="Times New Roman"/>
          <w:sz w:val="22"/>
          <w:szCs w:val="22"/>
          <w:lang w:val="pl-PL"/>
          <w:rPrChange w:id="775" w:author="Grzegorz Smułek" w:date="2025-10-15T09:08:00Z" w16du:dateUtc="2025-10-15T07:08:00Z">
            <w:rPr>
              <w:rFonts w:cs="Times New Roman"/>
              <w:sz w:val="22"/>
              <w:szCs w:val="22"/>
            </w:rPr>
          </w:rPrChange>
        </w:rPr>
        <w:tab/>
        <w:t>Mikołów</w:t>
      </w:r>
    </w:p>
    <w:p w14:paraId="253134CB" w14:textId="77777777" w:rsidR="00885FAC" w:rsidRPr="00A176E6" w:rsidRDefault="00885FAC" w:rsidP="00F81EC4">
      <w:pPr>
        <w:tabs>
          <w:tab w:val="left" w:pos="270"/>
        </w:tabs>
        <w:spacing w:line="240" w:lineRule="auto"/>
        <w:ind w:left="720"/>
        <w:rPr>
          <w:rFonts w:cs="Times New Roman"/>
          <w:sz w:val="22"/>
          <w:szCs w:val="22"/>
          <w:lang w:val="pl-PL"/>
          <w:rPrChange w:id="776" w:author="Grzegorz Smułek" w:date="2025-10-15T09:08:00Z" w16du:dateUtc="2025-10-15T07:08:00Z">
            <w:rPr>
              <w:rFonts w:cs="Times New Roman"/>
              <w:sz w:val="22"/>
              <w:szCs w:val="22"/>
            </w:rPr>
          </w:rPrChange>
        </w:rPr>
      </w:pPr>
      <w:r w:rsidRPr="00A176E6">
        <w:rPr>
          <w:rFonts w:cs="Times New Roman"/>
          <w:sz w:val="22"/>
          <w:szCs w:val="22"/>
          <w:lang w:val="pl-PL"/>
          <w:rPrChange w:id="777" w:author="Grzegorz Smułek" w:date="2025-10-15T09:08:00Z" w16du:dateUtc="2025-10-15T07:08:00Z">
            <w:rPr>
              <w:rFonts w:cs="Times New Roman"/>
              <w:sz w:val="22"/>
              <w:szCs w:val="22"/>
            </w:rPr>
          </w:rPrChange>
        </w:rPr>
        <w:t>Śląskie</w:t>
      </w:r>
      <w:r w:rsidRPr="00A176E6">
        <w:rPr>
          <w:rFonts w:cs="Times New Roman"/>
          <w:sz w:val="22"/>
          <w:szCs w:val="22"/>
          <w:lang w:val="pl-PL"/>
          <w:rPrChange w:id="778" w:author="Grzegorz Smułek" w:date="2025-10-15T09:08:00Z" w16du:dateUtc="2025-10-15T07:08:00Z">
            <w:rPr>
              <w:rFonts w:cs="Times New Roman"/>
              <w:sz w:val="22"/>
              <w:szCs w:val="22"/>
            </w:rPr>
          </w:rPrChange>
        </w:rPr>
        <w:tab/>
        <w:t>Mysłowice</w:t>
      </w:r>
    </w:p>
    <w:p w14:paraId="6BC30E62" w14:textId="77777777" w:rsidR="00885FAC" w:rsidRPr="00A176E6" w:rsidRDefault="00885FAC" w:rsidP="00F81EC4">
      <w:pPr>
        <w:tabs>
          <w:tab w:val="left" w:pos="270"/>
        </w:tabs>
        <w:spacing w:line="240" w:lineRule="auto"/>
        <w:ind w:left="720"/>
        <w:rPr>
          <w:rFonts w:cs="Times New Roman"/>
          <w:sz w:val="22"/>
          <w:szCs w:val="22"/>
          <w:lang w:val="pl-PL"/>
          <w:rPrChange w:id="779" w:author="Grzegorz Smułek" w:date="2025-10-15T09:08:00Z" w16du:dateUtc="2025-10-15T07:08:00Z">
            <w:rPr>
              <w:rFonts w:cs="Times New Roman"/>
              <w:sz w:val="22"/>
              <w:szCs w:val="22"/>
            </w:rPr>
          </w:rPrChange>
        </w:rPr>
      </w:pPr>
      <w:r w:rsidRPr="00A176E6">
        <w:rPr>
          <w:rFonts w:cs="Times New Roman"/>
          <w:sz w:val="22"/>
          <w:szCs w:val="22"/>
          <w:lang w:val="pl-PL"/>
          <w:rPrChange w:id="780" w:author="Grzegorz Smułek" w:date="2025-10-15T09:08:00Z" w16du:dateUtc="2025-10-15T07:08:00Z">
            <w:rPr>
              <w:rFonts w:cs="Times New Roman"/>
              <w:sz w:val="22"/>
              <w:szCs w:val="22"/>
            </w:rPr>
          </w:rPrChange>
        </w:rPr>
        <w:t>Śląskie</w:t>
      </w:r>
      <w:r w:rsidRPr="00A176E6">
        <w:rPr>
          <w:rFonts w:cs="Times New Roman"/>
          <w:sz w:val="22"/>
          <w:szCs w:val="22"/>
          <w:lang w:val="pl-PL"/>
          <w:rPrChange w:id="781" w:author="Grzegorz Smułek" w:date="2025-10-15T09:08:00Z" w16du:dateUtc="2025-10-15T07:08:00Z">
            <w:rPr>
              <w:rFonts w:cs="Times New Roman"/>
              <w:sz w:val="22"/>
              <w:szCs w:val="22"/>
            </w:rPr>
          </w:rPrChange>
        </w:rPr>
        <w:tab/>
        <w:t>Myszków</w:t>
      </w:r>
    </w:p>
    <w:p w14:paraId="350BC01C" w14:textId="77777777" w:rsidR="00885FAC" w:rsidRPr="00A176E6" w:rsidRDefault="00885FAC" w:rsidP="00F81EC4">
      <w:pPr>
        <w:tabs>
          <w:tab w:val="left" w:pos="270"/>
        </w:tabs>
        <w:spacing w:line="240" w:lineRule="auto"/>
        <w:ind w:left="720"/>
        <w:rPr>
          <w:rFonts w:cs="Times New Roman"/>
          <w:sz w:val="22"/>
          <w:szCs w:val="22"/>
          <w:lang w:val="pl-PL"/>
          <w:rPrChange w:id="782" w:author="Grzegorz Smułek" w:date="2025-10-15T09:08:00Z" w16du:dateUtc="2025-10-15T07:08:00Z">
            <w:rPr>
              <w:rFonts w:cs="Times New Roman"/>
              <w:sz w:val="22"/>
              <w:szCs w:val="22"/>
            </w:rPr>
          </w:rPrChange>
        </w:rPr>
      </w:pPr>
      <w:r w:rsidRPr="00A176E6">
        <w:rPr>
          <w:rFonts w:cs="Times New Roman"/>
          <w:sz w:val="22"/>
          <w:szCs w:val="22"/>
          <w:lang w:val="pl-PL"/>
          <w:rPrChange w:id="783" w:author="Grzegorz Smułek" w:date="2025-10-15T09:08:00Z" w16du:dateUtc="2025-10-15T07:08:00Z">
            <w:rPr>
              <w:rFonts w:cs="Times New Roman"/>
              <w:sz w:val="22"/>
              <w:szCs w:val="22"/>
            </w:rPr>
          </w:rPrChange>
        </w:rPr>
        <w:lastRenderedPageBreak/>
        <w:t>Śląskie</w:t>
      </w:r>
      <w:r w:rsidRPr="00A176E6">
        <w:rPr>
          <w:rFonts w:cs="Times New Roman"/>
          <w:sz w:val="22"/>
          <w:szCs w:val="22"/>
          <w:lang w:val="pl-PL"/>
          <w:rPrChange w:id="784" w:author="Grzegorz Smułek" w:date="2025-10-15T09:08:00Z" w16du:dateUtc="2025-10-15T07:08:00Z">
            <w:rPr>
              <w:rFonts w:cs="Times New Roman"/>
              <w:sz w:val="22"/>
              <w:szCs w:val="22"/>
            </w:rPr>
          </w:rPrChange>
        </w:rPr>
        <w:tab/>
        <w:t>Piekary Śląskie</w:t>
      </w:r>
    </w:p>
    <w:p w14:paraId="1ED5CB6A" w14:textId="77777777" w:rsidR="00885FAC" w:rsidRPr="00A176E6" w:rsidRDefault="00885FAC" w:rsidP="00F81EC4">
      <w:pPr>
        <w:tabs>
          <w:tab w:val="left" w:pos="270"/>
        </w:tabs>
        <w:spacing w:line="240" w:lineRule="auto"/>
        <w:ind w:left="720"/>
        <w:rPr>
          <w:rFonts w:cs="Times New Roman"/>
          <w:sz w:val="22"/>
          <w:szCs w:val="22"/>
          <w:lang w:val="pl-PL"/>
          <w:rPrChange w:id="785" w:author="Grzegorz Smułek" w:date="2025-10-15T09:08:00Z" w16du:dateUtc="2025-10-15T07:08:00Z">
            <w:rPr>
              <w:rFonts w:cs="Times New Roman"/>
              <w:sz w:val="22"/>
              <w:szCs w:val="22"/>
            </w:rPr>
          </w:rPrChange>
        </w:rPr>
      </w:pPr>
      <w:r w:rsidRPr="00A176E6">
        <w:rPr>
          <w:rFonts w:cs="Times New Roman"/>
          <w:sz w:val="22"/>
          <w:szCs w:val="22"/>
          <w:lang w:val="pl-PL"/>
          <w:rPrChange w:id="786" w:author="Grzegorz Smułek" w:date="2025-10-15T09:08:00Z" w16du:dateUtc="2025-10-15T07:08:00Z">
            <w:rPr>
              <w:rFonts w:cs="Times New Roman"/>
              <w:sz w:val="22"/>
              <w:szCs w:val="22"/>
            </w:rPr>
          </w:rPrChange>
        </w:rPr>
        <w:t>Śląskie</w:t>
      </w:r>
      <w:r w:rsidRPr="00A176E6">
        <w:rPr>
          <w:rFonts w:cs="Times New Roman"/>
          <w:sz w:val="22"/>
          <w:szCs w:val="22"/>
          <w:lang w:val="pl-PL"/>
          <w:rPrChange w:id="787" w:author="Grzegorz Smułek" w:date="2025-10-15T09:08:00Z" w16du:dateUtc="2025-10-15T07:08:00Z">
            <w:rPr>
              <w:rFonts w:cs="Times New Roman"/>
              <w:sz w:val="22"/>
              <w:szCs w:val="22"/>
            </w:rPr>
          </w:rPrChange>
        </w:rPr>
        <w:tab/>
        <w:t>Pszczyna</w:t>
      </w:r>
    </w:p>
    <w:p w14:paraId="0AE961CD" w14:textId="77777777" w:rsidR="00885FAC" w:rsidRPr="00A176E6" w:rsidRDefault="00885FAC" w:rsidP="00F81EC4">
      <w:pPr>
        <w:tabs>
          <w:tab w:val="left" w:pos="270"/>
        </w:tabs>
        <w:spacing w:line="240" w:lineRule="auto"/>
        <w:ind w:left="720"/>
        <w:rPr>
          <w:rFonts w:cs="Times New Roman"/>
          <w:sz w:val="22"/>
          <w:szCs w:val="22"/>
          <w:lang w:val="pl-PL"/>
          <w:rPrChange w:id="788" w:author="Grzegorz Smułek" w:date="2025-10-15T09:08:00Z" w16du:dateUtc="2025-10-15T07:08:00Z">
            <w:rPr>
              <w:rFonts w:cs="Times New Roman"/>
              <w:sz w:val="22"/>
              <w:szCs w:val="22"/>
            </w:rPr>
          </w:rPrChange>
        </w:rPr>
      </w:pPr>
      <w:r w:rsidRPr="00A176E6">
        <w:rPr>
          <w:rFonts w:cs="Times New Roman"/>
          <w:sz w:val="22"/>
          <w:szCs w:val="22"/>
          <w:lang w:val="pl-PL"/>
          <w:rPrChange w:id="789" w:author="Grzegorz Smułek" w:date="2025-10-15T09:08:00Z" w16du:dateUtc="2025-10-15T07:08:00Z">
            <w:rPr>
              <w:rFonts w:cs="Times New Roman"/>
              <w:sz w:val="22"/>
              <w:szCs w:val="22"/>
            </w:rPr>
          </w:rPrChange>
        </w:rPr>
        <w:t>Śląskie</w:t>
      </w:r>
      <w:r w:rsidRPr="00A176E6">
        <w:rPr>
          <w:rFonts w:cs="Times New Roman"/>
          <w:sz w:val="22"/>
          <w:szCs w:val="22"/>
          <w:lang w:val="pl-PL"/>
          <w:rPrChange w:id="790" w:author="Grzegorz Smułek" w:date="2025-10-15T09:08:00Z" w16du:dateUtc="2025-10-15T07:08:00Z">
            <w:rPr>
              <w:rFonts w:cs="Times New Roman"/>
              <w:sz w:val="22"/>
              <w:szCs w:val="22"/>
            </w:rPr>
          </w:rPrChange>
        </w:rPr>
        <w:tab/>
        <w:t>Racibórz</w:t>
      </w:r>
    </w:p>
    <w:p w14:paraId="3659A31B" w14:textId="77777777" w:rsidR="00885FAC" w:rsidRPr="00A176E6" w:rsidRDefault="00885FAC" w:rsidP="00F81EC4">
      <w:pPr>
        <w:tabs>
          <w:tab w:val="left" w:pos="270"/>
        </w:tabs>
        <w:spacing w:line="240" w:lineRule="auto"/>
        <w:ind w:left="720"/>
        <w:rPr>
          <w:rFonts w:cs="Times New Roman"/>
          <w:sz w:val="22"/>
          <w:szCs w:val="22"/>
          <w:lang w:val="pl-PL"/>
          <w:rPrChange w:id="791" w:author="Grzegorz Smułek" w:date="2025-10-15T09:08:00Z" w16du:dateUtc="2025-10-15T07:08:00Z">
            <w:rPr>
              <w:rFonts w:cs="Times New Roman"/>
              <w:sz w:val="22"/>
              <w:szCs w:val="22"/>
            </w:rPr>
          </w:rPrChange>
        </w:rPr>
      </w:pPr>
      <w:r w:rsidRPr="00A176E6">
        <w:rPr>
          <w:rFonts w:cs="Times New Roman"/>
          <w:sz w:val="22"/>
          <w:szCs w:val="22"/>
          <w:lang w:val="pl-PL"/>
          <w:rPrChange w:id="792" w:author="Grzegorz Smułek" w:date="2025-10-15T09:08:00Z" w16du:dateUtc="2025-10-15T07:08:00Z">
            <w:rPr>
              <w:rFonts w:cs="Times New Roman"/>
              <w:sz w:val="22"/>
              <w:szCs w:val="22"/>
            </w:rPr>
          </w:rPrChange>
        </w:rPr>
        <w:t>Śląskie</w:t>
      </w:r>
      <w:r w:rsidRPr="00A176E6">
        <w:rPr>
          <w:rFonts w:cs="Times New Roman"/>
          <w:sz w:val="22"/>
          <w:szCs w:val="22"/>
          <w:lang w:val="pl-PL"/>
          <w:rPrChange w:id="793" w:author="Grzegorz Smułek" w:date="2025-10-15T09:08:00Z" w16du:dateUtc="2025-10-15T07:08:00Z">
            <w:rPr>
              <w:rFonts w:cs="Times New Roman"/>
              <w:sz w:val="22"/>
              <w:szCs w:val="22"/>
            </w:rPr>
          </w:rPrChange>
        </w:rPr>
        <w:tab/>
        <w:t>Ruda Śląska</w:t>
      </w:r>
    </w:p>
    <w:p w14:paraId="27D30E0A" w14:textId="77777777" w:rsidR="00885FAC" w:rsidRPr="00A176E6" w:rsidRDefault="00885FAC" w:rsidP="00F81EC4">
      <w:pPr>
        <w:tabs>
          <w:tab w:val="left" w:pos="270"/>
        </w:tabs>
        <w:spacing w:line="240" w:lineRule="auto"/>
        <w:ind w:left="720"/>
        <w:rPr>
          <w:rFonts w:cs="Times New Roman"/>
          <w:sz w:val="22"/>
          <w:szCs w:val="22"/>
          <w:lang w:val="pl-PL"/>
          <w:rPrChange w:id="794" w:author="Grzegorz Smułek" w:date="2025-10-15T09:08:00Z" w16du:dateUtc="2025-10-15T07:08:00Z">
            <w:rPr>
              <w:rFonts w:cs="Times New Roman"/>
              <w:sz w:val="22"/>
              <w:szCs w:val="22"/>
            </w:rPr>
          </w:rPrChange>
        </w:rPr>
      </w:pPr>
      <w:r w:rsidRPr="00A176E6">
        <w:rPr>
          <w:rFonts w:cs="Times New Roman"/>
          <w:sz w:val="22"/>
          <w:szCs w:val="22"/>
          <w:lang w:val="pl-PL"/>
          <w:rPrChange w:id="795" w:author="Grzegorz Smułek" w:date="2025-10-15T09:08:00Z" w16du:dateUtc="2025-10-15T07:08:00Z">
            <w:rPr>
              <w:rFonts w:cs="Times New Roman"/>
              <w:sz w:val="22"/>
              <w:szCs w:val="22"/>
            </w:rPr>
          </w:rPrChange>
        </w:rPr>
        <w:t>Śląskie</w:t>
      </w:r>
      <w:r w:rsidRPr="00A176E6">
        <w:rPr>
          <w:rFonts w:cs="Times New Roman"/>
          <w:sz w:val="22"/>
          <w:szCs w:val="22"/>
          <w:lang w:val="pl-PL"/>
          <w:rPrChange w:id="796" w:author="Grzegorz Smułek" w:date="2025-10-15T09:08:00Z" w16du:dateUtc="2025-10-15T07:08:00Z">
            <w:rPr>
              <w:rFonts w:cs="Times New Roman"/>
              <w:sz w:val="22"/>
              <w:szCs w:val="22"/>
            </w:rPr>
          </w:rPrChange>
        </w:rPr>
        <w:tab/>
        <w:t>Rybnik</w:t>
      </w:r>
    </w:p>
    <w:p w14:paraId="66CE5731" w14:textId="77777777" w:rsidR="00885FAC" w:rsidRPr="00A176E6" w:rsidRDefault="00885FAC" w:rsidP="00F81EC4">
      <w:pPr>
        <w:tabs>
          <w:tab w:val="left" w:pos="270"/>
        </w:tabs>
        <w:spacing w:line="240" w:lineRule="auto"/>
        <w:ind w:left="720"/>
        <w:rPr>
          <w:rFonts w:cs="Times New Roman"/>
          <w:sz w:val="22"/>
          <w:szCs w:val="22"/>
          <w:lang w:val="pl-PL"/>
          <w:rPrChange w:id="797" w:author="Grzegorz Smułek" w:date="2025-10-15T09:08:00Z" w16du:dateUtc="2025-10-15T07:08:00Z">
            <w:rPr>
              <w:rFonts w:cs="Times New Roman"/>
              <w:sz w:val="22"/>
              <w:szCs w:val="22"/>
            </w:rPr>
          </w:rPrChange>
        </w:rPr>
      </w:pPr>
      <w:r w:rsidRPr="00A176E6">
        <w:rPr>
          <w:rFonts w:cs="Times New Roman"/>
          <w:sz w:val="22"/>
          <w:szCs w:val="22"/>
          <w:lang w:val="pl-PL"/>
          <w:rPrChange w:id="798" w:author="Grzegorz Smułek" w:date="2025-10-15T09:08:00Z" w16du:dateUtc="2025-10-15T07:08:00Z">
            <w:rPr>
              <w:rFonts w:cs="Times New Roman"/>
              <w:sz w:val="22"/>
              <w:szCs w:val="22"/>
            </w:rPr>
          </w:rPrChange>
        </w:rPr>
        <w:t>Śląskie</w:t>
      </w:r>
      <w:r w:rsidRPr="00A176E6">
        <w:rPr>
          <w:rFonts w:cs="Times New Roman"/>
          <w:sz w:val="22"/>
          <w:szCs w:val="22"/>
          <w:lang w:val="pl-PL"/>
          <w:rPrChange w:id="799" w:author="Grzegorz Smułek" w:date="2025-10-15T09:08:00Z" w16du:dateUtc="2025-10-15T07:08:00Z">
            <w:rPr>
              <w:rFonts w:cs="Times New Roman"/>
              <w:sz w:val="22"/>
              <w:szCs w:val="22"/>
            </w:rPr>
          </w:rPrChange>
        </w:rPr>
        <w:tab/>
        <w:t>Rybnik (City)</w:t>
      </w:r>
    </w:p>
    <w:p w14:paraId="14F3F089" w14:textId="77777777" w:rsidR="00885FAC" w:rsidRPr="00A176E6" w:rsidRDefault="00885FAC" w:rsidP="00F81EC4">
      <w:pPr>
        <w:tabs>
          <w:tab w:val="left" w:pos="270"/>
        </w:tabs>
        <w:spacing w:line="240" w:lineRule="auto"/>
        <w:ind w:left="720"/>
        <w:rPr>
          <w:rFonts w:cs="Times New Roman"/>
          <w:sz w:val="22"/>
          <w:szCs w:val="22"/>
          <w:lang w:val="pl-PL"/>
          <w:rPrChange w:id="800" w:author="Grzegorz Smułek" w:date="2025-10-15T09:08:00Z" w16du:dateUtc="2025-10-15T07:08:00Z">
            <w:rPr>
              <w:rFonts w:cs="Times New Roman"/>
              <w:sz w:val="22"/>
              <w:szCs w:val="22"/>
            </w:rPr>
          </w:rPrChange>
        </w:rPr>
      </w:pPr>
      <w:r w:rsidRPr="00A176E6">
        <w:rPr>
          <w:rFonts w:cs="Times New Roman"/>
          <w:sz w:val="22"/>
          <w:szCs w:val="22"/>
          <w:lang w:val="pl-PL"/>
          <w:rPrChange w:id="801" w:author="Grzegorz Smułek" w:date="2025-10-15T09:08:00Z" w16du:dateUtc="2025-10-15T07:08:00Z">
            <w:rPr>
              <w:rFonts w:cs="Times New Roman"/>
              <w:sz w:val="22"/>
              <w:szCs w:val="22"/>
            </w:rPr>
          </w:rPrChange>
        </w:rPr>
        <w:t>Śląskie</w:t>
      </w:r>
      <w:r w:rsidRPr="00A176E6">
        <w:rPr>
          <w:rFonts w:cs="Times New Roman"/>
          <w:sz w:val="22"/>
          <w:szCs w:val="22"/>
          <w:lang w:val="pl-PL"/>
          <w:rPrChange w:id="802" w:author="Grzegorz Smułek" w:date="2025-10-15T09:08:00Z" w16du:dateUtc="2025-10-15T07:08:00Z">
            <w:rPr>
              <w:rFonts w:cs="Times New Roman"/>
              <w:sz w:val="22"/>
              <w:szCs w:val="22"/>
            </w:rPr>
          </w:rPrChange>
        </w:rPr>
        <w:tab/>
        <w:t>Siemianowice Śląskie</w:t>
      </w:r>
    </w:p>
    <w:p w14:paraId="6D5F634D" w14:textId="77777777" w:rsidR="00885FAC" w:rsidRPr="00A176E6" w:rsidRDefault="00885FAC" w:rsidP="00F81EC4">
      <w:pPr>
        <w:tabs>
          <w:tab w:val="left" w:pos="270"/>
        </w:tabs>
        <w:spacing w:line="240" w:lineRule="auto"/>
        <w:ind w:left="720"/>
        <w:rPr>
          <w:rFonts w:cs="Times New Roman"/>
          <w:sz w:val="22"/>
          <w:szCs w:val="22"/>
          <w:lang w:val="pl-PL"/>
          <w:rPrChange w:id="803" w:author="Grzegorz Smułek" w:date="2025-10-15T09:08:00Z" w16du:dateUtc="2025-10-15T07:08:00Z">
            <w:rPr>
              <w:rFonts w:cs="Times New Roman"/>
              <w:sz w:val="22"/>
              <w:szCs w:val="22"/>
            </w:rPr>
          </w:rPrChange>
        </w:rPr>
      </w:pPr>
      <w:r w:rsidRPr="00A176E6">
        <w:rPr>
          <w:rFonts w:cs="Times New Roman"/>
          <w:sz w:val="22"/>
          <w:szCs w:val="22"/>
          <w:lang w:val="pl-PL"/>
          <w:rPrChange w:id="804" w:author="Grzegorz Smułek" w:date="2025-10-15T09:08:00Z" w16du:dateUtc="2025-10-15T07:08:00Z">
            <w:rPr>
              <w:rFonts w:cs="Times New Roman"/>
              <w:sz w:val="22"/>
              <w:szCs w:val="22"/>
            </w:rPr>
          </w:rPrChange>
        </w:rPr>
        <w:t>Śląskie</w:t>
      </w:r>
      <w:r w:rsidRPr="00A176E6">
        <w:rPr>
          <w:rFonts w:cs="Times New Roman"/>
          <w:sz w:val="22"/>
          <w:szCs w:val="22"/>
          <w:lang w:val="pl-PL"/>
          <w:rPrChange w:id="805" w:author="Grzegorz Smułek" w:date="2025-10-15T09:08:00Z" w16du:dateUtc="2025-10-15T07:08:00Z">
            <w:rPr>
              <w:rFonts w:cs="Times New Roman"/>
              <w:sz w:val="22"/>
              <w:szCs w:val="22"/>
            </w:rPr>
          </w:rPrChange>
        </w:rPr>
        <w:tab/>
        <w:t>Sosnowiec</w:t>
      </w:r>
    </w:p>
    <w:p w14:paraId="7F716F43" w14:textId="77777777" w:rsidR="00885FAC" w:rsidRPr="00A176E6" w:rsidRDefault="00885FAC" w:rsidP="00F81EC4">
      <w:pPr>
        <w:tabs>
          <w:tab w:val="left" w:pos="270"/>
        </w:tabs>
        <w:spacing w:line="240" w:lineRule="auto"/>
        <w:ind w:left="720"/>
        <w:rPr>
          <w:rFonts w:cs="Times New Roman"/>
          <w:sz w:val="22"/>
          <w:szCs w:val="22"/>
          <w:lang w:val="pl-PL"/>
          <w:rPrChange w:id="806" w:author="Grzegorz Smułek" w:date="2025-10-15T09:08:00Z" w16du:dateUtc="2025-10-15T07:08:00Z">
            <w:rPr>
              <w:rFonts w:cs="Times New Roman"/>
              <w:sz w:val="22"/>
              <w:szCs w:val="22"/>
            </w:rPr>
          </w:rPrChange>
        </w:rPr>
      </w:pPr>
      <w:r w:rsidRPr="00A176E6">
        <w:rPr>
          <w:rFonts w:cs="Times New Roman"/>
          <w:sz w:val="22"/>
          <w:szCs w:val="22"/>
          <w:lang w:val="pl-PL"/>
          <w:rPrChange w:id="807" w:author="Grzegorz Smułek" w:date="2025-10-15T09:08:00Z" w16du:dateUtc="2025-10-15T07:08:00Z">
            <w:rPr>
              <w:rFonts w:cs="Times New Roman"/>
              <w:sz w:val="22"/>
              <w:szCs w:val="22"/>
            </w:rPr>
          </w:rPrChange>
        </w:rPr>
        <w:t>Śląskie</w:t>
      </w:r>
      <w:r w:rsidRPr="00A176E6">
        <w:rPr>
          <w:rFonts w:cs="Times New Roman"/>
          <w:sz w:val="22"/>
          <w:szCs w:val="22"/>
          <w:lang w:val="pl-PL"/>
          <w:rPrChange w:id="808" w:author="Grzegorz Smułek" w:date="2025-10-15T09:08:00Z" w16du:dateUtc="2025-10-15T07:08:00Z">
            <w:rPr>
              <w:rFonts w:cs="Times New Roman"/>
              <w:sz w:val="22"/>
              <w:szCs w:val="22"/>
            </w:rPr>
          </w:rPrChange>
        </w:rPr>
        <w:tab/>
        <w:t>Świętochłowice</w:t>
      </w:r>
    </w:p>
    <w:p w14:paraId="3DC66BEE" w14:textId="77777777" w:rsidR="00885FAC" w:rsidRPr="00A176E6" w:rsidRDefault="00885FAC" w:rsidP="00F81EC4">
      <w:pPr>
        <w:tabs>
          <w:tab w:val="left" w:pos="270"/>
        </w:tabs>
        <w:spacing w:line="240" w:lineRule="auto"/>
        <w:ind w:left="720"/>
        <w:rPr>
          <w:rFonts w:cs="Times New Roman"/>
          <w:sz w:val="22"/>
          <w:szCs w:val="22"/>
          <w:lang w:val="pl-PL"/>
          <w:rPrChange w:id="809" w:author="Grzegorz Smułek" w:date="2025-10-15T09:08:00Z" w16du:dateUtc="2025-10-15T07:08:00Z">
            <w:rPr>
              <w:rFonts w:cs="Times New Roman"/>
              <w:sz w:val="22"/>
              <w:szCs w:val="22"/>
            </w:rPr>
          </w:rPrChange>
        </w:rPr>
      </w:pPr>
      <w:r w:rsidRPr="00A176E6">
        <w:rPr>
          <w:rFonts w:cs="Times New Roman"/>
          <w:sz w:val="22"/>
          <w:szCs w:val="22"/>
          <w:lang w:val="pl-PL"/>
          <w:rPrChange w:id="810" w:author="Grzegorz Smułek" w:date="2025-10-15T09:08:00Z" w16du:dateUtc="2025-10-15T07:08:00Z">
            <w:rPr>
              <w:rFonts w:cs="Times New Roman"/>
              <w:sz w:val="22"/>
              <w:szCs w:val="22"/>
            </w:rPr>
          </w:rPrChange>
        </w:rPr>
        <w:t>Śląskie</w:t>
      </w:r>
      <w:r w:rsidRPr="00A176E6">
        <w:rPr>
          <w:rFonts w:cs="Times New Roman"/>
          <w:sz w:val="22"/>
          <w:szCs w:val="22"/>
          <w:lang w:val="pl-PL"/>
          <w:rPrChange w:id="811" w:author="Grzegorz Smułek" w:date="2025-10-15T09:08:00Z" w16du:dateUtc="2025-10-15T07:08:00Z">
            <w:rPr>
              <w:rFonts w:cs="Times New Roman"/>
              <w:sz w:val="22"/>
              <w:szCs w:val="22"/>
            </w:rPr>
          </w:rPrChange>
        </w:rPr>
        <w:tab/>
        <w:t>Tarnowskie Góry</w:t>
      </w:r>
    </w:p>
    <w:p w14:paraId="0027566B" w14:textId="77777777" w:rsidR="00885FAC" w:rsidRPr="00A176E6" w:rsidRDefault="00885FAC" w:rsidP="00F81EC4">
      <w:pPr>
        <w:tabs>
          <w:tab w:val="left" w:pos="270"/>
        </w:tabs>
        <w:spacing w:line="240" w:lineRule="auto"/>
        <w:ind w:left="720"/>
        <w:rPr>
          <w:rFonts w:cs="Times New Roman"/>
          <w:sz w:val="22"/>
          <w:szCs w:val="22"/>
          <w:lang w:val="pl-PL"/>
          <w:rPrChange w:id="812" w:author="Grzegorz Smułek" w:date="2025-10-15T09:08:00Z" w16du:dateUtc="2025-10-15T07:08:00Z">
            <w:rPr>
              <w:rFonts w:cs="Times New Roman"/>
              <w:sz w:val="22"/>
              <w:szCs w:val="22"/>
            </w:rPr>
          </w:rPrChange>
        </w:rPr>
      </w:pPr>
      <w:r w:rsidRPr="00A176E6">
        <w:rPr>
          <w:rFonts w:cs="Times New Roman"/>
          <w:sz w:val="22"/>
          <w:szCs w:val="22"/>
          <w:lang w:val="pl-PL"/>
          <w:rPrChange w:id="813" w:author="Grzegorz Smułek" w:date="2025-10-15T09:08:00Z" w16du:dateUtc="2025-10-15T07:08:00Z">
            <w:rPr>
              <w:rFonts w:cs="Times New Roman"/>
              <w:sz w:val="22"/>
              <w:szCs w:val="22"/>
            </w:rPr>
          </w:rPrChange>
        </w:rPr>
        <w:t>Śląskie</w:t>
      </w:r>
      <w:r w:rsidRPr="00A176E6">
        <w:rPr>
          <w:rFonts w:cs="Times New Roman"/>
          <w:sz w:val="22"/>
          <w:szCs w:val="22"/>
          <w:lang w:val="pl-PL"/>
          <w:rPrChange w:id="814" w:author="Grzegorz Smułek" w:date="2025-10-15T09:08:00Z" w16du:dateUtc="2025-10-15T07:08:00Z">
            <w:rPr>
              <w:rFonts w:cs="Times New Roman"/>
              <w:sz w:val="22"/>
              <w:szCs w:val="22"/>
            </w:rPr>
          </w:rPrChange>
        </w:rPr>
        <w:tab/>
        <w:t>Tychy</w:t>
      </w:r>
    </w:p>
    <w:p w14:paraId="002AE8E5" w14:textId="77777777" w:rsidR="00885FAC" w:rsidRPr="00A176E6" w:rsidRDefault="00885FAC" w:rsidP="00F81EC4">
      <w:pPr>
        <w:tabs>
          <w:tab w:val="left" w:pos="270"/>
        </w:tabs>
        <w:spacing w:line="240" w:lineRule="auto"/>
        <w:ind w:left="720"/>
        <w:rPr>
          <w:rFonts w:cs="Times New Roman"/>
          <w:sz w:val="22"/>
          <w:szCs w:val="22"/>
          <w:lang w:val="pl-PL"/>
          <w:rPrChange w:id="815" w:author="Grzegorz Smułek" w:date="2025-10-15T09:08:00Z" w16du:dateUtc="2025-10-15T07:08:00Z">
            <w:rPr>
              <w:rFonts w:cs="Times New Roman"/>
              <w:sz w:val="22"/>
              <w:szCs w:val="22"/>
            </w:rPr>
          </w:rPrChange>
        </w:rPr>
      </w:pPr>
      <w:r w:rsidRPr="00A176E6">
        <w:rPr>
          <w:rFonts w:cs="Times New Roman"/>
          <w:sz w:val="22"/>
          <w:szCs w:val="22"/>
          <w:lang w:val="pl-PL"/>
          <w:rPrChange w:id="816" w:author="Grzegorz Smułek" w:date="2025-10-15T09:08:00Z" w16du:dateUtc="2025-10-15T07:08:00Z">
            <w:rPr>
              <w:rFonts w:cs="Times New Roman"/>
              <w:sz w:val="22"/>
              <w:szCs w:val="22"/>
            </w:rPr>
          </w:rPrChange>
        </w:rPr>
        <w:t>Śląskie</w:t>
      </w:r>
      <w:r w:rsidRPr="00A176E6">
        <w:rPr>
          <w:rFonts w:cs="Times New Roman"/>
          <w:sz w:val="22"/>
          <w:szCs w:val="22"/>
          <w:lang w:val="pl-PL"/>
          <w:rPrChange w:id="817" w:author="Grzegorz Smułek" w:date="2025-10-15T09:08:00Z" w16du:dateUtc="2025-10-15T07:08:00Z">
            <w:rPr>
              <w:rFonts w:cs="Times New Roman"/>
              <w:sz w:val="22"/>
              <w:szCs w:val="22"/>
            </w:rPr>
          </w:rPrChange>
        </w:rPr>
        <w:tab/>
        <w:t>Wodzisław</w:t>
      </w:r>
    </w:p>
    <w:p w14:paraId="09353824" w14:textId="77777777" w:rsidR="00885FAC" w:rsidRPr="00A176E6" w:rsidRDefault="00885FAC" w:rsidP="00F81EC4">
      <w:pPr>
        <w:tabs>
          <w:tab w:val="left" w:pos="270"/>
        </w:tabs>
        <w:spacing w:line="240" w:lineRule="auto"/>
        <w:ind w:left="720"/>
        <w:rPr>
          <w:rFonts w:cs="Times New Roman"/>
          <w:sz w:val="22"/>
          <w:szCs w:val="22"/>
          <w:lang w:val="pl-PL"/>
          <w:rPrChange w:id="818" w:author="Grzegorz Smułek" w:date="2025-10-15T09:08:00Z" w16du:dateUtc="2025-10-15T07:08:00Z">
            <w:rPr>
              <w:rFonts w:cs="Times New Roman"/>
              <w:sz w:val="22"/>
              <w:szCs w:val="22"/>
            </w:rPr>
          </w:rPrChange>
        </w:rPr>
      </w:pPr>
      <w:r w:rsidRPr="00A176E6">
        <w:rPr>
          <w:rFonts w:cs="Times New Roman"/>
          <w:sz w:val="22"/>
          <w:szCs w:val="22"/>
          <w:lang w:val="pl-PL"/>
          <w:rPrChange w:id="819" w:author="Grzegorz Smułek" w:date="2025-10-15T09:08:00Z" w16du:dateUtc="2025-10-15T07:08:00Z">
            <w:rPr>
              <w:rFonts w:cs="Times New Roman"/>
              <w:sz w:val="22"/>
              <w:szCs w:val="22"/>
            </w:rPr>
          </w:rPrChange>
        </w:rPr>
        <w:t>Śląskie</w:t>
      </w:r>
      <w:r w:rsidRPr="00A176E6">
        <w:rPr>
          <w:rFonts w:cs="Times New Roman"/>
          <w:sz w:val="22"/>
          <w:szCs w:val="22"/>
          <w:lang w:val="pl-PL"/>
          <w:rPrChange w:id="820" w:author="Grzegorz Smułek" w:date="2025-10-15T09:08:00Z" w16du:dateUtc="2025-10-15T07:08:00Z">
            <w:rPr>
              <w:rFonts w:cs="Times New Roman"/>
              <w:sz w:val="22"/>
              <w:szCs w:val="22"/>
            </w:rPr>
          </w:rPrChange>
        </w:rPr>
        <w:tab/>
        <w:t>Zabrze</w:t>
      </w:r>
    </w:p>
    <w:p w14:paraId="59B77F9A" w14:textId="77777777" w:rsidR="00885FAC" w:rsidRPr="00A176E6" w:rsidRDefault="00885FAC" w:rsidP="00F81EC4">
      <w:pPr>
        <w:tabs>
          <w:tab w:val="left" w:pos="270"/>
        </w:tabs>
        <w:spacing w:line="240" w:lineRule="auto"/>
        <w:ind w:left="720"/>
        <w:rPr>
          <w:rFonts w:cs="Times New Roman"/>
          <w:sz w:val="22"/>
          <w:szCs w:val="22"/>
          <w:lang w:val="pl-PL"/>
          <w:rPrChange w:id="821" w:author="Grzegorz Smułek" w:date="2025-10-15T09:08:00Z" w16du:dateUtc="2025-10-15T07:08:00Z">
            <w:rPr>
              <w:rFonts w:cs="Times New Roman"/>
              <w:sz w:val="22"/>
              <w:szCs w:val="22"/>
            </w:rPr>
          </w:rPrChange>
        </w:rPr>
      </w:pPr>
      <w:r w:rsidRPr="00A176E6">
        <w:rPr>
          <w:rFonts w:cs="Times New Roman"/>
          <w:sz w:val="22"/>
          <w:szCs w:val="22"/>
          <w:lang w:val="pl-PL"/>
          <w:rPrChange w:id="822" w:author="Grzegorz Smułek" w:date="2025-10-15T09:08:00Z" w16du:dateUtc="2025-10-15T07:08:00Z">
            <w:rPr>
              <w:rFonts w:cs="Times New Roman"/>
              <w:sz w:val="22"/>
              <w:szCs w:val="22"/>
            </w:rPr>
          </w:rPrChange>
        </w:rPr>
        <w:t>Śląskie</w:t>
      </w:r>
      <w:r w:rsidRPr="00A176E6">
        <w:rPr>
          <w:rFonts w:cs="Times New Roman"/>
          <w:sz w:val="22"/>
          <w:szCs w:val="22"/>
          <w:lang w:val="pl-PL"/>
          <w:rPrChange w:id="823" w:author="Grzegorz Smułek" w:date="2025-10-15T09:08:00Z" w16du:dateUtc="2025-10-15T07:08:00Z">
            <w:rPr>
              <w:rFonts w:cs="Times New Roman"/>
              <w:sz w:val="22"/>
              <w:szCs w:val="22"/>
            </w:rPr>
          </w:rPrChange>
        </w:rPr>
        <w:tab/>
        <w:t>Zawiercie</w:t>
      </w:r>
    </w:p>
    <w:p w14:paraId="6FA71688" w14:textId="77777777" w:rsidR="00885FAC" w:rsidRPr="00A176E6" w:rsidRDefault="00885FAC" w:rsidP="00F81EC4">
      <w:pPr>
        <w:tabs>
          <w:tab w:val="left" w:pos="270"/>
        </w:tabs>
        <w:spacing w:line="240" w:lineRule="auto"/>
        <w:ind w:left="720"/>
        <w:rPr>
          <w:rFonts w:cs="Times New Roman"/>
          <w:sz w:val="22"/>
          <w:szCs w:val="22"/>
          <w:lang w:val="pl-PL"/>
          <w:rPrChange w:id="824" w:author="Grzegorz Smułek" w:date="2025-10-15T09:08:00Z" w16du:dateUtc="2025-10-15T07:08:00Z">
            <w:rPr>
              <w:rFonts w:cs="Times New Roman"/>
              <w:sz w:val="22"/>
              <w:szCs w:val="22"/>
            </w:rPr>
          </w:rPrChange>
        </w:rPr>
      </w:pPr>
      <w:r w:rsidRPr="00A176E6">
        <w:rPr>
          <w:rFonts w:cs="Times New Roman"/>
          <w:sz w:val="22"/>
          <w:szCs w:val="22"/>
          <w:lang w:val="pl-PL"/>
          <w:rPrChange w:id="825" w:author="Grzegorz Smułek" w:date="2025-10-15T09:08:00Z" w16du:dateUtc="2025-10-15T07:08:00Z">
            <w:rPr>
              <w:rFonts w:cs="Times New Roman"/>
              <w:sz w:val="22"/>
              <w:szCs w:val="22"/>
            </w:rPr>
          </w:rPrChange>
        </w:rPr>
        <w:t>Śląskie</w:t>
      </w:r>
      <w:r w:rsidRPr="00A176E6">
        <w:rPr>
          <w:rFonts w:cs="Times New Roman"/>
          <w:sz w:val="22"/>
          <w:szCs w:val="22"/>
          <w:lang w:val="pl-PL"/>
          <w:rPrChange w:id="826" w:author="Grzegorz Smułek" w:date="2025-10-15T09:08:00Z" w16du:dateUtc="2025-10-15T07:08:00Z">
            <w:rPr>
              <w:rFonts w:cs="Times New Roman"/>
              <w:sz w:val="22"/>
              <w:szCs w:val="22"/>
            </w:rPr>
          </w:rPrChange>
        </w:rPr>
        <w:tab/>
        <w:t>Żory</w:t>
      </w:r>
    </w:p>
    <w:p w14:paraId="78185EC8" w14:textId="77777777" w:rsidR="00885FAC" w:rsidRPr="00A176E6" w:rsidRDefault="00885FAC" w:rsidP="00F81EC4">
      <w:pPr>
        <w:tabs>
          <w:tab w:val="left" w:pos="270"/>
        </w:tabs>
        <w:spacing w:line="240" w:lineRule="auto"/>
        <w:ind w:left="720"/>
        <w:rPr>
          <w:rFonts w:cs="Times New Roman"/>
          <w:sz w:val="22"/>
          <w:szCs w:val="22"/>
          <w:lang w:val="pl-PL"/>
          <w:rPrChange w:id="827" w:author="Grzegorz Smułek" w:date="2025-10-15T09:08:00Z" w16du:dateUtc="2025-10-15T07:08:00Z">
            <w:rPr>
              <w:rFonts w:cs="Times New Roman"/>
              <w:sz w:val="22"/>
              <w:szCs w:val="22"/>
            </w:rPr>
          </w:rPrChange>
        </w:rPr>
      </w:pPr>
      <w:r w:rsidRPr="00A176E6">
        <w:rPr>
          <w:rFonts w:cs="Times New Roman"/>
          <w:sz w:val="22"/>
          <w:szCs w:val="22"/>
          <w:lang w:val="pl-PL"/>
          <w:rPrChange w:id="828" w:author="Grzegorz Smułek" w:date="2025-10-15T09:08:00Z" w16du:dateUtc="2025-10-15T07:08:00Z">
            <w:rPr>
              <w:rFonts w:cs="Times New Roman"/>
              <w:sz w:val="22"/>
              <w:szCs w:val="22"/>
            </w:rPr>
          </w:rPrChange>
        </w:rPr>
        <w:t>Śląskie</w:t>
      </w:r>
      <w:r w:rsidRPr="00A176E6">
        <w:rPr>
          <w:rFonts w:cs="Times New Roman"/>
          <w:sz w:val="22"/>
          <w:szCs w:val="22"/>
          <w:lang w:val="pl-PL"/>
          <w:rPrChange w:id="829" w:author="Grzegorz Smułek" w:date="2025-10-15T09:08:00Z" w16du:dateUtc="2025-10-15T07:08:00Z">
            <w:rPr>
              <w:rFonts w:cs="Times New Roman"/>
              <w:sz w:val="22"/>
              <w:szCs w:val="22"/>
            </w:rPr>
          </w:rPrChange>
        </w:rPr>
        <w:tab/>
        <w:t>Żywiec</w:t>
      </w:r>
    </w:p>
    <w:p w14:paraId="59F916C4" w14:textId="77777777" w:rsidR="00885FAC" w:rsidRPr="00A176E6" w:rsidRDefault="00885FAC" w:rsidP="00F81EC4">
      <w:pPr>
        <w:tabs>
          <w:tab w:val="left" w:pos="270"/>
        </w:tabs>
        <w:spacing w:line="240" w:lineRule="auto"/>
        <w:ind w:left="720"/>
        <w:rPr>
          <w:rFonts w:cs="Times New Roman"/>
          <w:sz w:val="22"/>
          <w:szCs w:val="22"/>
          <w:lang w:val="pl-PL"/>
          <w:rPrChange w:id="830" w:author="Grzegorz Smułek" w:date="2025-10-15T09:08:00Z" w16du:dateUtc="2025-10-15T07:08:00Z">
            <w:rPr>
              <w:rFonts w:cs="Times New Roman"/>
              <w:sz w:val="22"/>
              <w:szCs w:val="22"/>
            </w:rPr>
          </w:rPrChange>
        </w:rPr>
      </w:pPr>
      <w:r w:rsidRPr="00A176E6">
        <w:rPr>
          <w:rFonts w:cs="Times New Roman"/>
          <w:sz w:val="22"/>
          <w:szCs w:val="22"/>
          <w:lang w:val="pl-PL"/>
          <w:rPrChange w:id="831" w:author="Grzegorz Smułek" w:date="2025-10-15T09:08:00Z" w16du:dateUtc="2025-10-15T07:08:00Z">
            <w:rPr>
              <w:rFonts w:cs="Times New Roman"/>
              <w:sz w:val="22"/>
              <w:szCs w:val="22"/>
            </w:rPr>
          </w:rPrChange>
        </w:rPr>
        <w:t>Świętokrzyskie</w:t>
      </w:r>
      <w:r w:rsidRPr="00A176E6">
        <w:rPr>
          <w:rFonts w:cs="Times New Roman"/>
          <w:sz w:val="22"/>
          <w:szCs w:val="22"/>
          <w:lang w:val="pl-PL"/>
          <w:rPrChange w:id="832" w:author="Grzegorz Smułek" w:date="2025-10-15T09:08:00Z" w16du:dateUtc="2025-10-15T07:08:00Z">
            <w:rPr>
              <w:rFonts w:cs="Times New Roman"/>
              <w:sz w:val="22"/>
              <w:szCs w:val="22"/>
            </w:rPr>
          </w:rPrChange>
        </w:rPr>
        <w:tab/>
        <w:t>Busko</w:t>
      </w:r>
    </w:p>
    <w:p w14:paraId="43EB3DA3" w14:textId="77777777" w:rsidR="00885FAC" w:rsidRPr="00A176E6" w:rsidRDefault="00885FAC" w:rsidP="00F81EC4">
      <w:pPr>
        <w:tabs>
          <w:tab w:val="left" w:pos="270"/>
        </w:tabs>
        <w:spacing w:line="240" w:lineRule="auto"/>
        <w:ind w:left="720"/>
        <w:rPr>
          <w:rFonts w:cs="Times New Roman"/>
          <w:sz w:val="22"/>
          <w:szCs w:val="22"/>
          <w:lang w:val="pl-PL"/>
          <w:rPrChange w:id="833" w:author="Grzegorz Smułek" w:date="2025-10-15T09:08:00Z" w16du:dateUtc="2025-10-15T07:08:00Z">
            <w:rPr>
              <w:rFonts w:cs="Times New Roman"/>
              <w:sz w:val="22"/>
              <w:szCs w:val="22"/>
            </w:rPr>
          </w:rPrChange>
        </w:rPr>
      </w:pPr>
      <w:r w:rsidRPr="00A176E6">
        <w:rPr>
          <w:rFonts w:cs="Times New Roman"/>
          <w:sz w:val="22"/>
          <w:szCs w:val="22"/>
          <w:lang w:val="pl-PL"/>
          <w:rPrChange w:id="834" w:author="Grzegorz Smułek" w:date="2025-10-15T09:08:00Z" w16du:dateUtc="2025-10-15T07:08:00Z">
            <w:rPr>
              <w:rFonts w:cs="Times New Roman"/>
              <w:sz w:val="22"/>
              <w:szCs w:val="22"/>
            </w:rPr>
          </w:rPrChange>
        </w:rPr>
        <w:t>Świętokrzyskie</w:t>
      </w:r>
      <w:r w:rsidRPr="00A176E6">
        <w:rPr>
          <w:rFonts w:cs="Times New Roman"/>
          <w:sz w:val="22"/>
          <w:szCs w:val="22"/>
          <w:lang w:val="pl-PL"/>
          <w:rPrChange w:id="835" w:author="Grzegorz Smułek" w:date="2025-10-15T09:08:00Z" w16du:dateUtc="2025-10-15T07:08:00Z">
            <w:rPr>
              <w:rFonts w:cs="Times New Roman"/>
              <w:sz w:val="22"/>
              <w:szCs w:val="22"/>
            </w:rPr>
          </w:rPrChange>
        </w:rPr>
        <w:tab/>
        <w:t>Jędrzejów</w:t>
      </w:r>
    </w:p>
    <w:p w14:paraId="32A8674A" w14:textId="77777777" w:rsidR="00885FAC" w:rsidRPr="00A176E6" w:rsidRDefault="00885FAC" w:rsidP="00F81EC4">
      <w:pPr>
        <w:tabs>
          <w:tab w:val="left" w:pos="270"/>
        </w:tabs>
        <w:spacing w:line="240" w:lineRule="auto"/>
        <w:ind w:left="720"/>
        <w:rPr>
          <w:rFonts w:cs="Times New Roman"/>
          <w:sz w:val="22"/>
          <w:szCs w:val="22"/>
          <w:lang w:val="pl-PL"/>
          <w:rPrChange w:id="836" w:author="Grzegorz Smułek" w:date="2025-10-15T09:08:00Z" w16du:dateUtc="2025-10-15T07:08:00Z">
            <w:rPr>
              <w:rFonts w:cs="Times New Roman"/>
              <w:sz w:val="22"/>
              <w:szCs w:val="22"/>
            </w:rPr>
          </w:rPrChange>
        </w:rPr>
      </w:pPr>
      <w:r w:rsidRPr="00A176E6">
        <w:rPr>
          <w:rFonts w:cs="Times New Roman"/>
          <w:sz w:val="22"/>
          <w:szCs w:val="22"/>
          <w:lang w:val="pl-PL"/>
          <w:rPrChange w:id="837" w:author="Grzegorz Smułek" w:date="2025-10-15T09:08:00Z" w16du:dateUtc="2025-10-15T07:08:00Z">
            <w:rPr>
              <w:rFonts w:cs="Times New Roman"/>
              <w:sz w:val="22"/>
              <w:szCs w:val="22"/>
            </w:rPr>
          </w:rPrChange>
        </w:rPr>
        <w:t>Świętokrzyskie</w:t>
      </w:r>
      <w:r w:rsidRPr="00A176E6">
        <w:rPr>
          <w:rFonts w:cs="Times New Roman"/>
          <w:sz w:val="22"/>
          <w:szCs w:val="22"/>
          <w:lang w:val="pl-PL"/>
          <w:rPrChange w:id="838" w:author="Grzegorz Smułek" w:date="2025-10-15T09:08:00Z" w16du:dateUtc="2025-10-15T07:08:00Z">
            <w:rPr>
              <w:rFonts w:cs="Times New Roman"/>
              <w:sz w:val="22"/>
              <w:szCs w:val="22"/>
            </w:rPr>
          </w:rPrChange>
        </w:rPr>
        <w:tab/>
        <w:t>Kazimierza</w:t>
      </w:r>
    </w:p>
    <w:p w14:paraId="018F49E5" w14:textId="77777777" w:rsidR="00885FAC" w:rsidRPr="00A176E6" w:rsidRDefault="00885FAC" w:rsidP="00F81EC4">
      <w:pPr>
        <w:tabs>
          <w:tab w:val="left" w:pos="270"/>
        </w:tabs>
        <w:spacing w:line="240" w:lineRule="auto"/>
        <w:ind w:left="720"/>
        <w:rPr>
          <w:rFonts w:cs="Times New Roman"/>
          <w:sz w:val="22"/>
          <w:szCs w:val="22"/>
          <w:lang w:val="pl-PL"/>
          <w:rPrChange w:id="839" w:author="Grzegorz Smułek" w:date="2025-10-15T09:08:00Z" w16du:dateUtc="2025-10-15T07:08:00Z">
            <w:rPr>
              <w:rFonts w:cs="Times New Roman"/>
              <w:sz w:val="22"/>
              <w:szCs w:val="22"/>
            </w:rPr>
          </w:rPrChange>
        </w:rPr>
      </w:pPr>
      <w:r w:rsidRPr="00A176E6">
        <w:rPr>
          <w:rFonts w:cs="Times New Roman"/>
          <w:sz w:val="22"/>
          <w:szCs w:val="22"/>
          <w:lang w:val="pl-PL"/>
          <w:rPrChange w:id="840" w:author="Grzegorz Smułek" w:date="2025-10-15T09:08:00Z" w16du:dateUtc="2025-10-15T07:08:00Z">
            <w:rPr>
              <w:rFonts w:cs="Times New Roman"/>
              <w:sz w:val="22"/>
              <w:szCs w:val="22"/>
            </w:rPr>
          </w:rPrChange>
        </w:rPr>
        <w:t>Świętokrzyskie</w:t>
      </w:r>
      <w:r w:rsidRPr="00A176E6">
        <w:rPr>
          <w:rFonts w:cs="Times New Roman"/>
          <w:sz w:val="22"/>
          <w:szCs w:val="22"/>
          <w:lang w:val="pl-PL"/>
          <w:rPrChange w:id="841" w:author="Grzegorz Smułek" w:date="2025-10-15T09:08:00Z" w16du:dateUtc="2025-10-15T07:08:00Z">
            <w:rPr>
              <w:rFonts w:cs="Times New Roman"/>
              <w:sz w:val="22"/>
              <w:szCs w:val="22"/>
            </w:rPr>
          </w:rPrChange>
        </w:rPr>
        <w:tab/>
        <w:t>Kielce</w:t>
      </w:r>
    </w:p>
    <w:p w14:paraId="711278A8" w14:textId="77777777" w:rsidR="00885FAC" w:rsidRPr="00A176E6" w:rsidRDefault="00885FAC" w:rsidP="00F81EC4">
      <w:pPr>
        <w:tabs>
          <w:tab w:val="left" w:pos="270"/>
        </w:tabs>
        <w:spacing w:line="240" w:lineRule="auto"/>
        <w:ind w:left="720"/>
        <w:rPr>
          <w:rFonts w:cs="Times New Roman"/>
          <w:sz w:val="22"/>
          <w:szCs w:val="22"/>
          <w:lang w:val="pl-PL"/>
          <w:rPrChange w:id="842" w:author="Grzegorz Smułek" w:date="2025-10-15T09:08:00Z" w16du:dateUtc="2025-10-15T07:08:00Z">
            <w:rPr>
              <w:rFonts w:cs="Times New Roman"/>
              <w:sz w:val="22"/>
              <w:szCs w:val="22"/>
            </w:rPr>
          </w:rPrChange>
        </w:rPr>
      </w:pPr>
      <w:r w:rsidRPr="00A176E6">
        <w:rPr>
          <w:rFonts w:cs="Times New Roman"/>
          <w:sz w:val="22"/>
          <w:szCs w:val="22"/>
          <w:lang w:val="pl-PL"/>
          <w:rPrChange w:id="843" w:author="Grzegorz Smułek" w:date="2025-10-15T09:08:00Z" w16du:dateUtc="2025-10-15T07:08:00Z">
            <w:rPr>
              <w:rFonts w:cs="Times New Roman"/>
              <w:sz w:val="22"/>
              <w:szCs w:val="22"/>
            </w:rPr>
          </w:rPrChange>
        </w:rPr>
        <w:t>Świętokrzyskie</w:t>
      </w:r>
      <w:r w:rsidRPr="00A176E6">
        <w:rPr>
          <w:rFonts w:cs="Times New Roman"/>
          <w:sz w:val="22"/>
          <w:szCs w:val="22"/>
          <w:lang w:val="pl-PL"/>
          <w:rPrChange w:id="844" w:author="Grzegorz Smułek" w:date="2025-10-15T09:08:00Z" w16du:dateUtc="2025-10-15T07:08:00Z">
            <w:rPr>
              <w:rFonts w:cs="Times New Roman"/>
              <w:sz w:val="22"/>
              <w:szCs w:val="22"/>
            </w:rPr>
          </w:rPrChange>
        </w:rPr>
        <w:tab/>
        <w:t>Kielce (City)</w:t>
      </w:r>
    </w:p>
    <w:p w14:paraId="6CABB426" w14:textId="77777777" w:rsidR="00885FAC" w:rsidRPr="00A176E6" w:rsidRDefault="00885FAC" w:rsidP="00F81EC4">
      <w:pPr>
        <w:tabs>
          <w:tab w:val="left" w:pos="270"/>
        </w:tabs>
        <w:spacing w:line="240" w:lineRule="auto"/>
        <w:ind w:left="720"/>
        <w:rPr>
          <w:rFonts w:cs="Times New Roman"/>
          <w:sz w:val="22"/>
          <w:szCs w:val="22"/>
          <w:lang w:val="pl-PL"/>
          <w:rPrChange w:id="845" w:author="Grzegorz Smułek" w:date="2025-10-15T09:08:00Z" w16du:dateUtc="2025-10-15T07:08:00Z">
            <w:rPr>
              <w:rFonts w:cs="Times New Roman"/>
              <w:sz w:val="22"/>
              <w:szCs w:val="22"/>
            </w:rPr>
          </w:rPrChange>
        </w:rPr>
      </w:pPr>
      <w:r w:rsidRPr="00A176E6">
        <w:rPr>
          <w:rFonts w:cs="Times New Roman"/>
          <w:sz w:val="22"/>
          <w:szCs w:val="22"/>
          <w:lang w:val="pl-PL"/>
          <w:rPrChange w:id="846" w:author="Grzegorz Smułek" w:date="2025-10-15T09:08:00Z" w16du:dateUtc="2025-10-15T07:08:00Z">
            <w:rPr>
              <w:rFonts w:cs="Times New Roman"/>
              <w:sz w:val="22"/>
              <w:szCs w:val="22"/>
            </w:rPr>
          </w:rPrChange>
        </w:rPr>
        <w:t>Świętokrzyskie</w:t>
      </w:r>
      <w:r w:rsidRPr="00A176E6">
        <w:rPr>
          <w:rFonts w:cs="Times New Roman"/>
          <w:sz w:val="22"/>
          <w:szCs w:val="22"/>
          <w:lang w:val="pl-PL"/>
          <w:rPrChange w:id="847" w:author="Grzegorz Smułek" w:date="2025-10-15T09:08:00Z" w16du:dateUtc="2025-10-15T07:08:00Z">
            <w:rPr>
              <w:rFonts w:cs="Times New Roman"/>
              <w:sz w:val="22"/>
              <w:szCs w:val="22"/>
            </w:rPr>
          </w:rPrChange>
        </w:rPr>
        <w:tab/>
        <w:t>Końskie</w:t>
      </w:r>
    </w:p>
    <w:p w14:paraId="122B096C" w14:textId="77777777" w:rsidR="00885FAC" w:rsidRPr="00A176E6" w:rsidRDefault="00885FAC" w:rsidP="00F81EC4">
      <w:pPr>
        <w:tabs>
          <w:tab w:val="left" w:pos="270"/>
        </w:tabs>
        <w:spacing w:line="240" w:lineRule="auto"/>
        <w:ind w:left="720"/>
        <w:rPr>
          <w:rFonts w:cs="Times New Roman"/>
          <w:sz w:val="22"/>
          <w:szCs w:val="22"/>
          <w:lang w:val="pl-PL"/>
          <w:rPrChange w:id="848" w:author="Grzegorz Smułek" w:date="2025-10-15T09:08:00Z" w16du:dateUtc="2025-10-15T07:08:00Z">
            <w:rPr>
              <w:rFonts w:cs="Times New Roman"/>
              <w:sz w:val="22"/>
              <w:szCs w:val="22"/>
            </w:rPr>
          </w:rPrChange>
        </w:rPr>
      </w:pPr>
      <w:r w:rsidRPr="00A176E6">
        <w:rPr>
          <w:rFonts w:cs="Times New Roman"/>
          <w:sz w:val="22"/>
          <w:szCs w:val="22"/>
          <w:lang w:val="pl-PL"/>
          <w:rPrChange w:id="849" w:author="Grzegorz Smułek" w:date="2025-10-15T09:08:00Z" w16du:dateUtc="2025-10-15T07:08:00Z">
            <w:rPr>
              <w:rFonts w:cs="Times New Roman"/>
              <w:sz w:val="22"/>
              <w:szCs w:val="22"/>
            </w:rPr>
          </w:rPrChange>
        </w:rPr>
        <w:t>Świętokrzyskie</w:t>
      </w:r>
      <w:r w:rsidRPr="00A176E6">
        <w:rPr>
          <w:rFonts w:cs="Times New Roman"/>
          <w:sz w:val="22"/>
          <w:szCs w:val="22"/>
          <w:lang w:val="pl-PL"/>
          <w:rPrChange w:id="850" w:author="Grzegorz Smułek" w:date="2025-10-15T09:08:00Z" w16du:dateUtc="2025-10-15T07:08:00Z">
            <w:rPr>
              <w:rFonts w:cs="Times New Roman"/>
              <w:sz w:val="22"/>
              <w:szCs w:val="22"/>
            </w:rPr>
          </w:rPrChange>
        </w:rPr>
        <w:tab/>
        <w:t>Opatów</w:t>
      </w:r>
    </w:p>
    <w:p w14:paraId="18153234" w14:textId="77777777" w:rsidR="00885FAC" w:rsidRPr="00A176E6" w:rsidRDefault="00885FAC" w:rsidP="00F81EC4">
      <w:pPr>
        <w:tabs>
          <w:tab w:val="left" w:pos="270"/>
        </w:tabs>
        <w:spacing w:line="240" w:lineRule="auto"/>
        <w:ind w:left="720"/>
        <w:rPr>
          <w:rFonts w:cs="Times New Roman"/>
          <w:sz w:val="22"/>
          <w:szCs w:val="22"/>
          <w:lang w:val="pl-PL"/>
          <w:rPrChange w:id="851" w:author="Grzegorz Smułek" w:date="2025-10-15T09:08:00Z" w16du:dateUtc="2025-10-15T07:08:00Z">
            <w:rPr>
              <w:rFonts w:cs="Times New Roman"/>
              <w:sz w:val="22"/>
              <w:szCs w:val="22"/>
            </w:rPr>
          </w:rPrChange>
        </w:rPr>
      </w:pPr>
      <w:r w:rsidRPr="00A176E6">
        <w:rPr>
          <w:rFonts w:cs="Times New Roman"/>
          <w:sz w:val="22"/>
          <w:szCs w:val="22"/>
          <w:lang w:val="pl-PL"/>
          <w:rPrChange w:id="852" w:author="Grzegorz Smułek" w:date="2025-10-15T09:08:00Z" w16du:dateUtc="2025-10-15T07:08:00Z">
            <w:rPr>
              <w:rFonts w:cs="Times New Roman"/>
              <w:sz w:val="22"/>
              <w:szCs w:val="22"/>
            </w:rPr>
          </w:rPrChange>
        </w:rPr>
        <w:t>Świętokrzyskie</w:t>
      </w:r>
      <w:r w:rsidRPr="00A176E6">
        <w:rPr>
          <w:rFonts w:cs="Times New Roman"/>
          <w:sz w:val="22"/>
          <w:szCs w:val="22"/>
          <w:lang w:val="pl-PL"/>
          <w:rPrChange w:id="853" w:author="Grzegorz Smułek" w:date="2025-10-15T09:08:00Z" w16du:dateUtc="2025-10-15T07:08:00Z">
            <w:rPr>
              <w:rFonts w:cs="Times New Roman"/>
              <w:sz w:val="22"/>
              <w:szCs w:val="22"/>
            </w:rPr>
          </w:rPrChange>
        </w:rPr>
        <w:tab/>
        <w:t>Ostrowiec</w:t>
      </w:r>
    </w:p>
    <w:p w14:paraId="0033B0B0" w14:textId="77777777" w:rsidR="00885FAC" w:rsidRPr="00A176E6" w:rsidRDefault="00885FAC" w:rsidP="00F81EC4">
      <w:pPr>
        <w:tabs>
          <w:tab w:val="left" w:pos="270"/>
        </w:tabs>
        <w:spacing w:line="240" w:lineRule="auto"/>
        <w:ind w:left="720"/>
        <w:rPr>
          <w:rFonts w:cs="Times New Roman"/>
          <w:sz w:val="22"/>
          <w:szCs w:val="22"/>
          <w:lang w:val="pl-PL"/>
          <w:rPrChange w:id="854" w:author="Grzegorz Smułek" w:date="2025-10-15T09:08:00Z" w16du:dateUtc="2025-10-15T07:08:00Z">
            <w:rPr>
              <w:rFonts w:cs="Times New Roman"/>
              <w:sz w:val="22"/>
              <w:szCs w:val="22"/>
            </w:rPr>
          </w:rPrChange>
        </w:rPr>
      </w:pPr>
      <w:r w:rsidRPr="00A176E6">
        <w:rPr>
          <w:rFonts w:cs="Times New Roman"/>
          <w:sz w:val="22"/>
          <w:szCs w:val="22"/>
          <w:lang w:val="pl-PL"/>
          <w:rPrChange w:id="855" w:author="Grzegorz Smułek" w:date="2025-10-15T09:08:00Z" w16du:dateUtc="2025-10-15T07:08:00Z">
            <w:rPr>
              <w:rFonts w:cs="Times New Roman"/>
              <w:sz w:val="22"/>
              <w:szCs w:val="22"/>
            </w:rPr>
          </w:rPrChange>
        </w:rPr>
        <w:t>Świętokrzyskie</w:t>
      </w:r>
      <w:r w:rsidRPr="00A176E6">
        <w:rPr>
          <w:rFonts w:cs="Times New Roman"/>
          <w:sz w:val="22"/>
          <w:szCs w:val="22"/>
          <w:lang w:val="pl-PL"/>
          <w:rPrChange w:id="856" w:author="Grzegorz Smułek" w:date="2025-10-15T09:08:00Z" w16du:dateUtc="2025-10-15T07:08:00Z">
            <w:rPr>
              <w:rFonts w:cs="Times New Roman"/>
              <w:sz w:val="22"/>
              <w:szCs w:val="22"/>
            </w:rPr>
          </w:rPrChange>
        </w:rPr>
        <w:tab/>
        <w:t>Pińczów</w:t>
      </w:r>
    </w:p>
    <w:p w14:paraId="5A0E0177" w14:textId="77777777" w:rsidR="00885FAC" w:rsidRPr="00A176E6" w:rsidRDefault="00885FAC" w:rsidP="00F81EC4">
      <w:pPr>
        <w:tabs>
          <w:tab w:val="left" w:pos="270"/>
        </w:tabs>
        <w:spacing w:line="240" w:lineRule="auto"/>
        <w:ind w:left="720"/>
        <w:rPr>
          <w:rFonts w:cs="Times New Roman"/>
          <w:sz w:val="22"/>
          <w:szCs w:val="22"/>
          <w:lang w:val="pl-PL"/>
          <w:rPrChange w:id="857" w:author="Grzegorz Smułek" w:date="2025-10-15T09:08:00Z" w16du:dateUtc="2025-10-15T07:08:00Z">
            <w:rPr>
              <w:rFonts w:cs="Times New Roman"/>
              <w:sz w:val="22"/>
              <w:szCs w:val="22"/>
            </w:rPr>
          </w:rPrChange>
        </w:rPr>
      </w:pPr>
      <w:r w:rsidRPr="00A176E6">
        <w:rPr>
          <w:rFonts w:cs="Times New Roman"/>
          <w:sz w:val="22"/>
          <w:szCs w:val="22"/>
          <w:lang w:val="pl-PL"/>
          <w:rPrChange w:id="858" w:author="Grzegorz Smułek" w:date="2025-10-15T09:08:00Z" w16du:dateUtc="2025-10-15T07:08:00Z">
            <w:rPr>
              <w:rFonts w:cs="Times New Roman"/>
              <w:sz w:val="22"/>
              <w:szCs w:val="22"/>
            </w:rPr>
          </w:rPrChange>
        </w:rPr>
        <w:t>Świętokrzyskie</w:t>
      </w:r>
      <w:r w:rsidRPr="00A176E6">
        <w:rPr>
          <w:rFonts w:cs="Times New Roman"/>
          <w:sz w:val="22"/>
          <w:szCs w:val="22"/>
          <w:lang w:val="pl-PL"/>
          <w:rPrChange w:id="859" w:author="Grzegorz Smułek" w:date="2025-10-15T09:08:00Z" w16du:dateUtc="2025-10-15T07:08:00Z">
            <w:rPr>
              <w:rFonts w:cs="Times New Roman"/>
              <w:sz w:val="22"/>
              <w:szCs w:val="22"/>
            </w:rPr>
          </w:rPrChange>
        </w:rPr>
        <w:tab/>
        <w:t>Sandomierz</w:t>
      </w:r>
    </w:p>
    <w:p w14:paraId="665B0E8B" w14:textId="77777777" w:rsidR="00885FAC" w:rsidRPr="00A176E6" w:rsidRDefault="00885FAC" w:rsidP="00F81EC4">
      <w:pPr>
        <w:tabs>
          <w:tab w:val="left" w:pos="270"/>
        </w:tabs>
        <w:spacing w:line="240" w:lineRule="auto"/>
        <w:ind w:left="720"/>
        <w:rPr>
          <w:rFonts w:cs="Times New Roman"/>
          <w:sz w:val="22"/>
          <w:szCs w:val="22"/>
          <w:lang w:val="pl-PL"/>
          <w:rPrChange w:id="860" w:author="Grzegorz Smułek" w:date="2025-10-15T09:08:00Z" w16du:dateUtc="2025-10-15T07:08:00Z">
            <w:rPr>
              <w:rFonts w:cs="Times New Roman"/>
              <w:sz w:val="22"/>
              <w:szCs w:val="22"/>
            </w:rPr>
          </w:rPrChange>
        </w:rPr>
      </w:pPr>
      <w:r w:rsidRPr="00A176E6">
        <w:rPr>
          <w:rFonts w:cs="Times New Roman"/>
          <w:sz w:val="22"/>
          <w:szCs w:val="22"/>
          <w:lang w:val="pl-PL"/>
          <w:rPrChange w:id="861" w:author="Grzegorz Smułek" w:date="2025-10-15T09:08:00Z" w16du:dateUtc="2025-10-15T07:08:00Z">
            <w:rPr>
              <w:rFonts w:cs="Times New Roman"/>
              <w:sz w:val="22"/>
              <w:szCs w:val="22"/>
            </w:rPr>
          </w:rPrChange>
        </w:rPr>
        <w:t>Świętokrzyskie</w:t>
      </w:r>
      <w:r w:rsidRPr="00A176E6">
        <w:rPr>
          <w:rFonts w:cs="Times New Roman"/>
          <w:sz w:val="22"/>
          <w:szCs w:val="22"/>
          <w:lang w:val="pl-PL"/>
          <w:rPrChange w:id="862" w:author="Grzegorz Smułek" w:date="2025-10-15T09:08:00Z" w16du:dateUtc="2025-10-15T07:08:00Z">
            <w:rPr>
              <w:rFonts w:cs="Times New Roman"/>
              <w:sz w:val="22"/>
              <w:szCs w:val="22"/>
            </w:rPr>
          </w:rPrChange>
        </w:rPr>
        <w:tab/>
        <w:t>Skarżysko</w:t>
      </w:r>
    </w:p>
    <w:p w14:paraId="4E49CA54" w14:textId="77777777" w:rsidR="00885FAC" w:rsidRPr="00A176E6" w:rsidRDefault="00885FAC" w:rsidP="00F81EC4">
      <w:pPr>
        <w:tabs>
          <w:tab w:val="left" w:pos="270"/>
        </w:tabs>
        <w:spacing w:line="240" w:lineRule="auto"/>
        <w:ind w:left="720"/>
        <w:rPr>
          <w:rFonts w:cs="Times New Roman"/>
          <w:sz w:val="22"/>
          <w:szCs w:val="22"/>
          <w:lang w:val="pl-PL"/>
          <w:rPrChange w:id="863" w:author="Grzegorz Smułek" w:date="2025-10-15T09:08:00Z" w16du:dateUtc="2025-10-15T07:08:00Z">
            <w:rPr>
              <w:rFonts w:cs="Times New Roman"/>
              <w:sz w:val="22"/>
              <w:szCs w:val="22"/>
            </w:rPr>
          </w:rPrChange>
        </w:rPr>
      </w:pPr>
      <w:r w:rsidRPr="00A176E6">
        <w:rPr>
          <w:rFonts w:cs="Times New Roman"/>
          <w:sz w:val="22"/>
          <w:szCs w:val="22"/>
          <w:lang w:val="pl-PL"/>
          <w:rPrChange w:id="864" w:author="Grzegorz Smułek" w:date="2025-10-15T09:08:00Z" w16du:dateUtc="2025-10-15T07:08:00Z">
            <w:rPr>
              <w:rFonts w:cs="Times New Roman"/>
              <w:sz w:val="22"/>
              <w:szCs w:val="22"/>
            </w:rPr>
          </w:rPrChange>
        </w:rPr>
        <w:t>Świętokrzyskie</w:t>
      </w:r>
      <w:r w:rsidRPr="00A176E6">
        <w:rPr>
          <w:rFonts w:cs="Times New Roman"/>
          <w:sz w:val="22"/>
          <w:szCs w:val="22"/>
          <w:lang w:val="pl-PL"/>
          <w:rPrChange w:id="865" w:author="Grzegorz Smułek" w:date="2025-10-15T09:08:00Z" w16du:dateUtc="2025-10-15T07:08:00Z">
            <w:rPr>
              <w:rFonts w:cs="Times New Roman"/>
              <w:sz w:val="22"/>
              <w:szCs w:val="22"/>
            </w:rPr>
          </w:rPrChange>
        </w:rPr>
        <w:tab/>
        <w:t>Starachowice</w:t>
      </w:r>
    </w:p>
    <w:p w14:paraId="7FE3DE90" w14:textId="77777777" w:rsidR="00885FAC" w:rsidRPr="00A176E6" w:rsidRDefault="00885FAC" w:rsidP="00F81EC4">
      <w:pPr>
        <w:tabs>
          <w:tab w:val="left" w:pos="270"/>
        </w:tabs>
        <w:spacing w:line="240" w:lineRule="auto"/>
        <w:ind w:left="720"/>
        <w:rPr>
          <w:rFonts w:cs="Times New Roman"/>
          <w:sz w:val="22"/>
          <w:szCs w:val="22"/>
          <w:lang w:val="pl-PL"/>
          <w:rPrChange w:id="866" w:author="Grzegorz Smułek" w:date="2025-10-15T09:08:00Z" w16du:dateUtc="2025-10-15T07:08:00Z">
            <w:rPr>
              <w:rFonts w:cs="Times New Roman"/>
              <w:sz w:val="22"/>
              <w:szCs w:val="22"/>
            </w:rPr>
          </w:rPrChange>
        </w:rPr>
      </w:pPr>
      <w:r w:rsidRPr="00A176E6">
        <w:rPr>
          <w:rFonts w:cs="Times New Roman"/>
          <w:sz w:val="22"/>
          <w:szCs w:val="22"/>
          <w:lang w:val="pl-PL"/>
          <w:rPrChange w:id="867" w:author="Grzegorz Smułek" w:date="2025-10-15T09:08:00Z" w16du:dateUtc="2025-10-15T07:08:00Z">
            <w:rPr>
              <w:rFonts w:cs="Times New Roman"/>
              <w:sz w:val="22"/>
              <w:szCs w:val="22"/>
            </w:rPr>
          </w:rPrChange>
        </w:rPr>
        <w:t>Świętokrzyskie</w:t>
      </w:r>
      <w:r w:rsidRPr="00A176E6">
        <w:rPr>
          <w:rFonts w:cs="Times New Roman"/>
          <w:sz w:val="22"/>
          <w:szCs w:val="22"/>
          <w:lang w:val="pl-PL"/>
          <w:rPrChange w:id="868" w:author="Grzegorz Smułek" w:date="2025-10-15T09:08:00Z" w16du:dateUtc="2025-10-15T07:08:00Z">
            <w:rPr>
              <w:rFonts w:cs="Times New Roman"/>
              <w:sz w:val="22"/>
              <w:szCs w:val="22"/>
            </w:rPr>
          </w:rPrChange>
        </w:rPr>
        <w:tab/>
        <w:t>Staszów</w:t>
      </w:r>
    </w:p>
    <w:p w14:paraId="63DE49A6" w14:textId="77777777" w:rsidR="00885FAC" w:rsidRPr="00A176E6" w:rsidRDefault="00885FAC" w:rsidP="00F81EC4">
      <w:pPr>
        <w:tabs>
          <w:tab w:val="left" w:pos="270"/>
        </w:tabs>
        <w:spacing w:line="240" w:lineRule="auto"/>
        <w:ind w:left="720"/>
        <w:rPr>
          <w:rFonts w:cs="Times New Roman"/>
          <w:sz w:val="22"/>
          <w:szCs w:val="22"/>
          <w:lang w:val="pl-PL"/>
          <w:rPrChange w:id="869" w:author="Grzegorz Smułek" w:date="2025-10-15T09:08:00Z" w16du:dateUtc="2025-10-15T07:08:00Z">
            <w:rPr>
              <w:rFonts w:cs="Times New Roman"/>
              <w:sz w:val="22"/>
              <w:szCs w:val="22"/>
            </w:rPr>
          </w:rPrChange>
        </w:rPr>
      </w:pPr>
      <w:r w:rsidRPr="00A176E6">
        <w:rPr>
          <w:rFonts w:cs="Times New Roman"/>
          <w:sz w:val="22"/>
          <w:szCs w:val="22"/>
          <w:lang w:val="pl-PL"/>
          <w:rPrChange w:id="870" w:author="Grzegorz Smułek" w:date="2025-10-15T09:08:00Z" w16du:dateUtc="2025-10-15T07:08:00Z">
            <w:rPr>
              <w:rFonts w:cs="Times New Roman"/>
              <w:sz w:val="22"/>
              <w:szCs w:val="22"/>
            </w:rPr>
          </w:rPrChange>
        </w:rPr>
        <w:t>Świętokrzyskie</w:t>
      </w:r>
      <w:r w:rsidRPr="00A176E6">
        <w:rPr>
          <w:rFonts w:cs="Times New Roman"/>
          <w:sz w:val="22"/>
          <w:szCs w:val="22"/>
          <w:lang w:val="pl-PL"/>
          <w:rPrChange w:id="871" w:author="Grzegorz Smułek" w:date="2025-10-15T09:08:00Z" w16du:dateUtc="2025-10-15T07:08:00Z">
            <w:rPr>
              <w:rFonts w:cs="Times New Roman"/>
              <w:sz w:val="22"/>
              <w:szCs w:val="22"/>
            </w:rPr>
          </w:rPrChange>
        </w:rPr>
        <w:tab/>
        <w:t>Włoszczowa</w:t>
      </w:r>
    </w:p>
    <w:p w14:paraId="61BC5193" w14:textId="77777777" w:rsidR="00885FAC" w:rsidRPr="00A176E6" w:rsidRDefault="00885FAC" w:rsidP="00F81EC4">
      <w:pPr>
        <w:tabs>
          <w:tab w:val="left" w:pos="270"/>
        </w:tabs>
        <w:spacing w:line="240" w:lineRule="auto"/>
        <w:ind w:left="720"/>
        <w:rPr>
          <w:rFonts w:cs="Times New Roman"/>
          <w:sz w:val="22"/>
          <w:szCs w:val="22"/>
          <w:lang w:val="pl-PL"/>
          <w:rPrChange w:id="872" w:author="Grzegorz Smułek" w:date="2025-10-15T09:08:00Z" w16du:dateUtc="2025-10-15T07:08:00Z">
            <w:rPr>
              <w:rFonts w:cs="Times New Roman"/>
              <w:sz w:val="22"/>
              <w:szCs w:val="22"/>
            </w:rPr>
          </w:rPrChange>
        </w:rPr>
      </w:pPr>
      <w:r w:rsidRPr="00A176E6">
        <w:rPr>
          <w:rFonts w:cs="Times New Roman"/>
          <w:sz w:val="22"/>
          <w:szCs w:val="22"/>
          <w:lang w:val="pl-PL"/>
          <w:rPrChange w:id="873" w:author="Grzegorz Smułek" w:date="2025-10-15T09:08:00Z" w16du:dateUtc="2025-10-15T07:08:00Z">
            <w:rPr>
              <w:rFonts w:cs="Times New Roman"/>
              <w:sz w:val="22"/>
              <w:szCs w:val="22"/>
            </w:rPr>
          </w:rPrChange>
        </w:rPr>
        <w:lastRenderedPageBreak/>
        <w:t>Warmińsko-Mazurskie</w:t>
      </w:r>
      <w:r w:rsidRPr="00A176E6">
        <w:rPr>
          <w:rFonts w:cs="Times New Roman"/>
          <w:sz w:val="22"/>
          <w:szCs w:val="22"/>
          <w:lang w:val="pl-PL"/>
          <w:rPrChange w:id="874" w:author="Grzegorz Smułek" w:date="2025-10-15T09:08:00Z" w16du:dateUtc="2025-10-15T07:08:00Z">
            <w:rPr>
              <w:rFonts w:cs="Times New Roman"/>
              <w:sz w:val="22"/>
              <w:szCs w:val="22"/>
            </w:rPr>
          </w:rPrChange>
        </w:rPr>
        <w:tab/>
        <w:t>Bartoszyce</w:t>
      </w:r>
    </w:p>
    <w:p w14:paraId="1092604D" w14:textId="77777777" w:rsidR="00885FAC" w:rsidRPr="00A176E6" w:rsidRDefault="00885FAC" w:rsidP="00F81EC4">
      <w:pPr>
        <w:tabs>
          <w:tab w:val="left" w:pos="270"/>
        </w:tabs>
        <w:spacing w:line="240" w:lineRule="auto"/>
        <w:ind w:left="720"/>
        <w:rPr>
          <w:rFonts w:cs="Times New Roman"/>
          <w:sz w:val="22"/>
          <w:szCs w:val="22"/>
          <w:lang w:val="pl-PL"/>
          <w:rPrChange w:id="875" w:author="Grzegorz Smułek" w:date="2025-10-15T09:08:00Z" w16du:dateUtc="2025-10-15T07:08:00Z">
            <w:rPr>
              <w:rFonts w:cs="Times New Roman"/>
              <w:sz w:val="22"/>
              <w:szCs w:val="22"/>
            </w:rPr>
          </w:rPrChange>
        </w:rPr>
      </w:pPr>
      <w:r w:rsidRPr="00A176E6">
        <w:rPr>
          <w:rFonts w:cs="Times New Roman"/>
          <w:sz w:val="22"/>
          <w:szCs w:val="22"/>
          <w:lang w:val="pl-PL"/>
          <w:rPrChange w:id="876"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877" w:author="Grzegorz Smułek" w:date="2025-10-15T09:08:00Z" w16du:dateUtc="2025-10-15T07:08:00Z">
            <w:rPr>
              <w:rFonts w:cs="Times New Roman"/>
              <w:sz w:val="22"/>
              <w:szCs w:val="22"/>
            </w:rPr>
          </w:rPrChange>
        </w:rPr>
        <w:tab/>
        <w:t>Braniewo</w:t>
      </w:r>
    </w:p>
    <w:p w14:paraId="5A853307" w14:textId="77777777" w:rsidR="00885FAC" w:rsidRPr="00A176E6" w:rsidRDefault="00885FAC" w:rsidP="00F81EC4">
      <w:pPr>
        <w:tabs>
          <w:tab w:val="left" w:pos="270"/>
        </w:tabs>
        <w:spacing w:line="240" w:lineRule="auto"/>
        <w:ind w:left="720"/>
        <w:rPr>
          <w:rFonts w:cs="Times New Roman"/>
          <w:sz w:val="22"/>
          <w:szCs w:val="22"/>
          <w:lang w:val="pl-PL"/>
          <w:rPrChange w:id="878" w:author="Grzegorz Smułek" w:date="2025-10-15T09:08:00Z" w16du:dateUtc="2025-10-15T07:08:00Z">
            <w:rPr>
              <w:rFonts w:cs="Times New Roman"/>
              <w:sz w:val="22"/>
              <w:szCs w:val="22"/>
            </w:rPr>
          </w:rPrChange>
        </w:rPr>
      </w:pPr>
      <w:r w:rsidRPr="00A176E6">
        <w:rPr>
          <w:rFonts w:cs="Times New Roman"/>
          <w:sz w:val="22"/>
          <w:szCs w:val="22"/>
          <w:lang w:val="pl-PL"/>
          <w:rPrChange w:id="879"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880" w:author="Grzegorz Smułek" w:date="2025-10-15T09:08:00Z" w16du:dateUtc="2025-10-15T07:08:00Z">
            <w:rPr>
              <w:rFonts w:cs="Times New Roman"/>
              <w:sz w:val="22"/>
              <w:szCs w:val="22"/>
            </w:rPr>
          </w:rPrChange>
        </w:rPr>
        <w:tab/>
        <w:t>Działdowo</w:t>
      </w:r>
    </w:p>
    <w:p w14:paraId="43037134" w14:textId="77777777" w:rsidR="00885FAC" w:rsidRPr="00A176E6" w:rsidRDefault="00885FAC" w:rsidP="00F81EC4">
      <w:pPr>
        <w:tabs>
          <w:tab w:val="left" w:pos="270"/>
        </w:tabs>
        <w:spacing w:line="240" w:lineRule="auto"/>
        <w:ind w:left="720"/>
        <w:rPr>
          <w:rFonts w:cs="Times New Roman"/>
          <w:sz w:val="22"/>
          <w:szCs w:val="22"/>
          <w:lang w:val="pl-PL"/>
          <w:rPrChange w:id="881" w:author="Grzegorz Smułek" w:date="2025-10-15T09:08:00Z" w16du:dateUtc="2025-10-15T07:08:00Z">
            <w:rPr>
              <w:rFonts w:cs="Times New Roman"/>
              <w:sz w:val="22"/>
              <w:szCs w:val="22"/>
            </w:rPr>
          </w:rPrChange>
        </w:rPr>
      </w:pPr>
      <w:r w:rsidRPr="00A176E6">
        <w:rPr>
          <w:rFonts w:cs="Times New Roman"/>
          <w:sz w:val="22"/>
          <w:szCs w:val="22"/>
          <w:lang w:val="pl-PL"/>
          <w:rPrChange w:id="882"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883" w:author="Grzegorz Smułek" w:date="2025-10-15T09:08:00Z" w16du:dateUtc="2025-10-15T07:08:00Z">
            <w:rPr>
              <w:rFonts w:cs="Times New Roman"/>
              <w:sz w:val="22"/>
              <w:szCs w:val="22"/>
            </w:rPr>
          </w:rPrChange>
        </w:rPr>
        <w:tab/>
        <w:t>Elbląg</w:t>
      </w:r>
    </w:p>
    <w:p w14:paraId="761AB3AD" w14:textId="77777777" w:rsidR="00885FAC" w:rsidRPr="00A176E6" w:rsidRDefault="00885FAC" w:rsidP="00F81EC4">
      <w:pPr>
        <w:tabs>
          <w:tab w:val="left" w:pos="270"/>
        </w:tabs>
        <w:spacing w:line="240" w:lineRule="auto"/>
        <w:ind w:left="720"/>
        <w:rPr>
          <w:rFonts w:cs="Times New Roman"/>
          <w:sz w:val="22"/>
          <w:szCs w:val="22"/>
          <w:lang w:val="pl-PL"/>
          <w:rPrChange w:id="884" w:author="Grzegorz Smułek" w:date="2025-10-15T09:08:00Z" w16du:dateUtc="2025-10-15T07:08:00Z">
            <w:rPr>
              <w:rFonts w:cs="Times New Roman"/>
              <w:sz w:val="22"/>
              <w:szCs w:val="22"/>
            </w:rPr>
          </w:rPrChange>
        </w:rPr>
      </w:pPr>
      <w:r w:rsidRPr="00A176E6">
        <w:rPr>
          <w:rFonts w:cs="Times New Roman"/>
          <w:sz w:val="22"/>
          <w:szCs w:val="22"/>
          <w:lang w:val="pl-PL"/>
          <w:rPrChange w:id="885"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886" w:author="Grzegorz Smułek" w:date="2025-10-15T09:08:00Z" w16du:dateUtc="2025-10-15T07:08:00Z">
            <w:rPr>
              <w:rFonts w:cs="Times New Roman"/>
              <w:sz w:val="22"/>
              <w:szCs w:val="22"/>
            </w:rPr>
          </w:rPrChange>
        </w:rPr>
        <w:tab/>
        <w:t>Elbląg (City)</w:t>
      </w:r>
    </w:p>
    <w:p w14:paraId="796BE13D" w14:textId="77777777" w:rsidR="00885FAC" w:rsidRPr="00A176E6" w:rsidRDefault="00885FAC" w:rsidP="00F81EC4">
      <w:pPr>
        <w:tabs>
          <w:tab w:val="left" w:pos="270"/>
        </w:tabs>
        <w:spacing w:line="240" w:lineRule="auto"/>
        <w:ind w:left="720"/>
        <w:rPr>
          <w:rFonts w:cs="Times New Roman"/>
          <w:sz w:val="22"/>
          <w:szCs w:val="22"/>
          <w:lang w:val="pl-PL"/>
          <w:rPrChange w:id="887" w:author="Grzegorz Smułek" w:date="2025-10-15T09:08:00Z" w16du:dateUtc="2025-10-15T07:08:00Z">
            <w:rPr>
              <w:rFonts w:cs="Times New Roman"/>
              <w:sz w:val="22"/>
              <w:szCs w:val="22"/>
            </w:rPr>
          </w:rPrChange>
        </w:rPr>
      </w:pPr>
      <w:r w:rsidRPr="00A176E6">
        <w:rPr>
          <w:rFonts w:cs="Times New Roman"/>
          <w:sz w:val="22"/>
          <w:szCs w:val="22"/>
          <w:lang w:val="pl-PL"/>
          <w:rPrChange w:id="888"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889" w:author="Grzegorz Smułek" w:date="2025-10-15T09:08:00Z" w16du:dateUtc="2025-10-15T07:08:00Z">
            <w:rPr>
              <w:rFonts w:cs="Times New Roman"/>
              <w:sz w:val="22"/>
              <w:szCs w:val="22"/>
            </w:rPr>
          </w:rPrChange>
        </w:rPr>
        <w:tab/>
        <w:t>Ełk</w:t>
      </w:r>
    </w:p>
    <w:p w14:paraId="3AACE8DB" w14:textId="77777777" w:rsidR="00885FAC" w:rsidRPr="00A176E6" w:rsidRDefault="00885FAC" w:rsidP="00F81EC4">
      <w:pPr>
        <w:tabs>
          <w:tab w:val="left" w:pos="270"/>
        </w:tabs>
        <w:spacing w:line="240" w:lineRule="auto"/>
        <w:ind w:left="720"/>
        <w:rPr>
          <w:rFonts w:cs="Times New Roman"/>
          <w:sz w:val="22"/>
          <w:szCs w:val="22"/>
          <w:lang w:val="pl-PL"/>
          <w:rPrChange w:id="890" w:author="Grzegorz Smułek" w:date="2025-10-15T09:08:00Z" w16du:dateUtc="2025-10-15T07:08:00Z">
            <w:rPr>
              <w:rFonts w:cs="Times New Roman"/>
              <w:sz w:val="22"/>
              <w:szCs w:val="22"/>
            </w:rPr>
          </w:rPrChange>
        </w:rPr>
      </w:pPr>
      <w:r w:rsidRPr="00A176E6">
        <w:rPr>
          <w:rFonts w:cs="Times New Roman"/>
          <w:sz w:val="22"/>
          <w:szCs w:val="22"/>
          <w:lang w:val="pl-PL"/>
          <w:rPrChange w:id="891"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892" w:author="Grzegorz Smułek" w:date="2025-10-15T09:08:00Z" w16du:dateUtc="2025-10-15T07:08:00Z">
            <w:rPr>
              <w:rFonts w:cs="Times New Roman"/>
              <w:sz w:val="22"/>
              <w:szCs w:val="22"/>
            </w:rPr>
          </w:rPrChange>
        </w:rPr>
        <w:tab/>
        <w:t>Giżycko</w:t>
      </w:r>
    </w:p>
    <w:p w14:paraId="166DF19A" w14:textId="77777777" w:rsidR="00885FAC" w:rsidRPr="00A176E6" w:rsidRDefault="00885FAC" w:rsidP="00F81EC4">
      <w:pPr>
        <w:tabs>
          <w:tab w:val="left" w:pos="270"/>
        </w:tabs>
        <w:spacing w:line="240" w:lineRule="auto"/>
        <w:ind w:left="720"/>
        <w:rPr>
          <w:rFonts w:cs="Times New Roman"/>
          <w:sz w:val="22"/>
          <w:szCs w:val="22"/>
          <w:lang w:val="pl-PL"/>
          <w:rPrChange w:id="893" w:author="Grzegorz Smułek" w:date="2025-10-15T09:08:00Z" w16du:dateUtc="2025-10-15T07:08:00Z">
            <w:rPr>
              <w:rFonts w:cs="Times New Roman"/>
              <w:sz w:val="22"/>
              <w:szCs w:val="22"/>
            </w:rPr>
          </w:rPrChange>
        </w:rPr>
      </w:pPr>
      <w:r w:rsidRPr="00A176E6">
        <w:rPr>
          <w:rFonts w:cs="Times New Roman"/>
          <w:sz w:val="22"/>
          <w:szCs w:val="22"/>
          <w:lang w:val="pl-PL"/>
          <w:rPrChange w:id="894"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895" w:author="Grzegorz Smułek" w:date="2025-10-15T09:08:00Z" w16du:dateUtc="2025-10-15T07:08:00Z">
            <w:rPr>
              <w:rFonts w:cs="Times New Roman"/>
              <w:sz w:val="22"/>
              <w:szCs w:val="22"/>
            </w:rPr>
          </w:rPrChange>
        </w:rPr>
        <w:tab/>
        <w:t>Gołdap</w:t>
      </w:r>
    </w:p>
    <w:p w14:paraId="12DA64D5" w14:textId="77777777" w:rsidR="00885FAC" w:rsidRPr="00A176E6" w:rsidRDefault="00885FAC" w:rsidP="00F81EC4">
      <w:pPr>
        <w:tabs>
          <w:tab w:val="left" w:pos="270"/>
        </w:tabs>
        <w:spacing w:line="240" w:lineRule="auto"/>
        <w:ind w:left="720"/>
        <w:rPr>
          <w:rFonts w:cs="Times New Roman"/>
          <w:sz w:val="22"/>
          <w:szCs w:val="22"/>
          <w:lang w:val="pl-PL"/>
          <w:rPrChange w:id="896" w:author="Grzegorz Smułek" w:date="2025-10-15T09:08:00Z" w16du:dateUtc="2025-10-15T07:08:00Z">
            <w:rPr>
              <w:rFonts w:cs="Times New Roman"/>
              <w:sz w:val="22"/>
              <w:szCs w:val="22"/>
            </w:rPr>
          </w:rPrChange>
        </w:rPr>
      </w:pPr>
      <w:r w:rsidRPr="00A176E6">
        <w:rPr>
          <w:rFonts w:cs="Times New Roman"/>
          <w:sz w:val="22"/>
          <w:szCs w:val="22"/>
          <w:lang w:val="pl-PL"/>
          <w:rPrChange w:id="897"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898" w:author="Grzegorz Smułek" w:date="2025-10-15T09:08:00Z" w16du:dateUtc="2025-10-15T07:08:00Z">
            <w:rPr>
              <w:rFonts w:cs="Times New Roman"/>
              <w:sz w:val="22"/>
              <w:szCs w:val="22"/>
            </w:rPr>
          </w:rPrChange>
        </w:rPr>
        <w:tab/>
        <w:t>Iława</w:t>
      </w:r>
    </w:p>
    <w:p w14:paraId="5F5B0895" w14:textId="77777777" w:rsidR="00885FAC" w:rsidRPr="00A176E6" w:rsidRDefault="00885FAC" w:rsidP="00F81EC4">
      <w:pPr>
        <w:tabs>
          <w:tab w:val="left" w:pos="270"/>
        </w:tabs>
        <w:spacing w:line="240" w:lineRule="auto"/>
        <w:ind w:left="720"/>
        <w:rPr>
          <w:rFonts w:cs="Times New Roman"/>
          <w:sz w:val="22"/>
          <w:szCs w:val="22"/>
          <w:lang w:val="pl-PL"/>
          <w:rPrChange w:id="899" w:author="Grzegorz Smułek" w:date="2025-10-15T09:08:00Z" w16du:dateUtc="2025-10-15T07:08:00Z">
            <w:rPr>
              <w:rFonts w:cs="Times New Roman"/>
              <w:sz w:val="22"/>
              <w:szCs w:val="22"/>
            </w:rPr>
          </w:rPrChange>
        </w:rPr>
      </w:pPr>
      <w:r w:rsidRPr="00A176E6">
        <w:rPr>
          <w:rFonts w:cs="Times New Roman"/>
          <w:sz w:val="22"/>
          <w:szCs w:val="22"/>
          <w:lang w:val="pl-PL"/>
          <w:rPrChange w:id="900"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901" w:author="Grzegorz Smułek" w:date="2025-10-15T09:08:00Z" w16du:dateUtc="2025-10-15T07:08:00Z">
            <w:rPr>
              <w:rFonts w:cs="Times New Roman"/>
              <w:sz w:val="22"/>
              <w:szCs w:val="22"/>
            </w:rPr>
          </w:rPrChange>
        </w:rPr>
        <w:tab/>
        <w:t>Kętrzyn</w:t>
      </w:r>
    </w:p>
    <w:p w14:paraId="426527BA" w14:textId="77777777" w:rsidR="00885FAC" w:rsidRPr="00A176E6" w:rsidRDefault="00885FAC" w:rsidP="00F81EC4">
      <w:pPr>
        <w:tabs>
          <w:tab w:val="left" w:pos="270"/>
        </w:tabs>
        <w:spacing w:line="240" w:lineRule="auto"/>
        <w:ind w:left="720"/>
        <w:rPr>
          <w:rFonts w:cs="Times New Roman"/>
          <w:sz w:val="22"/>
          <w:szCs w:val="22"/>
          <w:lang w:val="pl-PL"/>
          <w:rPrChange w:id="902" w:author="Grzegorz Smułek" w:date="2025-10-15T09:08:00Z" w16du:dateUtc="2025-10-15T07:08:00Z">
            <w:rPr>
              <w:rFonts w:cs="Times New Roman"/>
              <w:sz w:val="22"/>
              <w:szCs w:val="22"/>
            </w:rPr>
          </w:rPrChange>
        </w:rPr>
      </w:pPr>
      <w:r w:rsidRPr="00A176E6">
        <w:rPr>
          <w:rFonts w:cs="Times New Roman"/>
          <w:sz w:val="22"/>
          <w:szCs w:val="22"/>
          <w:lang w:val="pl-PL"/>
          <w:rPrChange w:id="903"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904" w:author="Grzegorz Smułek" w:date="2025-10-15T09:08:00Z" w16du:dateUtc="2025-10-15T07:08:00Z">
            <w:rPr>
              <w:rFonts w:cs="Times New Roman"/>
              <w:sz w:val="22"/>
              <w:szCs w:val="22"/>
            </w:rPr>
          </w:rPrChange>
        </w:rPr>
        <w:tab/>
        <w:t>Lidzbark</w:t>
      </w:r>
    </w:p>
    <w:p w14:paraId="3DB1DE1E" w14:textId="77777777" w:rsidR="00885FAC" w:rsidRPr="00A176E6" w:rsidRDefault="00885FAC" w:rsidP="00F81EC4">
      <w:pPr>
        <w:tabs>
          <w:tab w:val="left" w:pos="270"/>
        </w:tabs>
        <w:spacing w:line="240" w:lineRule="auto"/>
        <w:ind w:left="720"/>
        <w:rPr>
          <w:rFonts w:cs="Times New Roman"/>
          <w:sz w:val="22"/>
          <w:szCs w:val="22"/>
          <w:lang w:val="pl-PL"/>
          <w:rPrChange w:id="905" w:author="Grzegorz Smułek" w:date="2025-10-15T09:08:00Z" w16du:dateUtc="2025-10-15T07:08:00Z">
            <w:rPr>
              <w:rFonts w:cs="Times New Roman"/>
              <w:sz w:val="22"/>
              <w:szCs w:val="22"/>
            </w:rPr>
          </w:rPrChange>
        </w:rPr>
      </w:pPr>
      <w:r w:rsidRPr="00A176E6">
        <w:rPr>
          <w:rFonts w:cs="Times New Roman"/>
          <w:sz w:val="22"/>
          <w:szCs w:val="22"/>
          <w:lang w:val="pl-PL"/>
          <w:rPrChange w:id="906"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907" w:author="Grzegorz Smułek" w:date="2025-10-15T09:08:00Z" w16du:dateUtc="2025-10-15T07:08:00Z">
            <w:rPr>
              <w:rFonts w:cs="Times New Roman"/>
              <w:sz w:val="22"/>
              <w:szCs w:val="22"/>
            </w:rPr>
          </w:rPrChange>
        </w:rPr>
        <w:tab/>
        <w:t>Mrągowo</w:t>
      </w:r>
    </w:p>
    <w:p w14:paraId="6BA2ECAD" w14:textId="77777777" w:rsidR="00885FAC" w:rsidRPr="00A176E6" w:rsidRDefault="00885FAC" w:rsidP="00F81EC4">
      <w:pPr>
        <w:tabs>
          <w:tab w:val="left" w:pos="270"/>
        </w:tabs>
        <w:spacing w:line="240" w:lineRule="auto"/>
        <w:ind w:left="720"/>
        <w:rPr>
          <w:rFonts w:cs="Times New Roman"/>
          <w:sz w:val="22"/>
          <w:szCs w:val="22"/>
          <w:lang w:val="pl-PL"/>
          <w:rPrChange w:id="908" w:author="Grzegorz Smułek" w:date="2025-10-15T09:08:00Z" w16du:dateUtc="2025-10-15T07:08:00Z">
            <w:rPr>
              <w:rFonts w:cs="Times New Roman"/>
              <w:sz w:val="22"/>
              <w:szCs w:val="22"/>
            </w:rPr>
          </w:rPrChange>
        </w:rPr>
      </w:pPr>
      <w:r w:rsidRPr="00A176E6">
        <w:rPr>
          <w:rFonts w:cs="Times New Roman"/>
          <w:sz w:val="22"/>
          <w:szCs w:val="22"/>
          <w:lang w:val="pl-PL"/>
          <w:rPrChange w:id="909"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910" w:author="Grzegorz Smułek" w:date="2025-10-15T09:08:00Z" w16du:dateUtc="2025-10-15T07:08:00Z">
            <w:rPr>
              <w:rFonts w:cs="Times New Roman"/>
              <w:sz w:val="22"/>
              <w:szCs w:val="22"/>
            </w:rPr>
          </w:rPrChange>
        </w:rPr>
        <w:tab/>
        <w:t>Nidzica</w:t>
      </w:r>
    </w:p>
    <w:p w14:paraId="645EA97F" w14:textId="77777777" w:rsidR="00885FAC" w:rsidRPr="00A176E6" w:rsidRDefault="00885FAC" w:rsidP="00F81EC4">
      <w:pPr>
        <w:tabs>
          <w:tab w:val="left" w:pos="270"/>
        </w:tabs>
        <w:spacing w:line="240" w:lineRule="auto"/>
        <w:ind w:left="720"/>
        <w:rPr>
          <w:rFonts w:cs="Times New Roman"/>
          <w:sz w:val="22"/>
          <w:szCs w:val="22"/>
          <w:lang w:val="pl-PL"/>
          <w:rPrChange w:id="911" w:author="Grzegorz Smułek" w:date="2025-10-15T09:08:00Z" w16du:dateUtc="2025-10-15T07:08:00Z">
            <w:rPr>
              <w:rFonts w:cs="Times New Roman"/>
              <w:sz w:val="22"/>
              <w:szCs w:val="22"/>
            </w:rPr>
          </w:rPrChange>
        </w:rPr>
      </w:pPr>
      <w:r w:rsidRPr="00A176E6">
        <w:rPr>
          <w:rFonts w:cs="Times New Roman"/>
          <w:sz w:val="22"/>
          <w:szCs w:val="22"/>
          <w:lang w:val="pl-PL"/>
          <w:rPrChange w:id="912"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913" w:author="Grzegorz Smułek" w:date="2025-10-15T09:08:00Z" w16du:dateUtc="2025-10-15T07:08:00Z">
            <w:rPr>
              <w:rFonts w:cs="Times New Roman"/>
              <w:sz w:val="22"/>
              <w:szCs w:val="22"/>
            </w:rPr>
          </w:rPrChange>
        </w:rPr>
        <w:tab/>
        <w:t>Nowe Miasto</w:t>
      </w:r>
    </w:p>
    <w:p w14:paraId="1E9968B2" w14:textId="77777777" w:rsidR="00885FAC" w:rsidRPr="00A176E6" w:rsidRDefault="00885FAC" w:rsidP="00F81EC4">
      <w:pPr>
        <w:tabs>
          <w:tab w:val="left" w:pos="270"/>
        </w:tabs>
        <w:spacing w:line="240" w:lineRule="auto"/>
        <w:ind w:left="720"/>
        <w:rPr>
          <w:rFonts w:cs="Times New Roman"/>
          <w:sz w:val="22"/>
          <w:szCs w:val="22"/>
          <w:lang w:val="pl-PL"/>
          <w:rPrChange w:id="914" w:author="Grzegorz Smułek" w:date="2025-10-15T09:08:00Z" w16du:dateUtc="2025-10-15T07:08:00Z">
            <w:rPr>
              <w:rFonts w:cs="Times New Roman"/>
              <w:sz w:val="22"/>
              <w:szCs w:val="22"/>
            </w:rPr>
          </w:rPrChange>
        </w:rPr>
      </w:pPr>
      <w:r w:rsidRPr="00A176E6">
        <w:rPr>
          <w:rFonts w:cs="Times New Roman"/>
          <w:sz w:val="22"/>
          <w:szCs w:val="22"/>
          <w:lang w:val="pl-PL"/>
          <w:rPrChange w:id="915"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916" w:author="Grzegorz Smułek" w:date="2025-10-15T09:08:00Z" w16du:dateUtc="2025-10-15T07:08:00Z">
            <w:rPr>
              <w:rFonts w:cs="Times New Roman"/>
              <w:sz w:val="22"/>
              <w:szCs w:val="22"/>
            </w:rPr>
          </w:rPrChange>
        </w:rPr>
        <w:tab/>
        <w:t>Olecko</w:t>
      </w:r>
    </w:p>
    <w:p w14:paraId="7E523C4B" w14:textId="77777777" w:rsidR="00885FAC" w:rsidRPr="00A176E6" w:rsidRDefault="00885FAC" w:rsidP="00F81EC4">
      <w:pPr>
        <w:tabs>
          <w:tab w:val="left" w:pos="270"/>
        </w:tabs>
        <w:spacing w:line="240" w:lineRule="auto"/>
        <w:ind w:left="720"/>
        <w:rPr>
          <w:rFonts w:cs="Times New Roman"/>
          <w:sz w:val="22"/>
          <w:szCs w:val="22"/>
          <w:lang w:val="pl-PL"/>
          <w:rPrChange w:id="917" w:author="Grzegorz Smułek" w:date="2025-10-15T09:08:00Z" w16du:dateUtc="2025-10-15T07:08:00Z">
            <w:rPr>
              <w:rFonts w:cs="Times New Roman"/>
              <w:sz w:val="22"/>
              <w:szCs w:val="22"/>
            </w:rPr>
          </w:rPrChange>
        </w:rPr>
      </w:pPr>
      <w:r w:rsidRPr="00A176E6">
        <w:rPr>
          <w:rFonts w:cs="Times New Roman"/>
          <w:sz w:val="22"/>
          <w:szCs w:val="22"/>
          <w:lang w:val="pl-PL"/>
          <w:rPrChange w:id="918"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919" w:author="Grzegorz Smułek" w:date="2025-10-15T09:08:00Z" w16du:dateUtc="2025-10-15T07:08:00Z">
            <w:rPr>
              <w:rFonts w:cs="Times New Roman"/>
              <w:sz w:val="22"/>
              <w:szCs w:val="22"/>
            </w:rPr>
          </w:rPrChange>
        </w:rPr>
        <w:tab/>
        <w:t>Olsztyn</w:t>
      </w:r>
    </w:p>
    <w:p w14:paraId="33DFFBF6" w14:textId="77777777" w:rsidR="00885FAC" w:rsidRPr="00A176E6" w:rsidRDefault="00885FAC" w:rsidP="00F81EC4">
      <w:pPr>
        <w:tabs>
          <w:tab w:val="left" w:pos="270"/>
        </w:tabs>
        <w:spacing w:line="240" w:lineRule="auto"/>
        <w:ind w:left="720"/>
        <w:rPr>
          <w:rFonts w:cs="Times New Roman"/>
          <w:sz w:val="22"/>
          <w:szCs w:val="22"/>
          <w:lang w:val="pl-PL"/>
          <w:rPrChange w:id="920" w:author="Grzegorz Smułek" w:date="2025-10-15T09:08:00Z" w16du:dateUtc="2025-10-15T07:08:00Z">
            <w:rPr>
              <w:rFonts w:cs="Times New Roman"/>
              <w:sz w:val="22"/>
              <w:szCs w:val="22"/>
            </w:rPr>
          </w:rPrChange>
        </w:rPr>
      </w:pPr>
      <w:r w:rsidRPr="00A176E6">
        <w:rPr>
          <w:rFonts w:cs="Times New Roman"/>
          <w:sz w:val="22"/>
          <w:szCs w:val="22"/>
          <w:lang w:val="pl-PL"/>
          <w:rPrChange w:id="921"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922" w:author="Grzegorz Smułek" w:date="2025-10-15T09:08:00Z" w16du:dateUtc="2025-10-15T07:08:00Z">
            <w:rPr>
              <w:rFonts w:cs="Times New Roman"/>
              <w:sz w:val="22"/>
              <w:szCs w:val="22"/>
            </w:rPr>
          </w:rPrChange>
        </w:rPr>
        <w:tab/>
        <w:t>Olsztyn (City)</w:t>
      </w:r>
    </w:p>
    <w:p w14:paraId="32D1E9CE" w14:textId="77777777" w:rsidR="00885FAC" w:rsidRPr="00A176E6" w:rsidRDefault="00885FAC" w:rsidP="00F81EC4">
      <w:pPr>
        <w:tabs>
          <w:tab w:val="left" w:pos="270"/>
        </w:tabs>
        <w:spacing w:line="240" w:lineRule="auto"/>
        <w:ind w:left="720"/>
        <w:rPr>
          <w:rFonts w:cs="Times New Roman"/>
          <w:sz w:val="22"/>
          <w:szCs w:val="22"/>
          <w:lang w:val="pl-PL"/>
          <w:rPrChange w:id="923" w:author="Grzegorz Smułek" w:date="2025-10-15T09:08:00Z" w16du:dateUtc="2025-10-15T07:08:00Z">
            <w:rPr>
              <w:rFonts w:cs="Times New Roman"/>
              <w:sz w:val="22"/>
              <w:szCs w:val="22"/>
            </w:rPr>
          </w:rPrChange>
        </w:rPr>
      </w:pPr>
      <w:r w:rsidRPr="00A176E6">
        <w:rPr>
          <w:rFonts w:cs="Times New Roman"/>
          <w:sz w:val="22"/>
          <w:szCs w:val="22"/>
          <w:lang w:val="pl-PL"/>
          <w:rPrChange w:id="924"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925" w:author="Grzegorz Smułek" w:date="2025-10-15T09:08:00Z" w16du:dateUtc="2025-10-15T07:08:00Z">
            <w:rPr>
              <w:rFonts w:cs="Times New Roman"/>
              <w:sz w:val="22"/>
              <w:szCs w:val="22"/>
            </w:rPr>
          </w:rPrChange>
        </w:rPr>
        <w:tab/>
        <w:t>Ostróda</w:t>
      </w:r>
    </w:p>
    <w:p w14:paraId="3A034AB8" w14:textId="77777777" w:rsidR="00885FAC" w:rsidRPr="00A176E6" w:rsidRDefault="00885FAC" w:rsidP="00F81EC4">
      <w:pPr>
        <w:tabs>
          <w:tab w:val="left" w:pos="270"/>
        </w:tabs>
        <w:spacing w:line="240" w:lineRule="auto"/>
        <w:ind w:left="720"/>
        <w:rPr>
          <w:rFonts w:cs="Times New Roman"/>
          <w:sz w:val="22"/>
          <w:szCs w:val="22"/>
          <w:lang w:val="pl-PL"/>
          <w:rPrChange w:id="926" w:author="Grzegorz Smułek" w:date="2025-10-15T09:08:00Z" w16du:dateUtc="2025-10-15T07:08:00Z">
            <w:rPr>
              <w:rFonts w:cs="Times New Roman"/>
              <w:sz w:val="22"/>
              <w:szCs w:val="22"/>
            </w:rPr>
          </w:rPrChange>
        </w:rPr>
      </w:pPr>
      <w:r w:rsidRPr="00A176E6">
        <w:rPr>
          <w:rFonts w:cs="Times New Roman"/>
          <w:sz w:val="22"/>
          <w:szCs w:val="22"/>
          <w:lang w:val="pl-PL"/>
          <w:rPrChange w:id="927"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928" w:author="Grzegorz Smułek" w:date="2025-10-15T09:08:00Z" w16du:dateUtc="2025-10-15T07:08:00Z">
            <w:rPr>
              <w:rFonts w:cs="Times New Roman"/>
              <w:sz w:val="22"/>
              <w:szCs w:val="22"/>
            </w:rPr>
          </w:rPrChange>
        </w:rPr>
        <w:tab/>
        <w:t>Pisz</w:t>
      </w:r>
    </w:p>
    <w:p w14:paraId="2B56483E" w14:textId="77777777" w:rsidR="00885FAC" w:rsidRPr="00A176E6" w:rsidRDefault="00885FAC" w:rsidP="00F81EC4">
      <w:pPr>
        <w:tabs>
          <w:tab w:val="left" w:pos="270"/>
        </w:tabs>
        <w:spacing w:line="240" w:lineRule="auto"/>
        <w:ind w:left="720"/>
        <w:rPr>
          <w:rFonts w:cs="Times New Roman"/>
          <w:sz w:val="22"/>
          <w:szCs w:val="22"/>
          <w:lang w:val="pl-PL"/>
          <w:rPrChange w:id="929" w:author="Grzegorz Smułek" w:date="2025-10-15T09:08:00Z" w16du:dateUtc="2025-10-15T07:08:00Z">
            <w:rPr>
              <w:rFonts w:cs="Times New Roman"/>
              <w:sz w:val="22"/>
              <w:szCs w:val="22"/>
            </w:rPr>
          </w:rPrChange>
        </w:rPr>
      </w:pPr>
      <w:r w:rsidRPr="00A176E6">
        <w:rPr>
          <w:rFonts w:cs="Times New Roman"/>
          <w:sz w:val="22"/>
          <w:szCs w:val="22"/>
          <w:lang w:val="pl-PL"/>
          <w:rPrChange w:id="930"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931" w:author="Grzegorz Smułek" w:date="2025-10-15T09:08:00Z" w16du:dateUtc="2025-10-15T07:08:00Z">
            <w:rPr>
              <w:rFonts w:cs="Times New Roman"/>
              <w:sz w:val="22"/>
              <w:szCs w:val="22"/>
            </w:rPr>
          </w:rPrChange>
        </w:rPr>
        <w:tab/>
        <w:t>Szczytno</w:t>
      </w:r>
    </w:p>
    <w:p w14:paraId="281E2C5F" w14:textId="77777777" w:rsidR="00885FAC" w:rsidRPr="00A176E6" w:rsidRDefault="00885FAC" w:rsidP="00F81EC4">
      <w:pPr>
        <w:tabs>
          <w:tab w:val="left" w:pos="270"/>
        </w:tabs>
        <w:spacing w:line="240" w:lineRule="auto"/>
        <w:ind w:left="720"/>
        <w:rPr>
          <w:rFonts w:cs="Times New Roman"/>
          <w:sz w:val="22"/>
          <w:szCs w:val="22"/>
          <w:lang w:val="pl-PL"/>
          <w:rPrChange w:id="932" w:author="Grzegorz Smułek" w:date="2025-10-15T09:08:00Z" w16du:dateUtc="2025-10-15T07:08:00Z">
            <w:rPr>
              <w:rFonts w:cs="Times New Roman"/>
              <w:sz w:val="22"/>
              <w:szCs w:val="22"/>
            </w:rPr>
          </w:rPrChange>
        </w:rPr>
      </w:pPr>
      <w:r w:rsidRPr="00A176E6">
        <w:rPr>
          <w:rFonts w:cs="Times New Roman"/>
          <w:sz w:val="22"/>
          <w:szCs w:val="22"/>
          <w:lang w:val="pl-PL"/>
          <w:rPrChange w:id="933" w:author="Grzegorz Smułek" w:date="2025-10-15T09:08:00Z" w16du:dateUtc="2025-10-15T07:08:00Z">
            <w:rPr>
              <w:rFonts w:cs="Times New Roman"/>
              <w:sz w:val="22"/>
              <w:szCs w:val="22"/>
            </w:rPr>
          </w:rPrChange>
        </w:rPr>
        <w:t>Warmińsko-Mazurskie</w:t>
      </w:r>
      <w:r w:rsidRPr="00A176E6">
        <w:rPr>
          <w:rFonts w:cs="Times New Roman"/>
          <w:sz w:val="22"/>
          <w:szCs w:val="22"/>
          <w:lang w:val="pl-PL"/>
          <w:rPrChange w:id="934" w:author="Grzegorz Smułek" w:date="2025-10-15T09:08:00Z" w16du:dateUtc="2025-10-15T07:08:00Z">
            <w:rPr>
              <w:rFonts w:cs="Times New Roman"/>
              <w:sz w:val="22"/>
              <w:szCs w:val="22"/>
            </w:rPr>
          </w:rPrChange>
        </w:rPr>
        <w:tab/>
        <w:t>Węgorzewo</w:t>
      </w:r>
    </w:p>
    <w:p w14:paraId="2898F4AE" w14:textId="77777777" w:rsidR="00885FAC" w:rsidRPr="00A176E6" w:rsidRDefault="00885FAC" w:rsidP="00F81EC4">
      <w:pPr>
        <w:tabs>
          <w:tab w:val="left" w:pos="270"/>
        </w:tabs>
        <w:spacing w:line="240" w:lineRule="auto"/>
        <w:ind w:left="720"/>
        <w:rPr>
          <w:rFonts w:cs="Times New Roman"/>
          <w:sz w:val="22"/>
          <w:szCs w:val="22"/>
          <w:lang w:val="pl-PL"/>
          <w:rPrChange w:id="935" w:author="Grzegorz Smułek" w:date="2025-10-15T09:08:00Z" w16du:dateUtc="2025-10-15T07:08:00Z">
            <w:rPr>
              <w:rFonts w:cs="Times New Roman"/>
              <w:sz w:val="22"/>
              <w:szCs w:val="22"/>
            </w:rPr>
          </w:rPrChange>
        </w:rPr>
      </w:pPr>
      <w:r w:rsidRPr="00A176E6">
        <w:rPr>
          <w:rFonts w:cs="Times New Roman"/>
          <w:sz w:val="22"/>
          <w:szCs w:val="22"/>
          <w:lang w:val="pl-PL"/>
          <w:rPrChange w:id="936"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37" w:author="Grzegorz Smułek" w:date="2025-10-15T09:08:00Z" w16du:dateUtc="2025-10-15T07:08:00Z">
            <w:rPr>
              <w:rFonts w:cs="Times New Roman"/>
              <w:sz w:val="22"/>
              <w:szCs w:val="22"/>
            </w:rPr>
          </w:rPrChange>
        </w:rPr>
        <w:tab/>
        <w:t>Chodzież</w:t>
      </w:r>
    </w:p>
    <w:p w14:paraId="0EEF8B95" w14:textId="77777777" w:rsidR="00885FAC" w:rsidRPr="00A176E6" w:rsidRDefault="00885FAC" w:rsidP="00F81EC4">
      <w:pPr>
        <w:tabs>
          <w:tab w:val="left" w:pos="270"/>
        </w:tabs>
        <w:spacing w:line="240" w:lineRule="auto"/>
        <w:ind w:left="720"/>
        <w:rPr>
          <w:rFonts w:cs="Times New Roman"/>
          <w:sz w:val="22"/>
          <w:szCs w:val="22"/>
          <w:lang w:val="pl-PL"/>
          <w:rPrChange w:id="938" w:author="Grzegorz Smułek" w:date="2025-10-15T09:08:00Z" w16du:dateUtc="2025-10-15T07:08:00Z">
            <w:rPr>
              <w:rFonts w:cs="Times New Roman"/>
              <w:sz w:val="22"/>
              <w:szCs w:val="22"/>
            </w:rPr>
          </w:rPrChange>
        </w:rPr>
      </w:pPr>
      <w:r w:rsidRPr="00A176E6">
        <w:rPr>
          <w:rFonts w:cs="Times New Roman"/>
          <w:sz w:val="22"/>
          <w:szCs w:val="22"/>
          <w:lang w:val="pl-PL"/>
          <w:rPrChange w:id="939"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40" w:author="Grzegorz Smułek" w:date="2025-10-15T09:08:00Z" w16du:dateUtc="2025-10-15T07:08:00Z">
            <w:rPr>
              <w:rFonts w:cs="Times New Roman"/>
              <w:sz w:val="22"/>
              <w:szCs w:val="22"/>
            </w:rPr>
          </w:rPrChange>
        </w:rPr>
        <w:tab/>
        <w:t>Czarnków-Trzcianka</w:t>
      </w:r>
    </w:p>
    <w:p w14:paraId="16CA9AD7" w14:textId="77777777" w:rsidR="00885FAC" w:rsidRPr="00A176E6" w:rsidRDefault="00885FAC" w:rsidP="00F81EC4">
      <w:pPr>
        <w:tabs>
          <w:tab w:val="left" w:pos="270"/>
        </w:tabs>
        <w:spacing w:line="240" w:lineRule="auto"/>
        <w:ind w:left="720"/>
        <w:rPr>
          <w:rFonts w:cs="Times New Roman"/>
          <w:sz w:val="22"/>
          <w:szCs w:val="22"/>
          <w:lang w:val="pl-PL"/>
          <w:rPrChange w:id="941" w:author="Grzegorz Smułek" w:date="2025-10-15T09:08:00Z" w16du:dateUtc="2025-10-15T07:08:00Z">
            <w:rPr>
              <w:rFonts w:cs="Times New Roman"/>
              <w:sz w:val="22"/>
              <w:szCs w:val="22"/>
            </w:rPr>
          </w:rPrChange>
        </w:rPr>
      </w:pPr>
      <w:r w:rsidRPr="00A176E6">
        <w:rPr>
          <w:rFonts w:cs="Times New Roman"/>
          <w:sz w:val="22"/>
          <w:szCs w:val="22"/>
          <w:lang w:val="pl-PL"/>
          <w:rPrChange w:id="942"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43" w:author="Grzegorz Smułek" w:date="2025-10-15T09:08:00Z" w16du:dateUtc="2025-10-15T07:08:00Z">
            <w:rPr>
              <w:rFonts w:cs="Times New Roman"/>
              <w:sz w:val="22"/>
              <w:szCs w:val="22"/>
            </w:rPr>
          </w:rPrChange>
        </w:rPr>
        <w:tab/>
        <w:t>Gniezno</w:t>
      </w:r>
    </w:p>
    <w:p w14:paraId="75A2D70F" w14:textId="77777777" w:rsidR="00885FAC" w:rsidRPr="00A176E6" w:rsidRDefault="00885FAC" w:rsidP="00F81EC4">
      <w:pPr>
        <w:tabs>
          <w:tab w:val="left" w:pos="270"/>
        </w:tabs>
        <w:spacing w:line="240" w:lineRule="auto"/>
        <w:ind w:left="720"/>
        <w:rPr>
          <w:rFonts w:cs="Times New Roman"/>
          <w:sz w:val="22"/>
          <w:szCs w:val="22"/>
          <w:lang w:val="pl-PL"/>
          <w:rPrChange w:id="944" w:author="Grzegorz Smułek" w:date="2025-10-15T09:08:00Z" w16du:dateUtc="2025-10-15T07:08:00Z">
            <w:rPr>
              <w:rFonts w:cs="Times New Roman"/>
              <w:sz w:val="22"/>
              <w:szCs w:val="22"/>
            </w:rPr>
          </w:rPrChange>
        </w:rPr>
      </w:pPr>
      <w:r w:rsidRPr="00A176E6">
        <w:rPr>
          <w:rFonts w:cs="Times New Roman"/>
          <w:sz w:val="22"/>
          <w:szCs w:val="22"/>
          <w:lang w:val="pl-PL"/>
          <w:rPrChange w:id="945"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46" w:author="Grzegorz Smułek" w:date="2025-10-15T09:08:00Z" w16du:dateUtc="2025-10-15T07:08:00Z">
            <w:rPr>
              <w:rFonts w:cs="Times New Roman"/>
              <w:sz w:val="22"/>
              <w:szCs w:val="22"/>
            </w:rPr>
          </w:rPrChange>
        </w:rPr>
        <w:tab/>
        <w:t>Gostyń</w:t>
      </w:r>
    </w:p>
    <w:p w14:paraId="03215A0E" w14:textId="77777777" w:rsidR="00885FAC" w:rsidRPr="00A176E6" w:rsidRDefault="00885FAC" w:rsidP="00F81EC4">
      <w:pPr>
        <w:tabs>
          <w:tab w:val="left" w:pos="270"/>
        </w:tabs>
        <w:spacing w:line="240" w:lineRule="auto"/>
        <w:ind w:left="720"/>
        <w:rPr>
          <w:rFonts w:cs="Times New Roman"/>
          <w:sz w:val="22"/>
          <w:szCs w:val="22"/>
          <w:lang w:val="pl-PL"/>
          <w:rPrChange w:id="947" w:author="Grzegorz Smułek" w:date="2025-10-15T09:08:00Z" w16du:dateUtc="2025-10-15T07:08:00Z">
            <w:rPr>
              <w:rFonts w:cs="Times New Roman"/>
              <w:sz w:val="22"/>
              <w:szCs w:val="22"/>
            </w:rPr>
          </w:rPrChange>
        </w:rPr>
      </w:pPr>
      <w:r w:rsidRPr="00A176E6">
        <w:rPr>
          <w:rFonts w:cs="Times New Roman"/>
          <w:sz w:val="22"/>
          <w:szCs w:val="22"/>
          <w:lang w:val="pl-PL"/>
          <w:rPrChange w:id="948"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49" w:author="Grzegorz Smułek" w:date="2025-10-15T09:08:00Z" w16du:dateUtc="2025-10-15T07:08:00Z">
            <w:rPr>
              <w:rFonts w:cs="Times New Roman"/>
              <w:sz w:val="22"/>
              <w:szCs w:val="22"/>
            </w:rPr>
          </w:rPrChange>
        </w:rPr>
        <w:tab/>
        <w:t>Grodzisk Wielkopolski</w:t>
      </w:r>
    </w:p>
    <w:p w14:paraId="31888B73" w14:textId="77777777" w:rsidR="00885FAC" w:rsidRPr="00A176E6" w:rsidRDefault="00885FAC" w:rsidP="00F81EC4">
      <w:pPr>
        <w:tabs>
          <w:tab w:val="left" w:pos="270"/>
        </w:tabs>
        <w:spacing w:line="240" w:lineRule="auto"/>
        <w:ind w:left="720"/>
        <w:rPr>
          <w:rFonts w:cs="Times New Roman"/>
          <w:sz w:val="22"/>
          <w:szCs w:val="22"/>
          <w:lang w:val="pl-PL"/>
          <w:rPrChange w:id="950" w:author="Grzegorz Smułek" w:date="2025-10-15T09:08:00Z" w16du:dateUtc="2025-10-15T07:08:00Z">
            <w:rPr>
              <w:rFonts w:cs="Times New Roman"/>
              <w:sz w:val="22"/>
              <w:szCs w:val="22"/>
            </w:rPr>
          </w:rPrChange>
        </w:rPr>
      </w:pPr>
      <w:r w:rsidRPr="00A176E6">
        <w:rPr>
          <w:rFonts w:cs="Times New Roman"/>
          <w:sz w:val="22"/>
          <w:szCs w:val="22"/>
          <w:lang w:val="pl-PL"/>
          <w:rPrChange w:id="951"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52" w:author="Grzegorz Smułek" w:date="2025-10-15T09:08:00Z" w16du:dateUtc="2025-10-15T07:08:00Z">
            <w:rPr>
              <w:rFonts w:cs="Times New Roman"/>
              <w:sz w:val="22"/>
              <w:szCs w:val="22"/>
            </w:rPr>
          </w:rPrChange>
        </w:rPr>
        <w:tab/>
        <w:t>Jarocin</w:t>
      </w:r>
    </w:p>
    <w:p w14:paraId="5E5A95BE" w14:textId="77777777" w:rsidR="00885FAC" w:rsidRPr="00A176E6" w:rsidRDefault="00885FAC" w:rsidP="00F81EC4">
      <w:pPr>
        <w:tabs>
          <w:tab w:val="left" w:pos="270"/>
        </w:tabs>
        <w:spacing w:line="240" w:lineRule="auto"/>
        <w:ind w:left="720"/>
        <w:rPr>
          <w:rFonts w:cs="Times New Roman"/>
          <w:sz w:val="22"/>
          <w:szCs w:val="22"/>
          <w:lang w:val="pl-PL"/>
          <w:rPrChange w:id="953" w:author="Grzegorz Smułek" w:date="2025-10-15T09:08:00Z" w16du:dateUtc="2025-10-15T07:08:00Z">
            <w:rPr>
              <w:rFonts w:cs="Times New Roman"/>
              <w:sz w:val="22"/>
              <w:szCs w:val="22"/>
            </w:rPr>
          </w:rPrChange>
        </w:rPr>
      </w:pPr>
      <w:r w:rsidRPr="00A176E6">
        <w:rPr>
          <w:rFonts w:cs="Times New Roman"/>
          <w:sz w:val="22"/>
          <w:szCs w:val="22"/>
          <w:lang w:val="pl-PL"/>
          <w:rPrChange w:id="954"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55" w:author="Grzegorz Smułek" w:date="2025-10-15T09:08:00Z" w16du:dateUtc="2025-10-15T07:08:00Z">
            <w:rPr>
              <w:rFonts w:cs="Times New Roman"/>
              <w:sz w:val="22"/>
              <w:szCs w:val="22"/>
            </w:rPr>
          </w:rPrChange>
        </w:rPr>
        <w:tab/>
        <w:t>Kalisz</w:t>
      </w:r>
    </w:p>
    <w:p w14:paraId="542F7822" w14:textId="77777777" w:rsidR="00885FAC" w:rsidRPr="00A176E6" w:rsidRDefault="00885FAC" w:rsidP="00F81EC4">
      <w:pPr>
        <w:tabs>
          <w:tab w:val="left" w:pos="270"/>
        </w:tabs>
        <w:spacing w:line="240" w:lineRule="auto"/>
        <w:ind w:left="720"/>
        <w:rPr>
          <w:rFonts w:cs="Times New Roman"/>
          <w:sz w:val="22"/>
          <w:szCs w:val="22"/>
          <w:lang w:val="pl-PL"/>
          <w:rPrChange w:id="956" w:author="Grzegorz Smułek" w:date="2025-10-15T09:08:00Z" w16du:dateUtc="2025-10-15T07:08:00Z">
            <w:rPr>
              <w:rFonts w:cs="Times New Roman"/>
              <w:sz w:val="22"/>
              <w:szCs w:val="22"/>
            </w:rPr>
          </w:rPrChange>
        </w:rPr>
      </w:pPr>
      <w:r w:rsidRPr="00A176E6">
        <w:rPr>
          <w:rFonts w:cs="Times New Roman"/>
          <w:sz w:val="22"/>
          <w:szCs w:val="22"/>
          <w:lang w:val="pl-PL"/>
          <w:rPrChange w:id="957"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58" w:author="Grzegorz Smułek" w:date="2025-10-15T09:08:00Z" w16du:dateUtc="2025-10-15T07:08:00Z">
            <w:rPr>
              <w:rFonts w:cs="Times New Roman"/>
              <w:sz w:val="22"/>
              <w:szCs w:val="22"/>
            </w:rPr>
          </w:rPrChange>
        </w:rPr>
        <w:tab/>
        <w:t>Kalisz (City)</w:t>
      </w:r>
    </w:p>
    <w:p w14:paraId="3C208F96" w14:textId="77777777" w:rsidR="00885FAC" w:rsidRPr="00A176E6" w:rsidRDefault="00885FAC" w:rsidP="00F81EC4">
      <w:pPr>
        <w:tabs>
          <w:tab w:val="left" w:pos="270"/>
        </w:tabs>
        <w:spacing w:line="240" w:lineRule="auto"/>
        <w:ind w:left="720"/>
        <w:rPr>
          <w:rFonts w:cs="Times New Roman"/>
          <w:sz w:val="22"/>
          <w:szCs w:val="22"/>
          <w:lang w:val="pl-PL"/>
          <w:rPrChange w:id="959" w:author="Grzegorz Smułek" w:date="2025-10-15T09:08:00Z" w16du:dateUtc="2025-10-15T07:08:00Z">
            <w:rPr>
              <w:rFonts w:cs="Times New Roman"/>
              <w:sz w:val="22"/>
              <w:szCs w:val="22"/>
            </w:rPr>
          </w:rPrChange>
        </w:rPr>
      </w:pPr>
      <w:r w:rsidRPr="00A176E6">
        <w:rPr>
          <w:rFonts w:cs="Times New Roman"/>
          <w:sz w:val="22"/>
          <w:szCs w:val="22"/>
          <w:lang w:val="pl-PL"/>
          <w:rPrChange w:id="960"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61" w:author="Grzegorz Smułek" w:date="2025-10-15T09:08:00Z" w16du:dateUtc="2025-10-15T07:08:00Z">
            <w:rPr>
              <w:rFonts w:cs="Times New Roman"/>
              <w:sz w:val="22"/>
              <w:szCs w:val="22"/>
            </w:rPr>
          </w:rPrChange>
        </w:rPr>
        <w:tab/>
        <w:t>Kępno</w:t>
      </w:r>
    </w:p>
    <w:p w14:paraId="48314229" w14:textId="77777777" w:rsidR="00885FAC" w:rsidRPr="00A176E6" w:rsidRDefault="00885FAC" w:rsidP="00F81EC4">
      <w:pPr>
        <w:tabs>
          <w:tab w:val="left" w:pos="270"/>
        </w:tabs>
        <w:spacing w:line="240" w:lineRule="auto"/>
        <w:ind w:left="720"/>
        <w:rPr>
          <w:rFonts w:cs="Times New Roman"/>
          <w:sz w:val="22"/>
          <w:szCs w:val="22"/>
          <w:lang w:val="pl-PL"/>
          <w:rPrChange w:id="962" w:author="Grzegorz Smułek" w:date="2025-10-15T09:08:00Z" w16du:dateUtc="2025-10-15T07:08:00Z">
            <w:rPr>
              <w:rFonts w:cs="Times New Roman"/>
              <w:sz w:val="22"/>
              <w:szCs w:val="22"/>
            </w:rPr>
          </w:rPrChange>
        </w:rPr>
      </w:pPr>
      <w:r w:rsidRPr="00A176E6">
        <w:rPr>
          <w:rFonts w:cs="Times New Roman"/>
          <w:sz w:val="22"/>
          <w:szCs w:val="22"/>
          <w:lang w:val="pl-PL"/>
          <w:rPrChange w:id="963" w:author="Grzegorz Smułek" w:date="2025-10-15T09:08:00Z" w16du:dateUtc="2025-10-15T07:08:00Z">
            <w:rPr>
              <w:rFonts w:cs="Times New Roman"/>
              <w:sz w:val="22"/>
              <w:szCs w:val="22"/>
            </w:rPr>
          </w:rPrChange>
        </w:rPr>
        <w:lastRenderedPageBreak/>
        <w:t>Wielkopolskie</w:t>
      </w:r>
      <w:r w:rsidRPr="00A176E6">
        <w:rPr>
          <w:rFonts w:cs="Times New Roman"/>
          <w:sz w:val="22"/>
          <w:szCs w:val="22"/>
          <w:lang w:val="pl-PL"/>
          <w:rPrChange w:id="964" w:author="Grzegorz Smułek" w:date="2025-10-15T09:08:00Z" w16du:dateUtc="2025-10-15T07:08:00Z">
            <w:rPr>
              <w:rFonts w:cs="Times New Roman"/>
              <w:sz w:val="22"/>
              <w:szCs w:val="22"/>
            </w:rPr>
          </w:rPrChange>
        </w:rPr>
        <w:tab/>
        <w:t>Koło</w:t>
      </w:r>
    </w:p>
    <w:p w14:paraId="24C4027A" w14:textId="77777777" w:rsidR="00885FAC" w:rsidRPr="00A176E6" w:rsidRDefault="00885FAC" w:rsidP="00F81EC4">
      <w:pPr>
        <w:tabs>
          <w:tab w:val="left" w:pos="270"/>
        </w:tabs>
        <w:spacing w:line="240" w:lineRule="auto"/>
        <w:ind w:left="720"/>
        <w:rPr>
          <w:rFonts w:cs="Times New Roman"/>
          <w:sz w:val="22"/>
          <w:szCs w:val="22"/>
          <w:lang w:val="pl-PL"/>
          <w:rPrChange w:id="965" w:author="Grzegorz Smułek" w:date="2025-10-15T09:08:00Z" w16du:dateUtc="2025-10-15T07:08:00Z">
            <w:rPr>
              <w:rFonts w:cs="Times New Roman"/>
              <w:sz w:val="22"/>
              <w:szCs w:val="22"/>
            </w:rPr>
          </w:rPrChange>
        </w:rPr>
      </w:pPr>
      <w:r w:rsidRPr="00A176E6">
        <w:rPr>
          <w:rFonts w:cs="Times New Roman"/>
          <w:sz w:val="22"/>
          <w:szCs w:val="22"/>
          <w:lang w:val="pl-PL"/>
          <w:rPrChange w:id="966"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67" w:author="Grzegorz Smułek" w:date="2025-10-15T09:08:00Z" w16du:dateUtc="2025-10-15T07:08:00Z">
            <w:rPr>
              <w:rFonts w:cs="Times New Roman"/>
              <w:sz w:val="22"/>
              <w:szCs w:val="22"/>
            </w:rPr>
          </w:rPrChange>
        </w:rPr>
        <w:tab/>
        <w:t>Konin</w:t>
      </w:r>
    </w:p>
    <w:p w14:paraId="0E9FC529" w14:textId="77777777" w:rsidR="00885FAC" w:rsidRPr="00A176E6" w:rsidRDefault="00885FAC" w:rsidP="00F81EC4">
      <w:pPr>
        <w:tabs>
          <w:tab w:val="left" w:pos="270"/>
        </w:tabs>
        <w:spacing w:line="240" w:lineRule="auto"/>
        <w:ind w:left="720"/>
        <w:rPr>
          <w:rFonts w:cs="Times New Roman"/>
          <w:sz w:val="22"/>
          <w:szCs w:val="22"/>
          <w:lang w:val="pl-PL"/>
          <w:rPrChange w:id="968" w:author="Grzegorz Smułek" w:date="2025-10-15T09:08:00Z" w16du:dateUtc="2025-10-15T07:08:00Z">
            <w:rPr>
              <w:rFonts w:cs="Times New Roman"/>
              <w:sz w:val="22"/>
              <w:szCs w:val="22"/>
            </w:rPr>
          </w:rPrChange>
        </w:rPr>
      </w:pPr>
      <w:r w:rsidRPr="00A176E6">
        <w:rPr>
          <w:rFonts w:cs="Times New Roman"/>
          <w:sz w:val="22"/>
          <w:szCs w:val="22"/>
          <w:lang w:val="pl-PL"/>
          <w:rPrChange w:id="969"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70" w:author="Grzegorz Smułek" w:date="2025-10-15T09:08:00Z" w16du:dateUtc="2025-10-15T07:08:00Z">
            <w:rPr>
              <w:rFonts w:cs="Times New Roman"/>
              <w:sz w:val="22"/>
              <w:szCs w:val="22"/>
            </w:rPr>
          </w:rPrChange>
        </w:rPr>
        <w:tab/>
        <w:t>Konin (City)</w:t>
      </w:r>
    </w:p>
    <w:p w14:paraId="225B6A46" w14:textId="77777777" w:rsidR="00885FAC" w:rsidRPr="00A176E6" w:rsidRDefault="00885FAC" w:rsidP="00F81EC4">
      <w:pPr>
        <w:tabs>
          <w:tab w:val="left" w:pos="270"/>
        </w:tabs>
        <w:spacing w:line="240" w:lineRule="auto"/>
        <w:ind w:left="720"/>
        <w:rPr>
          <w:rFonts w:cs="Times New Roman"/>
          <w:sz w:val="22"/>
          <w:szCs w:val="22"/>
          <w:lang w:val="pl-PL"/>
          <w:rPrChange w:id="971" w:author="Grzegorz Smułek" w:date="2025-10-15T09:08:00Z" w16du:dateUtc="2025-10-15T07:08:00Z">
            <w:rPr>
              <w:rFonts w:cs="Times New Roman"/>
              <w:sz w:val="22"/>
              <w:szCs w:val="22"/>
            </w:rPr>
          </w:rPrChange>
        </w:rPr>
      </w:pPr>
      <w:r w:rsidRPr="00A176E6">
        <w:rPr>
          <w:rFonts w:cs="Times New Roman"/>
          <w:sz w:val="22"/>
          <w:szCs w:val="22"/>
          <w:lang w:val="pl-PL"/>
          <w:rPrChange w:id="972"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73" w:author="Grzegorz Smułek" w:date="2025-10-15T09:08:00Z" w16du:dateUtc="2025-10-15T07:08:00Z">
            <w:rPr>
              <w:rFonts w:cs="Times New Roman"/>
              <w:sz w:val="22"/>
              <w:szCs w:val="22"/>
            </w:rPr>
          </w:rPrChange>
        </w:rPr>
        <w:tab/>
        <w:t>Kościan</w:t>
      </w:r>
    </w:p>
    <w:p w14:paraId="2808B1A2" w14:textId="77777777" w:rsidR="00885FAC" w:rsidRPr="00A176E6" w:rsidRDefault="00885FAC" w:rsidP="00F81EC4">
      <w:pPr>
        <w:tabs>
          <w:tab w:val="left" w:pos="270"/>
        </w:tabs>
        <w:spacing w:line="240" w:lineRule="auto"/>
        <w:ind w:left="720"/>
        <w:rPr>
          <w:rFonts w:cs="Times New Roman"/>
          <w:sz w:val="22"/>
          <w:szCs w:val="22"/>
          <w:lang w:val="pl-PL"/>
          <w:rPrChange w:id="974" w:author="Grzegorz Smułek" w:date="2025-10-15T09:08:00Z" w16du:dateUtc="2025-10-15T07:08:00Z">
            <w:rPr>
              <w:rFonts w:cs="Times New Roman"/>
              <w:sz w:val="22"/>
              <w:szCs w:val="22"/>
            </w:rPr>
          </w:rPrChange>
        </w:rPr>
      </w:pPr>
      <w:r w:rsidRPr="00A176E6">
        <w:rPr>
          <w:rFonts w:cs="Times New Roman"/>
          <w:sz w:val="22"/>
          <w:szCs w:val="22"/>
          <w:lang w:val="pl-PL"/>
          <w:rPrChange w:id="975"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76" w:author="Grzegorz Smułek" w:date="2025-10-15T09:08:00Z" w16du:dateUtc="2025-10-15T07:08:00Z">
            <w:rPr>
              <w:rFonts w:cs="Times New Roman"/>
              <w:sz w:val="22"/>
              <w:szCs w:val="22"/>
            </w:rPr>
          </w:rPrChange>
        </w:rPr>
        <w:tab/>
        <w:t>Krotoszyn</w:t>
      </w:r>
    </w:p>
    <w:p w14:paraId="70936226" w14:textId="77777777" w:rsidR="00885FAC" w:rsidRPr="00A176E6" w:rsidRDefault="00885FAC" w:rsidP="00F81EC4">
      <w:pPr>
        <w:tabs>
          <w:tab w:val="left" w:pos="270"/>
        </w:tabs>
        <w:spacing w:line="240" w:lineRule="auto"/>
        <w:ind w:left="720"/>
        <w:rPr>
          <w:rFonts w:cs="Times New Roman"/>
          <w:sz w:val="22"/>
          <w:szCs w:val="22"/>
          <w:lang w:val="pl-PL"/>
          <w:rPrChange w:id="977" w:author="Grzegorz Smułek" w:date="2025-10-15T09:08:00Z" w16du:dateUtc="2025-10-15T07:08:00Z">
            <w:rPr>
              <w:rFonts w:cs="Times New Roman"/>
              <w:sz w:val="22"/>
              <w:szCs w:val="22"/>
            </w:rPr>
          </w:rPrChange>
        </w:rPr>
      </w:pPr>
      <w:r w:rsidRPr="00A176E6">
        <w:rPr>
          <w:rFonts w:cs="Times New Roman"/>
          <w:sz w:val="22"/>
          <w:szCs w:val="22"/>
          <w:lang w:val="pl-PL"/>
          <w:rPrChange w:id="978"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79" w:author="Grzegorz Smułek" w:date="2025-10-15T09:08:00Z" w16du:dateUtc="2025-10-15T07:08:00Z">
            <w:rPr>
              <w:rFonts w:cs="Times New Roman"/>
              <w:sz w:val="22"/>
              <w:szCs w:val="22"/>
            </w:rPr>
          </w:rPrChange>
        </w:rPr>
        <w:tab/>
        <w:t>Leszno</w:t>
      </w:r>
    </w:p>
    <w:p w14:paraId="612944E3" w14:textId="77777777" w:rsidR="00885FAC" w:rsidRPr="00A176E6" w:rsidRDefault="00885FAC" w:rsidP="00F81EC4">
      <w:pPr>
        <w:tabs>
          <w:tab w:val="left" w:pos="270"/>
        </w:tabs>
        <w:spacing w:line="240" w:lineRule="auto"/>
        <w:ind w:left="720"/>
        <w:rPr>
          <w:rFonts w:cs="Times New Roman"/>
          <w:sz w:val="22"/>
          <w:szCs w:val="22"/>
          <w:lang w:val="pl-PL"/>
          <w:rPrChange w:id="980" w:author="Grzegorz Smułek" w:date="2025-10-15T09:08:00Z" w16du:dateUtc="2025-10-15T07:08:00Z">
            <w:rPr>
              <w:rFonts w:cs="Times New Roman"/>
              <w:sz w:val="22"/>
              <w:szCs w:val="22"/>
            </w:rPr>
          </w:rPrChange>
        </w:rPr>
      </w:pPr>
      <w:r w:rsidRPr="00A176E6">
        <w:rPr>
          <w:rFonts w:cs="Times New Roman"/>
          <w:sz w:val="22"/>
          <w:szCs w:val="22"/>
          <w:lang w:val="pl-PL"/>
          <w:rPrChange w:id="981"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82" w:author="Grzegorz Smułek" w:date="2025-10-15T09:08:00Z" w16du:dateUtc="2025-10-15T07:08:00Z">
            <w:rPr>
              <w:rFonts w:cs="Times New Roman"/>
              <w:sz w:val="22"/>
              <w:szCs w:val="22"/>
            </w:rPr>
          </w:rPrChange>
        </w:rPr>
        <w:tab/>
        <w:t>Leszno (City)</w:t>
      </w:r>
    </w:p>
    <w:p w14:paraId="0744A6B0" w14:textId="77777777" w:rsidR="00885FAC" w:rsidRPr="00A176E6" w:rsidRDefault="00885FAC" w:rsidP="00F81EC4">
      <w:pPr>
        <w:tabs>
          <w:tab w:val="left" w:pos="270"/>
        </w:tabs>
        <w:spacing w:line="240" w:lineRule="auto"/>
        <w:ind w:left="720"/>
        <w:rPr>
          <w:rFonts w:cs="Times New Roman"/>
          <w:sz w:val="22"/>
          <w:szCs w:val="22"/>
          <w:lang w:val="pl-PL"/>
          <w:rPrChange w:id="983" w:author="Grzegorz Smułek" w:date="2025-10-15T09:08:00Z" w16du:dateUtc="2025-10-15T07:08:00Z">
            <w:rPr>
              <w:rFonts w:cs="Times New Roman"/>
              <w:sz w:val="22"/>
              <w:szCs w:val="22"/>
            </w:rPr>
          </w:rPrChange>
        </w:rPr>
      </w:pPr>
      <w:r w:rsidRPr="00A176E6">
        <w:rPr>
          <w:rFonts w:cs="Times New Roman"/>
          <w:sz w:val="22"/>
          <w:szCs w:val="22"/>
          <w:lang w:val="pl-PL"/>
          <w:rPrChange w:id="984"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85" w:author="Grzegorz Smułek" w:date="2025-10-15T09:08:00Z" w16du:dateUtc="2025-10-15T07:08:00Z">
            <w:rPr>
              <w:rFonts w:cs="Times New Roman"/>
              <w:sz w:val="22"/>
              <w:szCs w:val="22"/>
            </w:rPr>
          </w:rPrChange>
        </w:rPr>
        <w:tab/>
        <w:t>Międzychód</w:t>
      </w:r>
    </w:p>
    <w:p w14:paraId="6FBB68D4" w14:textId="77777777" w:rsidR="00885FAC" w:rsidRPr="00A176E6" w:rsidRDefault="00885FAC" w:rsidP="00F81EC4">
      <w:pPr>
        <w:tabs>
          <w:tab w:val="left" w:pos="270"/>
        </w:tabs>
        <w:spacing w:line="240" w:lineRule="auto"/>
        <w:ind w:left="720"/>
        <w:rPr>
          <w:rFonts w:cs="Times New Roman"/>
          <w:sz w:val="22"/>
          <w:szCs w:val="22"/>
          <w:lang w:val="pl-PL"/>
          <w:rPrChange w:id="986" w:author="Grzegorz Smułek" w:date="2025-10-15T09:08:00Z" w16du:dateUtc="2025-10-15T07:08:00Z">
            <w:rPr>
              <w:rFonts w:cs="Times New Roman"/>
              <w:sz w:val="22"/>
              <w:szCs w:val="22"/>
            </w:rPr>
          </w:rPrChange>
        </w:rPr>
      </w:pPr>
      <w:r w:rsidRPr="00A176E6">
        <w:rPr>
          <w:rFonts w:cs="Times New Roman"/>
          <w:sz w:val="22"/>
          <w:szCs w:val="22"/>
          <w:lang w:val="pl-PL"/>
          <w:rPrChange w:id="987"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88" w:author="Grzegorz Smułek" w:date="2025-10-15T09:08:00Z" w16du:dateUtc="2025-10-15T07:08:00Z">
            <w:rPr>
              <w:rFonts w:cs="Times New Roman"/>
              <w:sz w:val="22"/>
              <w:szCs w:val="22"/>
            </w:rPr>
          </w:rPrChange>
        </w:rPr>
        <w:tab/>
        <w:t>Nowy Tomyśl</w:t>
      </w:r>
    </w:p>
    <w:p w14:paraId="03B18461" w14:textId="77777777" w:rsidR="00885FAC" w:rsidRPr="00A176E6" w:rsidRDefault="00885FAC" w:rsidP="00F81EC4">
      <w:pPr>
        <w:tabs>
          <w:tab w:val="left" w:pos="270"/>
        </w:tabs>
        <w:spacing w:line="240" w:lineRule="auto"/>
        <w:ind w:left="720"/>
        <w:rPr>
          <w:rFonts w:cs="Times New Roman"/>
          <w:sz w:val="22"/>
          <w:szCs w:val="22"/>
          <w:lang w:val="pl-PL"/>
          <w:rPrChange w:id="989" w:author="Grzegorz Smułek" w:date="2025-10-15T09:08:00Z" w16du:dateUtc="2025-10-15T07:08:00Z">
            <w:rPr>
              <w:rFonts w:cs="Times New Roman"/>
              <w:sz w:val="22"/>
              <w:szCs w:val="22"/>
            </w:rPr>
          </w:rPrChange>
        </w:rPr>
      </w:pPr>
      <w:r w:rsidRPr="00A176E6">
        <w:rPr>
          <w:rFonts w:cs="Times New Roman"/>
          <w:sz w:val="22"/>
          <w:szCs w:val="22"/>
          <w:lang w:val="pl-PL"/>
          <w:rPrChange w:id="990"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91" w:author="Grzegorz Smułek" w:date="2025-10-15T09:08:00Z" w16du:dateUtc="2025-10-15T07:08:00Z">
            <w:rPr>
              <w:rFonts w:cs="Times New Roman"/>
              <w:sz w:val="22"/>
              <w:szCs w:val="22"/>
            </w:rPr>
          </w:rPrChange>
        </w:rPr>
        <w:tab/>
        <w:t>Oborniki</w:t>
      </w:r>
    </w:p>
    <w:p w14:paraId="4C303E5A" w14:textId="77777777" w:rsidR="00885FAC" w:rsidRPr="00A176E6" w:rsidRDefault="00885FAC" w:rsidP="00F81EC4">
      <w:pPr>
        <w:tabs>
          <w:tab w:val="left" w:pos="270"/>
        </w:tabs>
        <w:spacing w:line="240" w:lineRule="auto"/>
        <w:ind w:left="720"/>
        <w:rPr>
          <w:rFonts w:cs="Times New Roman"/>
          <w:sz w:val="22"/>
          <w:szCs w:val="22"/>
          <w:lang w:val="pl-PL"/>
          <w:rPrChange w:id="992" w:author="Grzegorz Smułek" w:date="2025-10-15T09:08:00Z" w16du:dateUtc="2025-10-15T07:08:00Z">
            <w:rPr>
              <w:rFonts w:cs="Times New Roman"/>
              <w:sz w:val="22"/>
              <w:szCs w:val="22"/>
            </w:rPr>
          </w:rPrChange>
        </w:rPr>
      </w:pPr>
      <w:r w:rsidRPr="00A176E6">
        <w:rPr>
          <w:rFonts w:cs="Times New Roman"/>
          <w:sz w:val="22"/>
          <w:szCs w:val="22"/>
          <w:lang w:val="pl-PL"/>
          <w:rPrChange w:id="993"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94" w:author="Grzegorz Smułek" w:date="2025-10-15T09:08:00Z" w16du:dateUtc="2025-10-15T07:08:00Z">
            <w:rPr>
              <w:rFonts w:cs="Times New Roman"/>
              <w:sz w:val="22"/>
              <w:szCs w:val="22"/>
            </w:rPr>
          </w:rPrChange>
        </w:rPr>
        <w:tab/>
        <w:t>Ostrów Wielkopolski</w:t>
      </w:r>
    </w:p>
    <w:p w14:paraId="71D4D69D" w14:textId="77777777" w:rsidR="00885FAC" w:rsidRPr="00A176E6" w:rsidRDefault="00885FAC" w:rsidP="00F81EC4">
      <w:pPr>
        <w:tabs>
          <w:tab w:val="left" w:pos="270"/>
        </w:tabs>
        <w:spacing w:line="240" w:lineRule="auto"/>
        <w:ind w:left="720"/>
        <w:rPr>
          <w:rFonts w:cs="Times New Roman"/>
          <w:sz w:val="22"/>
          <w:szCs w:val="22"/>
          <w:lang w:val="pl-PL"/>
          <w:rPrChange w:id="995" w:author="Grzegorz Smułek" w:date="2025-10-15T09:08:00Z" w16du:dateUtc="2025-10-15T07:08:00Z">
            <w:rPr>
              <w:rFonts w:cs="Times New Roman"/>
              <w:sz w:val="22"/>
              <w:szCs w:val="22"/>
            </w:rPr>
          </w:rPrChange>
        </w:rPr>
      </w:pPr>
      <w:r w:rsidRPr="00A176E6">
        <w:rPr>
          <w:rFonts w:cs="Times New Roman"/>
          <w:sz w:val="22"/>
          <w:szCs w:val="22"/>
          <w:lang w:val="pl-PL"/>
          <w:rPrChange w:id="996" w:author="Grzegorz Smułek" w:date="2025-10-15T09:08:00Z" w16du:dateUtc="2025-10-15T07:08:00Z">
            <w:rPr>
              <w:rFonts w:cs="Times New Roman"/>
              <w:sz w:val="22"/>
              <w:szCs w:val="22"/>
            </w:rPr>
          </w:rPrChange>
        </w:rPr>
        <w:t>Wielkopolskie</w:t>
      </w:r>
      <w:r w:rsidRPr="00A176E6">
        <w:rPr>
          <w:rFonts w:cs="Times New Roman"/>
          <w:sz w:val="22"/>
          <w:szCs w:val="22"/>
          <w:lang w:val="pl-PL"/>
          <w:rPrChange w:id="997" w:author="Grzegorz Smułek" w:date="2025-10-15T09:08:00Z" w16du:dateUtc="2025-10-15T07:08:00Z">
            <w:rPr>
              <w:rFonts w:cs="Times New Roman"/>
              <w:sz w:val="22"/>
              <w:szCs w:val="22"/>
            </w:rPr>
          </w:rPrChange>
        </w:rPr>
        <w:tab/>
        <w:t>Ostrzeszów</w:t>
      </w:r>
    </w:p>
    <w:p w14:paraId="0D3A2FA9" w14:textId="77777777" w:rsidR="00885FAC" w:rsidRPr="00A176E6" w:rsidRDefault="00885FAC" w:rsidP="00F81EC4">
      <w:pPr>
        <w:tabs>
          <w:tab w:val="left" w:pos="270"/>
        </w:tabs>
        <w:spacing w:line="240" w:lineRule="auto"/>
        <w:ind w:left="720"/>
        <w:rPr>
          <w:rFonts w:cs="Times New Roman"/>
          <w:sz w:val="22"/>
          <w:szCs w:val="22"/>
          <w:lang w:val="pl-PL"/>
          <w:rPrChange w:id="998" w:author="Grzegorz Smułek" w:date="2025-10-15T09:08:00Z" w16du:dateUtc="2025-10-15T07:08:00Z">
            <w:rPr>
              <w:rFonts w:cs="Times New Roman"/>
              <w:sz w:val="22"/>
              <w:szCs w:val="22"/>
            </w:rPr>
          </w:rPrChange>
        </w:rPr>
      </w:pPr>
      <w:r w:rsidRPr="00A176E6">
        <w:rPr>
          <w:rFonts w:cs="Times New Roman"/>
          <w:sz w:val="22"/>
          <w:szCs w:val="22"/>
          <w:lang w:val="pl-PL"/>
          <w:rPrChange w:id="999" w:author="Grzegorz Smułek" w:date="2025-10-15T09:08:00Z" w16du:dateUtc="2025-10-15T07:08:00Z">
            <w:rPr>
              <w:rFonts w:cs="Times New Roman"/>
              <w:sz w:val="22"/>
              <w:szCs w:val="22"/>
            </w:rPr>
          </w:rPrChange>
        </w:rPr>
        <w:t>Wielkopolskie</w:t>
      </w:r>
      <w:r w:rsidRPr="00A176E6">
        <w:rPr>
          <w:rFonts w:cs="Times New Roman"/>
          <w:sz w:val="22"/>
          <w:szCs w:val="22"/>
          <w:lang w:val="pl-PL"/>
          <w:rPrChange w:id="1000" w:author="Grzegorz Smułek" w:date="2025-10-15T09:08:00Z" w16du:dateUtc="2025-10-15T07:08:00Z">
            <w:rPr>
              <w:rFonts w:cs="Times New Roman"/>
              <w:sz w:val="22"/>
              <w:szCs w:val="22"/>
            </w:rPr>
          </w:rPrChange>
        </w:rPr>
        <w:tab/>
        <w:t>Piła</w:t>
      </w:r>
    </w:p>
    <w:p w14:paraId="0C432C28" w14:textId="77777777" w:rsidR="00885FAC" w:rsidRPr="00A176E6" w:rsidRDefault="00885FAC" w:rsidP="00F81EC4">
      <w:pPr>
        <w:tabs>
          <w:tab w:val="left" w:pos="270"/>
        </w:tabs>
        <w:spacing w:line="240" w:lineRule="auto"/>
        <w:ind w:left="720"/>
        <w:rPr>
          <w:rFonts w:cs="Times New Roman"/>
          <w:sz w:val="22"/>
          <w:szCs w:val="22"/>
          <w:lang w:val="pl-PL"/>
          <w:rPrChange w:id="1001" w:author="Grzegorz Smułek" w:date="2025-10-15T09:08:00Z" w16du:dateUtc="2025-10-15T07:08:00Z">
            <w:rPr>
              <w:rFonts w:cs="Times New Roman"/>
              <w:sz w:val="22"/>
              <w:szCs w:val="22"/>
            </w:rPr>
          </w:rPrChange>
        </w:rPr>
      </w:pPr>
      <w:r w:rsidRPr="00A176E6">
        <w:rPr>
          <w:rFonts w:cs="Times New Roman"/>
          <w:sz w:val="22"/>
          <w:szCs w:val="22"/>
          <w:lang w:val="pl-PL"/>
          <w:rPrChange w:id="1002" w:author="Grzegorz Smułek" w:date="2025-10-15T09:08:00Z" w16du:dateUtc="2025-10-15T07:08:00Z">
            <w:rPr>
              <w:rFonts w:cs="Times New Roman"/>
              <w:sz w:val="22"/>
              <w:szCs w:val="22"/>
            </w:rPr>
          </w:rPrChange>
        </w:rPr>
        <w:t>Wielkopolskie</w:t>
      </w:r>
      <w:r w:rsidRPr="00A176E6">
        <w:rPr>
          <w:rFonts w:cs="Times New Roman"/>
          <w:sz w:val="22"/>
          <w:szCs w:val="22"/>
          <w:lang w:val="pl-PL"/>
          <w:rPrChange w:id="1003" w:author="Grzegorz Smułek" w:date="2025-10-15T09:08:00Z" w16du:dateUtc="2025-10-15T07:08:00Z">
            <w:rPr>
              <w:rFonts w:cs="Times New Roman"/>
              <w:sz w:val="22"/>
              <w:szCs w:val="22"/>
            </w:rPr>
          </w:rPrChange>
        </w:rPr>
        <w:tab/>
        <w:t>Pleszew</w:t>
      </w:r>
    </w:p>
    <w:p w14:paraId="0801B222" w14:textId="77777777" w:rsidR="00885FAC" w:rsidRPr="00A176E6" w:rsidRDefault="00885FAC" w:rsidP="00F81EC4">
      <w:pPr>
        <w:tabs>
          <w:tab w:val="left" w:pos="270"/>
        </w:tabs>
        <w:spacing w:line="240" w:lineRule="auto"/>
        <w:ind w:left="720"/>
        <w:rPr>
          <w:rFonts w:cs="Times New Roman"/>
          <w:sz w:val="22"/>
          <w:szCs w:val="22"/>
          <w:lang w:val="pl-PL"/>
          <w:rPrChange w:id="1004" w:author="Grzegorz Smułek" w:date="2025-10-15T09:08:00Z" w16du:dateUtc="2025-10-15T07:08:00Z">
            <w:rPr>
              <w:rFonts w:cs="Times New Roman"/>
              <w:sz w:val="22"/>
              <w:szCs w:val="22"/>
            </w:rPr>
          </w:rPrChange>
        </w:rPr>
      </w:pPr>
      <w:r w:rsidRPr="00A176E6">
        <w:rPr>
          <w:rFonts w:cs="Times New Roman"/>
          <w:sz w:val="22"/>
          <w:szCs w:val="22"/>
          <w:lang w:val="pl-PL"/>
          <w:rPrChange w:id="1005" w:author="Grzegorz Smułek" w:date="2025-10-15T09:08:00Z" w16du:dateUtc="2025-10-15T07:08:00Z">
            <w:rPr>
              <w:rFonts w:cs="Times New Roman"/>
              <w:sz w:val="22"/>
              <w:szCs w:val="22"/>
            </w:rPr>
          </w:rPrChange>
        </w:rPr>
        <w:t>Wielkopolskie</w:t>
      </w:r>
      <w:r w:rsidRPr="00A176E6">
        <w:rPr>
          <w:rFonts w:cs="Times New Roman"/>
          <w:sz w:val="22"/>
          <w:szCs w:val="22"/>
          <w:lang w:val="pl-PL"/>
          <w:rPrChange w:id="1006" w:author="Grzegorz Smułek" w:date="2025-10-15T09:08:00Z" w16du:dateUtc="2025-10-15T07:08:00Z">
            <w:rPr>
              <w:rFonts w:cs="Times New Roman"/>
              <w:sz w:val="22"/>
              <w:szCs w:val="22"/>
            </w:rPr>
          </w:rPrChange>
        </w:rPr>
        <w:tab/>
        <w:t>Poznań</w:t>
      </w:r>
    </w:p>
    <w:p w14:paraId="441B6D49" w14:textId="77777777" w:rsidR="00885FAC" w:rsidRPr="00A176E6" w:rsidRDefault="00885FAC" w:rsidP="00F81EC4">
      <w:pPr>
        <w:tabs>
          <w:tab w:val="left" w:pos="270"/>
        </w:tabs>
        <w:spacing w:line="240" w:lineRule="auto"/>
        <w:ind w:left="720"/>
        <w:rPr>
          <w:rFonts w:cs="Times New Roman"/>
          <w:sz w:val="22"/>
          <w:szCs w:val="22"/>
          <w:lang w:val="pl-PL"/>
          <w:rPrChange w:id="1007" w:author="Grzegorz Smułek" w:date="2025-10-15T09:08:00Z" w16du:dateUtc="2025-10-15T07:08:00Z">
            <w:rPr>
              <w:rFonts w:cs="Times New Roman"/>
              <w:sz w:val="22"/>
              <w:szCs w:val="22"/>
            </w:rPr>
          </w:rPrChange>
        </w:rPr>
      </w:pPr>
      <w:r w:rsidRPr="00A176E6">
        <w:rPr>
          <w:rFonts w:cs="Times New Roman"/>
          <w:sz w:val="22"/>
          <w:szCs w:val="22"/>
          <w:lang w:val="pl-PL"/>
          <w:rPrChange w:id="1008" w:author="Grzegorz Smułek" w:date="2025-10-15T09:08:00Z" w16du:dateUtc="2025-10-15T07:08:00Z">
            <w:rPr>
              <w:rFonts w:cs="Times New Roman"/>
              <w:sz w:val="22"/>
              <w:szCs w:val="22"/>
            </w:rPr>
          </w:rPrChange>
        </w:rPr>
        <w:t>Wielkopolskie</w:t>
      </w:r>
      <w:r w:rsidRPr="00A176E6">
        <w:rPr>
          <w:rFonts w:cs="Times New Roman"/>
          <w:sz w:val="22"/>
          <w:szCs w:val="22"/>
          <w:lang w:val="pl-PL"/>
          <w:rPrChange w:id="1009" w:author="Grzegorz Smułek" w:date="2025-10-15T09:08:00Z" w16du:dateUtc="2025-10-15T07:08:00Z">
            <w:rPr>
              <w:rFonts w:cs="Times New Roman"/>
              <w:sz w:val="22"/>
              <w:szCs w:val="22"/>
            </w:rPr>
          </w:rPrChange>
        </w:rPr>
        <w:tab/>
        <w:t>Poznań (City)</w:t>
      </w:r>
    </w:p>
    <w:p w14:paraId="6B3C666E" w14:textId="77777777" w:rsidR="00885FAC" w:rsidRPr="00A176E6" w:rsidRDefault="00885FAC" w:rsidP="00F81EC4">
      <w:pPr>
        <w:tabs>
          <w:tab w:val="left" w:pos="270"/>
        </w:tabs>
        <w:spacing w:line="240" w:lineRule="auto"/>
        <w:ind w:left="720"/>
        <w:rPr>
          <w:rFonts w:cs="Times New Roman"/>
          <w:sz w:val="22"/>
          <w:szCs w:val="22"/>
          <w:lang w:val="pl-PL"/>
          <w:rPrChange w:id="1010" w:author="Grzegorz Smułek" w:date="2025-10-15T09:08:00Z" w16du:dateUtc="2025-10-15T07:08:00Z">
            <w:rPr>
              <w:rFonts w:cs="Times New Roman"/>
              <w:sz w:val="22"/>
              <w:szCs w:val="22"/>
            </w:rPr>
          </w:rPrChange>
        </w:rPr>
      </w:pPr>
      <w:r w:rsidRPr="00A176E6">
        <w:rPr>
          <w:rFonts w:cs="Times New Roman"/>
          <w:sz w:val="22"/>
          <w:szCs w:val="22"/>
          <w:lang w:val="pl-PL"/>
          <w:rPrChange w:id="1011" w:author="Grzegorz Smułek" w:date="2025-10-15T09:08:00Z" w16du:dateUtc="2025-10-15T07:08:00Z">
            <w:rPr>
              <w:rFonts w:cs="Times New Roman"/>
              <w:sz w:val="22"/>
              <w:szCs w:val="22"/>
            </w:rPr>
          </w:rPrChange>
        </w:rPr>
        <w:t>Wielkopolskie</w:t>
      </w:r>
      <w:r w:rsidRPr="00A176E6">
        <w:rPr>
          <w:rFonts w:cs="Times New Roman"/>
          <w:sz w:val="22"/>
          <w:szCs w:val="22"/>
          <w:lang w:val="pl-PL"/>
          <w:rPrChange w:id="1012" w:author="Grzegorz Smułek" w:date="2025-10-15T09:08:00Z" w16du:dateUtc="2025-10-15T07:08:00Z">
            <w:rPr>
              <w:rFonts w:cs="Times New Roman"/>
              <w:sz w:val="22"/>
              <w:szCs w:val="22"/>
            </w:rPr>
          </w:rPrChange>
        </w:rPr>
        <w:tab/>
        <w:t>Rawicz</w:t>
      </w:r>
    </w:p>
    <w:p w14:paraId="07326CCC" w14:textId="77777777" w:rsidR="00885FAC" w:rsidRPr="00A176E6" w:rsidRDefault="00885FAC" w:rsidP="00F81EC4">
      <w:pPr>
        <w:tabs>
          <w:tab w:val="left" w:pos="270"/>
        </w:tabs>
        <w:spacing w:line="240" w:lineRule="auto"/>
        <w:ind w:left="720"/>
        <w:rPr>
          <w:rFonts w:cs="Times New Roman"/>
          <w:sz w:val="22"/>
          <w:szCs w:val="22"/>
          <w:lang w:val="pl-PL"/>
          <w:rPrChange w:id="1013" w:author="Grzegorz Smułek" w:date="2025-10-15T09:08:00Z" w16du:dateUtc="2025-10-15T07:08:00Z">
            <w:rPr>
              <w:rFonts w:cs="Times New Roman"/>
              <w:sz w:val="22"/>
              <w:szCs w:val="22"/>
            </w:rPr>
          </w:rPrChange>
        </w:rPr>
      </w:pPr>
      <w:r w:rsidRPr="00A176E6">
        <w:rPr>
          <w:rFonts w:cs="Times New Roman"/>
          <w:sz w:val="22"/>
          <w:szCs w:val="22"/>
          <w:lang w:val="pl-PL"/>
          <w:rPrChange w:id="1014" w:author="Grzegorz Smułek" w:date="2025-10-15T09:08:00Z" w16du:dateUtc="2025-10-15T07:08:00Z">
            <w:rPr>
              <w:rFonts w:cs="Times New Roman"/>
              <w:sz w:val="22"/>
              <w:szCs w:val="22"/>
            </w:rPr>
          </w:rPrChange>
        </w:rPr>
        <w:t>Wielkopolskie</w:t>
      </w:r>
      <w:r w:rsidRPr="00A176E6">
        <w:rPr>
          <w:rFonts w:cs="Times New Roman"/>
          <w:sz w:val="22"/>
          <w:szCs w:val="22"/>
          <w:lang w:val="pl-PL"/>
          <w:rPrChange w:id="1015" w:author="Grzegorz Smułek" w:date="2025-10-15T09:08:00Z" w16du:dateUtc="2025-10-15T07:08:00Z">
            <w:rPr>
              <w:rFonts w:cs="Times New Roman"/>
              <w:sz w:val="22"/>
              <w:szCs w:val="22"/>
            </w:rPr>
          </w:rPrChange>
        </w:rPr>
        <w:tab/>
        <w:t>Słupca</w:t>
      </w:r>
    </w:p>
    <w:p w14:paraId="348471B4" w14:textId="77777777" w:rsidR="00885FAC" w:rsidRPr="00A176E6" w:rsidRDefault="00885FAC" w:rsidP="00F81EC4">
      <w:pPr>
        <w:tabs>
          <w:tab w:val="left" w:pos="270"/>
        </w:tabs>
        <w:spacing w:line="240" w:lineRule="auto"/>
        <w:ind w:left="720"/>
        <w:rPr>
          <w:rFonts w:cs="Times New Roman"/>
          <w:sz w:val="22"/>
          <w:szCs w:val="22"/>
          <w:lang w:val="pl-PL"/>
          <w:rPrChange w:id="1016" w:author="Grzegorz Smułek" w:date="2025-10-15T09:08:00Z" w16du:dateUtc="2025-10-15T07:08:00Z">
            <w:rPr>
              <w:rFonts w:cs="Times New Roman"/>
              <w:sz w:val="22"/>
              <w:szCs w:val="22"/>
            </w:rPr>
          </w:rPrChange>
        </w:rPr>
      </w:pPr>
      <w:r w:rsidRPr="00A176E6">
        <w:rPr>
          <w:rFonts w:cs="Times New Roman"/>
          <w:sz w:val="22"/>
          <w:szCs w:val="22"/>
          <w:lang w:val="pl-PL"/>
          <w:rPrChange w:id="1017" w:author="Grzegorz Smułek" w:date="2025-10-15T09:08:00Z" w16du:dateUtc="2025-10-15T07:08:00Z">
            <w:rPr>
              <w:rFonts w:cs="Times New Roman"/>
              <w:sz w:val="22"/>
              <w:szCs w:val="22"/>
            </w:rPr>
          </w:rPrChange>
        </w:rPr>
        <w:t>Wielkopolskie</w:t>
      </w:r>
      <w:r w:rsidRPr="00A176E6">
        <w:rPr>
          <w:rFonts w:cs="Times New Roman"/>
          <w:sz w:val="22"/>
          <w:szCs w:val="22"/>
          <w:lang w:val="pl-PL"/>
          <w:rPrChange w:id="1018" w:author="Grzegorz Smułek" w:date="2025-10-15T09:08:00Z" w16du:dateUtc="2025-10-15T07:08:00Z">
            <w:rPr>
              <w:rFonts w:cs="Times New Roman"/>
              <w:sz w:val="22"/>
              <w:szCs w:val="22"/>
            </w:rPr>
          </w:rPrChange>
        </w:rPr>
        <w:tab/>
        <w:t>Śrem</w:t>
      </w:r>
    </w:p>
    <w:p w14:paraId="580AC494" w14:textId="77777777" w:rsidR="00885FAC" w:rsidRPr="00A176E6" w:rsidRDefault="00885FAC" w:rsidP="00F81EC4">
      <w:pPr>
        <w:tabs>
          <w:tab w:val="left" w:pos="270"/>
        </w:tabs>
        <w:spacing w:line="240" w:lineRule="auto"/>
        <w:ind w:left="720"/>
        <w:rPr>
          <w:rFonts w:cs="Times New Roman"/>
          <w:sz w:val="22"/>
          <w:szCs w:val="22"/>
          <w:lang w:val="pl-PL"/>
          <w:rPrChange w:id="1019" w:author="Grzegorz Smułek" w:date="2025-10-15T09:08:00Z" w16du:dateUtc="2025-10-15T07:08:00Z">
            <w:rPr>
              <w:rFonts w:cs="Times New Roman"/>
              <w:sz w:val="22"/>
              <w:szCs w:val="22"/>
            </w:rPr>
          </w:rPrChange>
        </w:rPr>
      </w:pPr>
      <w:r w:rsidRPr="00A176E6">
        <w:rPr>
          <w:rFonts w:cs="Times New Roman"/>
          <w:sz w:val="22"/>
          <w:szCs w:val="22"/>
          <w:lang w:val="pl-PL"/>
          <w:rPrChange w:id="1020" w:author="Grzegorz Smułek" w:date="2025-10-15T09:08:00Z" w16du:dateUtc="2025-10-15T07:08:00Z">
            <w:rPr>
              <w:rFonts w:cs="Times New Roman"/>
              <w:sz w:val="22"/>
              <w:szCs w:val="22"/>
            </w:rPr>
          </w:rPrChange>
        </w:rPr>
        <w:t>Wielkopolskie</w:t>
      </w:r>
      <w:r w:rsidRPr="00A176E6">
        <w:rPr>
          <w:rFonts w:cs="Times New Roman"/>
          <w:sz w:val="22"/>
          <w:szCs w:val="22"/>
          <w:lang w:val="pl-PL"/>
          <w:rPrChange w:id="1021" w:author="Grzegorz Smułek" w:date="2025-10-15T09:08:00Z" w16du:dateUtc="2025-10-15T07:08:00Z">
            <w:rPr>
              <w:rFonts w:cs="Times New Roman"/>
              <w:sz w:val="22"/>
              <w:szCs w:val="22"/>
            </w:rPr>
          </w:rPrChange>
        </w:rPr>
        <w:tab/>
        <w:t>Środa Wielkopolska</w:t>
      </w:r>
    </w:p>
    <w:p w14:paraId="302458D4" w14:textId="77777777" w:rsidR="00885FAC" w:rsidRPr="00A176E6" w:rsidRDefault="00885FAC" w:rsidP="00F81EC4">
      <w:pPr>
        <w:tabs>
          <w:tab w:val="left" w:pos="270"/>
        </w:tabs>
        <w:spacing w:line="240" w:lineRule="auto"/>
        <w:ind w:left="720"/>
        <w:rPr>
          <w:rFonts w:cs="Times New Roman"/>
          <w:sz w:val="22"/>
          <w:szCs w:val="22"/>
          <w:lang w:val="pl-PL"/>
          <w:rPrChange w:id="1022" w:author="Grzegorz Smułek" w:date="2025-10-15T09:08:00Z" w16du:dateUtc="2025-10-15T07:08:00Z">
            <w:rPr>
              <w:rFonts w:cs="Times New Roman"/>
              <w:sz w:val="22"/>
              <w:szCs w:val="22"/>
            </w:rPr>
          </w:rPrChange>
        </w:rPr>
      </w:pPr>
      <w:r w:rsidRPr="00A176E6">
        <w:rPr>
          <w:rFonts w:cs="Times New Roman"/>
          <w:sz w:val="22"/>
          <w:szCs w:val="22"/>
          <w:lang w:val="pl-PL"/>
          <w:rPrChange w:id="1023" w:author="Grzegorz Smułek" w:date="2025-10-15T09:08:00Z" w16du:dateUtc="2025-10-15T07:08:00Z">
            <w:rPr>
              <w:rFonts w:cs="Times New Roman"/>
              <w:sz w:val="22"/>
              <w:szCs w:val="22"/>
            </w:rPr>
          </w:rPrChange>
        </w:rPr>
        <w:t>Wielkopolskie</w:t>
      </w:r>
      <w:r w:rsidRPr="00A176E6">
        <w:rPr>
          <w:rFonts w:cs="Times New Roman"/>
          <w:sz w:val="22"/>
          <w:szCs w:val="22"/>
          <w:lang w:val="pl-PL"/>
          <w:rPrChange w:id="1024" w:author="Grzegorz Smułek" w:date="2025-10-15T09:08:00Z" w16du:dateUtc="2025-10-15T07:08:00Z">
            <w:rPr>
              <w:rFonts w:cs="Times New Roman"/>
              <w:sz w:val="22"/>
              <w:szCs w:val="22"/>
            </w:rPr>
          </w:rPrChange>
        </w:rPr>
        <w:tab/>
        <w:t>Szamotuły</w:t>
      </w:r>
    </w:p>
    <w:p w14:paraId="7D70888A" w14:textId="77777777" w:rsidR="00885FAC" w:rsidRPr="00A176E6" w:rsidRDefault="00885FAC" w:rsidP="00F81EC4">
      <w:pPr>
        <w:tabs>
          <w:tab w:val="left" w:pos="270"/>
        </w:tabs>
        <w:spacing w:line="240" w:lineRule="auto"/>
        <w:ind w:left="720"/>
        <w:rPr>
          <w:rFonts w:cs="Times New Roman"/>
          <w:sz w:val="22"/>
          <w:szCs w:val="22"/>
          <w:lang w:val="pl-PL"/>
          <w:rPrChange w:id="1025" w:author="Grzegorz Smułek" w:date="2025-10-15T09:08:00Z" w16du:dateUtc="2025-10-15T07:08:00Z">
            <w:rPr>
              <w:rFonts w:cs="Times New Roman"/>
              <w:sz w:val="22"/>
              <w:szCs w:val="22"/>
            </w:rPr>
          </w:rPrChange>
        </w:rPr>
      </w:pPr>
      <w:r w:rsidRPr="00A176E6">
        <w:rPr>
          <w:rFonts w:cs="Times New Roman"/>
          <w:sz w:val="22"/>
          <w:szCs w:val="22"/>
          <w:lang w:val="pl-PL"/>
          <w:rPrChange w:id="1026" w:author="Grzegorz Smułek" w:date="2025-10-15T09:08:00Z" w16du:dateUtc="2025-10-15T07:08:00Z">
            <w:rPr>
              <w:rFonts w:cs="Times New Roman"/>
              <w:sz w:val="22"/>
              <w:szCs w:val="22"/>
            </w:rPr>
          </w:rPrChange>
        </w:rPr>
        <w:t>Wielkopolskie</w:t>
      </w:r>
      <w:r w:rsidRPr="00A176E6">
        <w:rPr>
          <w:rFonts w:cs="Times New Roman"/>
          <w:sz w:val="22"/>
          <w:szCs w:val="22"/>
          <w:lang w:val="pl-PL"/>
          <w:rPrChange w:id="1027" w:author="Grzegorz Smułek" w:date="2025-10-15T09:08:00Z" w16du:dateUtc="2025-10-15T07:08:00Z">
            <w:rPr>
              <w:rFonts w:cs="Times New Roman"/>
              <w:sz w:val="22"/>
              <w:szCs w:val="22"/>
            </w:rPr>
          </w:rPrChange>
        </w:rPr>
        <w:tab/>
        <w:t>Turek</w:t>
      </w:r>
    </w:p>
    <w:p w14:paraId="613319EE" w14:textId="77777777" w:rsidR="00885FAC" w:rsidRPr="00A176E6" w:rsidRDefault="00885FAC" w:rsidP="00F81EC4">
      <w:pPr>
        <w:tabs>
          <w:tab w:val="left" w:pos="270"/>
        </w:tabs>
        <w:spacing w:line="240" w:lineRule="auto"/>
        <w:ind w:left="720"/>
        <w:rPr>
          <w:rFonts w:cs="Times New Roman"/>
          <w:sz w:val="22"/>
          <w:szCs w:val="22"/>
          <w:lang w:val="pl-PL"/>
          <w:rPrChange w:id="1028" w:author="Grzegorz Smułek" w:date="2025-10-15T09:08:00Z" w16du:dateUtc="2025-10-15T07:08:00Z">
            <w:rPr>
              <w:rFonts w:cs="Times New Roman"/>
              <w:sz w:val="22"/>
              <w:szCs w:val="22"/>
            </w:rPr>
          </w:rPrChange>
        </w:rPr>
      </w:pPr>
      <w:r w:rsidRPr="00A176E6">
        <w:rPr>
          <w:rFonts w:cs="Times New Roman"/>
          <w:sz w:val="22"/>
          <w:szCs w:val="22"/>
          <w:lang w:val="pl-PL"/>
          <w:rPrChange w:id="1029" w:author="Grzegorz Smułek" w:date="2025-10-15T09:08:00Z" w16du:dateUtc="2025-10-15T07:08:00Z">
            <w:rPr>
              <w:rFonts w:cs="Times New Roman"/>
              <w:sz w:val="22"/>
              <w:szCs w:val="22"/>
            </w:rPr>
          </w:rPrChange>
        </w:rPr>
        <w:t>Wielkopolskie</w:t>
      </w:r>
      <w:r w:rsidRPr="00A176E6">
        <w:rPr>
          <w:rFonts w:cs="Times New Roman"/>
          <w:sz w:val="22"/>
          <w:szCs w:val="22"/>
          <w:lang w:val="pl-PL"/>
          <w:rPrChange w:id="1030" w:author="Grzegorz Smułek" w:date="2025-10-15T09:08:00Z" w16du:dateUtc="2025-10-15T07:08:00Z">
            <w:rPr>
              <w:rFonts w:cs="Times New Roman"/>
              <w:sz w:val="22"/>
              <w:szCs w:val="22"/>
            </w:rPr>
          </w:rPrChange>
        </w:rPr>
        <w:tab/>
        <w:t>Wągrowiec</w:t>
      </w:r>
    </w:p>
    <w:p w14:paraId="0076ACC9" w14:textId="77777777" w:rsidR="00885FAC" w:rsidRPr="00A176E6" w:rsidRDefault="00885FAC" w:rsidP="00F81EC4">
      <w:pPr>
        <w:tabs>
          <w:tab w:val="left" w:pos="270"/>
        </w:tabs>
        <w:spacing w:line="240" w:lineRule="auto"/>
        <w:ind w:left="720"/>
        <w:rPr>
          <w:rFonts w:cs="Times New Roman"/>
          <w:sz w:val="22"/>
          <w:szCs w:val="22"/>
          <w:lang w:val="pl-PL"/>
          <w:rPrChange w:id="1031" w:author="Grzegorz Smułek" w:date="2025-10-15T09:08:00Z" w16du:dateUtc="2025-10-15T07:08:00Z">
            <w:rPr>
              <w:rFonts w:cs="Times New Roman"/>
              <w:sz w:val="22"/>
              <w:szCs w:val="22"/>
            </w:rPr>
          </w:rPrChange>
        </w:rPr>
      </w:pPr>
      <w:r w:rsidRPr="00A176E6">
        <w:rPr>
          <w:rFonts w:cs="Times New Roman"/>
          <w:sz w:val="22"/>
          <w:szCs w:val="22"/>
          <w:lang w:val="pl-PL"/>
          <w:rPrChange w:id="1032" w:author="Grzegorz Smułek" w:date="2025-10-15T09:08:00Z" w16du:dateUtc="2025-10-15T07:08:00Z">
            <w:rPr>
              <w:rFonts w:cs="Times New Roman"/>
              <w:sz w:val="22"/>
              <w:szCs w:val="22"/>
            </w:rPr>
          </w:rPrChange>
        </w:rPr>
        <w:t>Wielkopolskie</w:t>
      </w:r>
      <w:r w:rsidRPr="00A176E6">
        <w:rPr>
          <w:rFonts w:cs="Times New Roman"/>
          <w:sz w:val="22"/>
          <w:szCs w:val="22"/>
          <w:lang w:val="pl-PL"/>
          <w:rPrChange w:id="1033" w:author="Grzegorz Smułek" w:date="2025-10-15T09:08:00Z" w16du:dateUtc="2025-10-15T07:08:00Z">
            <w:rPr>
              <w:rFonts w:cs="Times New Roman"/>
              <w:sz w:val="22"/>
              <w:szCs w:val="22"/>
            </w:rPr>
          </w:rPrChange>
        </w:rPr>
        <w:tab/>
        <w:t>Wolsztyn</w:t>
      </w:r>
    </w:p>
    <w:p w14:paraId="63CF4F05" w14:textId="77777777" w:rsidR="00885FAC" w:rsidRPr="00A176E6" w:rsidRDefault="00885FAC" w:rsidP="00F81EC4">
      <w:pPr>
        <w:tabs>
          <w:tab w:val="left" w:pos="270"/>
        </w:tabs>
        <w:spacing w:line="240" w:lineRule="auto"/>
        <w:ind w:left="720"/>
        <w:rPr>
          <w:rFonts w:cs="Times New Roman"/>
          <w:sz w:val="22"/>
          <w:szCs w:val="22"/>
          <w:lang w:val="pl-PL"/>
          <w:rPrChange w:id="1034" w:author="Grzegorz Smułek" w:date="2025-10-15T09:08:00Z" w16du:dateUtc="2025-10-15T07:08:00Z">
            <w:rPr>
              <w:rFonts w:cs="Times New Roman"/>
              <w:sz w:val="22"/>
              <w:szCs w:val="22"/>
            </w:rPr>
          </w:rPrChange>
        </w:rPr>
      </w:pPr>
      <w:r w:rsidRPr="00A176E6">
        <w:rPr>
          <w:rFonts w:cs="Times New Roman"/>
          <w:sz w:val="22"/>
          <w:szCs w:val="22"/>
          <w:lang w:val="pl-PL"/>
          <w:rPrChange w:id="1035" w:author="Grzegorz Smułek" w:date="2025-10-15T09:08:00Z" w16du:dateUtc="2025-10-15T07:08:00Z">
            <w:rPr>
              <w:rFonts w:cs="Times New Roman"/>
              <w:sz w:val="22"/>
              <w:szCs w:val="22"/>
            </w:rPr>
          </w:rPrChange>
        </w:rPr>
        <w:t>Wielkopolskie</w:t>
      </w:r>
      <w:r w:rsidRPr="00A176E6">
        <w:rPr>
          <w:rFonts w:cs="Times New Roman"/>
          <w:sz w:val="22"/>
          <w:szCs w:val="22"/>
          <w:lang w:val="pl-PL"/>
          <w:rPrChange w:id="1036" w:author="Grzegorz Smułek" w:date="2025-10-15T09:08:00Z" w16du:dateUtc="2025-10-15T07:08:00Z">
            <w:rPr>
              <w:rFonts w:cs="Times New Roman"/>
              <w:sz w:val="22"/>
              <w:szCs w:val="22"/>
            </w:rPr>
          </w:rPrChange>
        </w:rPr>
        <w:tab/>
        <w:t>Września</w:t>
      </w:r>
    </w:p>
    <w:p w14:paraId="23174EE8" w14:textId="77777777" w:rsidR="00885FAC" w:rsidRPr="00A176E6" w:rsidRDefault="00885FAC" w:rsidP="00F81EC4">
      <w:pPr>
        <w:tabs>
          <w:tab w:val="left" w:pos="270"/>
        </w:tabs>
        <w:spacing w:line="240" w:lineRule="auto"/>
        <w:ind w:left="720"/>
        <w:rPr>
          <w:rFonts w:cs="Times New Roman"/>
          <w:sz w:val="22"/>
          <w:szCs w:val="22"/>
          <w:lang w:val="pl-PL"/>
          <w:rPrChange w:id="1037" w:author="Grzegorz Smułek" w:date="2025-10-15T09:08:00Z" w16du:dateUtc="2025-10-15T07:08:00Z">
            <w:rPr>
              <w:rFonts w:cs="Times New Roman"/>
              <w:sz w:val="22"/>
              <w:szCs w:val="22"/>
            </w:rPr>
          </w:rPrChange>
        </w:rPr>
      </w:pPr>
      <w:r w:rsidRPr="00A176E6">
        <w:rPr>
          <w:rFonts w:cs="Times New Roman"/>
          <w:sz w:val="22"/>
          <w:szCs w:val="22"/>
          <w:lang w:val="pl-PL"/>
          <w:rPrChange w:id="1038" w:author="Grzegorz Smułek" w:date="2025-10-15T09:08:00Z" w16du:dateUtc="2025-10-15T07:08:00Z">
            <w:rPr>
              <w:rFonts w:cs="Times New Roman"/>
              <w:sz w:val="22"/>
              <w:szCs w:val="22"/>
            </w:rPr>
          </w:rPrChange>
        </w:rPr>
        <w:t>Wielkopolskie</w:t>
      </w:r>
      <w:r w:rsidRPr="00A176E6">
        <w:rPr>
          <w:rFonts w:cs="Times New Roman"/>
          <w:sz w:val="22"/>
          <w:szCs w:val="22"/>
          <w:lang w:val="pl-PL"/>
          <w:rPrChange w:id="1039" w:author="Grzegorz Smułek" w:date="2025-10-15T09:08:00Z" w16du:dateUtc="2025-10-15T07:08:00Z">
            <w:rPr>
              <w:rFonts w:cs="Times New Roman"/>
              <w:sz w:val="22"/>
              <w:szCs w:val="22"/>
            </w:rPr>
          </w:rPrChange>
        </w:rPr>
        <w:tab/>
        <w:t>Złotów</w:t>
      </w:r>
    </w:p>
    <w:p w14:paraId="503AE249" w14:textId="77777777" w:rsidR="00885FAC" w:rsidRPr="00A176E6" w:rsidRDefault="00885FAC" w:rsidP="00F81EC4">
      <w:pPr>
        <w:tabs>
          <w:tab w:val="left" w:pos="270"/>
        </w:tabs>
        <w:spacing w:line="240" w:lineRule="auto"/>
        <w:ind w:left="720"/>
        <w:rPr>
          <w:rFonts w:cs="Times New Roman"/>
          <w:sz w:val="22"/>
          <w:szCs w:val="22"/>
          <w:lang w:val="pl-PL"/>
          <w:rPrChange w:id="1040" w:author="Grzegorz Smułek" w:date="2025-10-15T09:08:00Z" w16du:dateUtc="2025-10-15T07:08:00Z">
            <w:rPr>
              <w:rFonts w:cs="Times New Roman"/>
              <w:sz w:val="22"/>
              <w:szCs w:val="22"/>
            </w:rPr>
          </w:rPrChange>
        </w:rPr>
      </w:pPr>
      <w:r w:rsidRPr="00A176E6">
        <w:rPr>
          <w:rFonts w:cs="Times New Roman"/>
          <w:sz w:val="22"/>
          <w:szCs w:val="22"/>
          <w:lang w:val="pl-PL"/>
          <w:rPrChange w:id="1041"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42" w:author="Grzegorz Smułek" w:date="2025-10-15T09:08:00Z" w16du:dateUtc="2025-10-15T07:08:00Z">
            <w:rPr>
              <w:rFonts w:cs="Times New Roman"/>
              <w:sz w:val="22"/>
              <w:szCs w:val="22"/>
            </w:rPr>
          </w:rPrChange>
        </w:rPr>
        <w:tab/>
        <w:t>Białogard</w:t>
      </w:r>
    </w:p>
    <w:p w14:paraId="7E07F9B6" w14:textId="77777777" w:rsidR="00885FAC" w:rsidRPr="00A176E6" w:rsidRDefault="00885FAC" w:rsidP="00F81EC4">
      <w:pPr>
        <w:tabs>
          <w:tab w:val="left" w:pos="270"/>
        </w:tabs>
        <w:spacing w:line="240" w:lineRule="auto"/>
        <w:ind w:left="720"/>
        <w:rPr>
          <w:rFonts w:cs="Times New Roman"/>
          <w:sz w:val="22"/>
          <w:szCs w:val="22"/>
          <w:lang w:val="pl-PL"/>
          <w:rPrChange w:id="1043" w:author="Grzegorz Smułek" w:date="2025-10-15T09:08:00Z" w16du:dateUtc="2025-10-15T07:08:00Z">
            <w:rPr>
              <w:rFonts w:cs="Times New Roman"/>
              <w:sz w:val="22"/>
              <w:szCs w:val="22"/>
            </w:rPr>
          </w:rPrChange>
        </w:rPr>
      </w:pPr>
      <w:r w:rsidRPr="00A176E6">
        <w:rPr>
          <w:rFonts w:cs="Times New Roman"/>
          <w:sz w:val="22"/>
          <w:szCs w:val="22"/>
          <w:lang w:val="pl-PL"/>
          <w:rPrChange w:id="1044"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45" w:author="Grzegorz Smułek" w:date="2025-10-15T09:08:00Z" w16du:dateUtc="2025-10-15T07:08:00Z">
            <w:rPr>
              <w:rFonts w:cs="Times New Roman"/>
              <w:sz w:val="22"/>
              <w:szCs w:val="22"/>
            </w:rPr>
          </w:rPrChange>
        </w:rPr>
        <w:tab/>
        <w:t>Choszczno</w:t>
      </w:r>
    </w:p>
    <w:p w14:paraId="1303AA3D" w14:textId="77777777" w:rsidR="00885FAC" w:rsidRPr="00A176E6" w:rsidRDefault="00885FAC" w:rsidP="00F81EC4">
      <w:pPr>
        <w:tabs>
          <w:tab w:val="left" w:pos="270"/>
        </w:tabs>
        <w:spacing w:line="240" w:lineRule="auto"/>
        <w:ind w:left="720"/>
        <w:rPr>
          <w:rFonts w:cs="Times New Roman"/>
          <w:sz w:val="22"/>
          <w:szCs w:val="22"/>
          <w:lang w:val="pl-PL"/>
          <w:rPrChange w:id="1046" w:author="Grzegorz Smułek" w:date="2025-10-15T09:08:00Z" w16du:dateUtc="2025-10-15T07:08:00Z">
            <w:rPr>
              <w:rFonts w:cs="Times New Roman"/>
              <w:sz w:val="22"/>
              <w:szCs w:val="22"/>
            </w:rPr>
          </w:rPrChange>
        </w:rPr>
      </w:pPr>
      <w:r w:rsidRPr="00A176E6">
        <w:rPr>
          <w:rFonts w:cs="Times New Roman"/>
          <w:sz w:val="22"/>
          <w:szCs w:val="22"/>
          <w:lang w:val="pl-PL"/>
          <w:rPrChange w:id="1047"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48" w:author="Grzegorz Smułek" w:date="2025-10-15T09:08:00Z" w16du:dateUtc="2025-10-15T07:08:00Z">
            <w:rPr>
              <w:rFonts w:cs="Times New Roman"/>
              <w:sz w:val="22"/>
              <w:szCs w:val="22"/>
            </w:rPr>
          </w:rPrChange>
        </w:rPr>
        <w:tab/>
        <w:t>Drawsko</w:t>
      </w:r>
    </w:p>
    <w:p w14:paraId="0EA6A807" w14:textId="77777777" w:rsidR="00885FAC" w:rsidRPr="00A176E6" w:rsidRDefault="00885FAC" w:rsidP="00F81EC4">
      <w:pPr>
        <w:tabs>
          <w:tab w:val="left" w:pos="270"/>
        </w:tabs>
        <w:spacing w:line="240" w:lineRule="auto"/>
        <w:ind w:left="720"/>
        <w:rPr>
          <w:rFonts w:cs="Times New Roman"/>
          <w:sz w:val="22"/>
          <w:szCs w:val="22"/>
          <w:lang w:val="pl-PL"/>
          <w:rPrChange w:id="1049" w:author="Grzegorz Smułek" w:date="2025-10-15T09:08:00Z" w16du:dateUtc="2025-10-15T07:08:00Z">
            <w:rPr>
              <w:rFonts w:cs="Times New Roman"/>
              <w:sz w:val="22"/>
              <w:szCs w:val="22"/>
            </w:rPr>
          </w:rPrChange>
        </w:rPr>
      </w:pPr>
      <w:r w:rsidRPr="00A176E6">
        <w:rPr>
          <w:rFonts w:cs="Times New Roman"/>
          <w:sz w:val="22"/>
          <w:szCs w:val="22"/>
          <w:lang w:val="pl-PL"/>
          <w:rPrChange w:id="1050"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51" w:author="Grzegorz Smułek" w:date="2025-10-15T09:08:00Z" w16du:dateUtc="2025-10-15T07:08:00Z">
            <w:rPr>
              <w:rFonts w:cs="Times New Roman"/>
              <w:sz w:val="22"/>
              <w:szCs w:val="22"/>
            </w:rPr>
          </w:rPrChange>
        </w:rPr>
        <w:tab/>
        <w:t>Goleniów</w:t>
      </w:r>
    </w:p>
    <w:p w14:paraId="2A88BB0F" w14:textId="77777777" w:rsidR="00885FAC" w:rsidRPr="00A176E6" w:rsidRDefault="00885FAC" w:rsidP="00F81EC4">
      <w:pPr>
        <w:tabs>
          <w:tab w:val="left" w:pos="270"/>
        </w:tabs>
        <w:spacing w:line="240" w:lineRule="auto"/>
        <w:ind w:left="720"/>
        <w:rPr>
          <w:rFonts w:cs="Times New Roman"/>
          <w:sz w:val="22"/>
          <w:szCs w:val="22"/>
          <w:lang w:val="pl-PL"/>
          <w:rPrChange w:id="1052" w:author="Grzegorz Smułek" w:date="2025-10-15T09:08:00Z" w16du:dateUtc="2025-10-15T07:08:00Z">
            <w:rPr>
              <w:rFonts w:cs="Times New Roman"/>
              <w:sz w:val="22"/>
              <w:szCs w:val="22"/>
            </w:rPr>
          </w:rPrChange>
        </w:rPr>
      </w:pPr>
      <w:r w:rsidRPr="00A176E6">
        <w:rPr>
          <w:rFonts w:cs="Times New Roman"/>
          <w:sz w:val="22"/>
          <w:szCs w:val="22"/>
          <w:lang w:val="pl-PL"/>
          <w:rPrChange w:id="1053" w:author="Grzegorz Smułek" w:date="2025-10-15T09:08:00Z" w16du:dateUtc="2025-10-15T07:08:00Z">
            <w:rPr>
              <w:rFonts w:cs="Times New Roman"/>
              <w:sz w:val="22"/>
              <w:szCs w:val="22"/>
            </w:rPr>
          </w:rPrChange>
        </w:rPr>
        <w:lastRenderedPageBreak/>
        <w:t>Zachodniopomorskie</w:t>
      </w:r>
      <w:r w:rsidRPr="00A176E6">
        <w:rPr>
          <w:rFonts w:cs="Times New Roman"/>
          <w:sz w:val="22"/>
          <w:szCs w:val="22"/>
          <w:lang w:val="pl-PL"/>
          <w:rPrChange w:id="1054" w:author="Grzegorz Smułek" w:date="2025-10-15T09:08:00Z" w16du:dateUtc="2025-10-15T07:08:00Z">
            <w:rPr>
              <w:rFonts w:cs="Times New Roman"/>
              <w:sz w:val="22"/>
              <w:szCs w:val="22"/>
            </w:rPr>
          </w:rPrChange>
        </w:rPr>
        <w:tab/>
        <w:t>Gryfice</w:t>
      </w:r>
    </w:p>
    <w:p w14:paraId="5A7CEFDC" w14:textId="77777777" w:rsidR="00885FAC" w:rsidRPr="00A176E6" w:rsidRDefault="00885FAC" w:rsidP="00F81EC4">
      <w:pPr>
        <w:tabs>
          <w:tab w:val="left" w:pos="270"/>
        </w:tabs>
        <w:spacing w:line="240" w:lineRule="auto"/>
        <w:ind w:left="720"/>
        <w:rPr>
          <w:rFonts w:cs="Times New Roman"/>
          <w:sz w:val="22"/>
          <w:szCs w:val="22"/>
          <w:lang w:val="pl-PL"/>
          <w:rPrChange w:id="1055" w:author="Grzegorz Smułek" w:date="2025-10-15T09:08:00Z" w16du:dateUtc="2025-10-15T07:08:00Z">
            <w:rPr>
              <w:rFonts w:cs="Times New Roman"/>
              <w:sz w:val="22"/>
              <w:szCs w:val="22"/>
            </w:rPr>
          </w:rPrChange>
        </w:rPr>
      </w:pPr>
      <w:r w:rsidRPr="00A176E6">
        <w:rPr>
          <w:rFonts w:cs="Times New Roman"/>
          <w:sz w:val="22"/>
          <w:szCs w:val="22"/>
          <w:lang w:val="pl-PL"/>
          <w:rPrChange w:id="1056"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57" w:author="Grzegorz Smułek" w:date="2025-10-15T09:08:00Z" w16du:dateUtc="2025-10-15T07:08:00Z">
            <w:rPr>
              <w:rFonts w:cs="Times New Roman"/>
              <w:sz w:val="22"/>
              <w:szCs w:val="22"/>
            </w:rPr>
          </w:rPrChange>
        </w:rPr>
        <w:tab/>
        <w:t>Gryfino</w:t>
      </w:r>
    </w:p>
    <w:p w14:paraId="060ABAB8" w14:textId="77777777" w:rsidR="00885FAC" w:rsidRPr="00A176E6" w:rsidRDefault="00885FAC" w:rsidP="00F81EC4">
      <w:pPr>
        <w:tabs>
          <w:tab w:val="left" w:pos="270"/>
        </w:tabs>
        <w:spacing w:line="240" w:lineRule="auto"/>
        <w:ind w:left="720"/>
        <w:rPr>
          <w:rFonts w:cs="Times New Roman"/>
          <w:sz w:val="22"/>
          <w:szCs w:val="22"/>
          <w:lang w:val="pl-PL"/>
          <w:rPrChange w:id="1058" w:author="Grzegorz Smułek" w:date="2025-10-15T09:08:00Z" w16du:dateUtc="2025-10-15T07:08:00Z">
            <w:rPr>
              <w:rFonts w:cs="Times New Roman"/>
              <w:sz w:val="22"/>
              <w:szCs w:val="22"/>
            </w:rPr>
          </w:rPrChange>
        </w:rPr>
      </w:pPr>
      <w:r w:rsidRPr="00A176E6">
        <w:rPr>
          <w:rFonts w:cs="Times New Roman"/>
          <w:sz w:val="22"/>
          <w:szCs w:val="22"/>
          <w:lang w:val="pl-PL"/>
          <w:rPrChange w:id="1059"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60" w:author="Grzegorz Smułek" w:date="2025-10-15T09:08:00Z" w16du:dateUtc="2025-10-15T07:08:00Z">
            <w:rPr>
              <w:rFonts w:cs="Times New Roman"/>
              <w:sz w:val="22"/>
              <w:szCs w:val="22"/>
            </w:rPr>
          </w:rPrChange>
        </w:rPr>
        <w:tab/>
        <w:t>Kamień</w:t>
      </w:r>
    </w:p>
    <w:p w14:paraId="64A9D89E" w14:textId="77777777" w:rsidR="00885FAC" w:rsidRPr="00A176E6" w:rsidRDefault="00885FAC" w:rsidP="00F81EC4">
      <w:pPr>
        <w:tabs>
          <w:tab w:val="left" w:pos="270"/>
        </w:tabs>
        <w:spacing w:line="240" w:lineRule="auto"/>
        <w:ind w:left="720"/>
        <w:rPr>
          <w:rFonts w:cs="Times New Roman"/>
          <w:sz w:val="22"/>
          <w:szCs w:val="22"/>
          <w:lang w:val="pl-PL"/>
          <w:rPrChange w:id="1061" w:author="Grzegorz Smułek" w:date="2025-10-15T09:08:00Z" w16du:dateUtc="2025-10-15T07:08:00Z">
            <w:rPr>
              <w:rFonts w:cs="Times New Roman"/>
              <w:sz w:val="22"/>
              <w:szCs w:val="22"/>
            </w:rPr>
          </w:rPrChange>
        </w:rPr>
      </w:pPr>
      <w:r w:rsidRPr="00A176E6">
        <w:rPr>
          <w:rFonts w:cs="Times New Roman"/>
          <w:sz w:val="22"/>
          <w:szCs w:val="22"/>
          <w:lang w:val="pl-PL"/>
          <w:rPrChange w:id="1062"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63" w:author="Grzegorz Smułek" w:date="2025-10-15T09:08:00Z" w16du:dateUtc="2025-10-15T07:08:00Z">
            <w:rPr>
              <w:rFonts w:cs="Times New Roman"/>
              <w:sz w:val="22"/>
              <w:szCs w:val="22"/>
            </w:rPr>
          </w:rPrChange>
        </w:rPr>
        <w:tab/>
        <w:t>Kołobrzeg</w:t>
      </w:r>
    </w:p>
    <w:p w14:paraId="62E812F1" w14:textId="77777777" w:rsidR="00885FAC" w:rsidRPr="00A176E6" w:rsidRDefault="00885FAC" w:rsidP="00F81EC4">
      <w:pPr>
        <w:tabs>
          <w:tab w:val="left" w:pos="270"/>
        </w:tabs>
        <w:spacing w:line="240" w:lineRule="auto"/>
        <w:ind w:left="720"/>
        <w:rPr>
          <w:rFonts w:cs="Times New Roman"/>
          <w:sz w:val="22"/>
          <w:szCs w:val="22"/>
          <w:lang w:val="pl-PL"/>
          <w:rPrChange w:id="1064" w:author="Grzegorz Smułek" w:date="2025-10-15T09:08:00Z" w16du:dateUtc="2025-10-15T07:08:00Z">
            <w:rPr>
              <w:rFonts w:cs="Times New Roman"/>
              <w:sz w:val="22"/>
              <w:szCs w:val="22"/>
            </w:rPr>
          </w:rPrChange>
        </w:rPr>
      </w:pPr>
      <w:r w:rsidRPr="00A176E6">
        <w:rPr>
          <w:rFonts w:cs="Times New Roman"/>
          <w:sz w:val="22"/>
          <w:szCs w:val="22"/>
          <w:lang w:val="pl-PL"/>
          <w:rPrChange w:id="1065"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66" w:author="Grzegorz Smułek" w:date="2025-10-15T09:08:00Z" w16du:dateUtc="2025-10-15T07:08:00Z">
            <w:rPr>
              <w:rFonts w:cs="Times New Roman"/>
              <w:sz w:val="22"/>
              <w:szCs w:val="22"/>
            </w:rPr>
          </w:rPrChange>
        </w:rPr>
        <w:tab/>
        <w:t>Koszalin</w:t>
      </w:r>
    </w:p>
    <w:p w14:paraId="7C2B96D1" w14:textId="77777777" w:rsidR="00885FAC" w:rsidRPr="00A176E6" w:rsidRDefault="00885FAC" w:rsidP="00F81EC4">
      <w:pPr>
        <w:tabs>
          <w:tab w:val="left" w:pos="270"/>
        </w:tabs>
        <w:spacing w:line="240" w:lineRule="auto"/>
        <w:ind w:left="720"/>
        <w:rPr>
          <w:rFonts w:cs="Times New Roman"/>
          <w:sz w:val="22"/>
          <w:szCs w:val="22"/>
          <w:lang w:val="pl-PL"/>
          <w:rPrChange w:id="1067" w:author="Grzegorz Smułek" w:date="2025-10-15T09:08:00Z" w16du:dateUtc="2025-10-15T07:08:00Z">
            <w:rPr>
              <w:rFonts w:cs="Times New Roman"/>
              <w:sz w:val="22"/>
              <w:szCs w:val="22"/>
            </w:rPr>
          </w:rPrChange>
        </w:rPr>
      </w:pPr>
      <w:r w:rsidRPr="00A176E6">
        <w:rPr>
          <w:rFonts w:cs="Times New Roman"/>
          <w:sz w:val="22"/>
          <w:szCs w:val="22"/>
          <w:lang w:val="pl-PL"/>
          <w:rPrChange w:id="1068"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69" w:author="Grzegorz Smułek" w:date="2025-10-15T09:08:00Z" w16du:dateUtc="2025-10-15T07:08:00Z">
            <w:rPr>
              <w:rFonts w:cs="Times New Roman"/>
              <w:sz w:val="22"/>
              <w:szCs w:val="22"/>
            </w:rPr>
          </w:rPrChange>
        </w:rPr>
        <w:tab/>
        <w:t>Koszalin (City)</w:t>
      </w:r>
    </w:p>
    <w:p w14:paraId="2F45C604" w14:textId="77777777" w:rsidR="00885FAC" w:rsidRPr="00A176E6" w:rsidRDefault="00885FAC" w:rsidP="00F81EC4">
      <w:pPr>
        <w:tabs>
          <w:tab w:val="left" w:pos="270"/>
        </w:tabs>
        <w:spacing w:line="240" w:lineRule="auto"/>
        <w:ind w:left="720"/>
        <w:rPr>
          <w:rFonts w:cs="Times New Roman"/>
          <w:sz w:val="22"/>
          <w:szCs w:val="22"/>
          <w:lang w:val="pl-PL"/>
          <w:rPrChange w:id="1070" w:author="Grzegorz Smułek" w:date="2025-10-15T09:08:00Z" w16du:dateUtc="2025-10-15T07:08:00Z">
            <w:rPr>
              <w:rFonts w:cs="Times New Roman"/>
              <w:sz w:val="22"/>
              <w:szCs w:val="22"/>
            </w:rPr>
          </w:rPrChange>
        </w:rPr>
      </w:pPr>
      <w:r w:rsidRPr="00A176E6">
        <w:rPr>
          <w:rFonts w:cs="Times New Roman"/>
          <w:sz w:val="22"/>
          <w:szCs w:val="22"/>
          <w:lang w:val="pl-PL"/>
          <w:rPrChange w:id="1071"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72" w:author="Grzegorz Smułek" w:date="2025-10-15T09:08:00Z" w16du:dateUtc="2025-10-15T07:08:00Z">
            <w:rPr>
              <w:rFonts w:cs="Times New Roman"/>
              <w:sz w:val="22"/>
              <w:szCs w:val="22"/>
            </w:rPr>
          </w:rPrChange>
        </w:rPr>
        <w:tab/>
        <w:t>Łobez</w:t>
      </w:r>
    </w:p>
    <w:p w14:paraId="22CA451F" w14:textId="77777777" w:rsidR="00885FAC" w:rsidRPr="00A176E6" w:rsidRDefault="00885FAC" w:rsidP="00F81EC4">
      <w:pPr>
        <w:tabs>
          <w:tab w:val="left" w:pos="270"/>
        </w:tabs>
        <w:spacing w:line="240" w:lineRule="auto"/>
        <w:ind w:left="720"/>
        <w:rPr>
          <w:rFonts w:cs="Times New Roman"/>
          <w:sz w:val="22"/>
          <w:szCs w:val="22"/>
          <w:lang w:val="pl-PL"/>
          <w:rPrChange w:id="1073" w:author="Grzegorz Smułek" w:date="2025-10-15T09:08:00Z" w16du:dateUtc="2025-10-15T07:08:00Z">
            <w:rPr>
              <w:rFonts w:cs="Times New Roman"/>
              <w:sz w:val="22"/>
              <w:szCs w:val="22"/>
            </w:rPr>
          </w:rPrChange>
        </w:rPr>
      </w:pPr>
      <w:r w:rsidRPr="00A176E6">
        <w:rPr>
          <w:rFonts w:cs="Times New Roman"/>
          <w:sz w:val="22"/>
          <w:szCs w:val="22"/>
          <w:lang w:val="pl-PL"/>
          <w:rPrChange w:id="1074"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75" w:author="Grzegorz Smułek" w:date="2025-10-15T09:08:00Z" w16du:dateUtc="2025-10-15T07:08:00Z">
            <w:rPr>
              <w:rFonts w:cs="Times New Roman"/>
              <w:sz w:val="22"/>
              <w:szCs w:val="22"/>
            </w:rPr>
          </w:rPrChange>
        </w:rPr>
        <w:tab/>
        <w:t>Myślibórz</w:t>
      </w:r>
    </w:p>
    <w:p w14:paraId="44CA7C8B" w14:textId="77777777" w:rsidR="00885FAC" w:rsidRPr="00A176E6" w:rsidRDefault="00885FAC" w:rsidP="00F81EC4">
      <w:pPr>
        <w:tabs>
          <w:tab w:val="left" w:pos="270"/>
        </w:tabs>
        <w:spacing w:line="240" w:lineRule="auto"/>
        <w:ind w:left="720"/>
        <w:rPr>
          <w:rFonts w:cs="Times New Roman"/>
          <w:sz w:val="22"/>
          <w:szCs w:val="22"/>
          <w:lang w:val="pl-PL"/>
          <w:rPrChange w:id="1076" w:author="Grzegorz Smułek" w:date="2025-10-15T09:08:00Z" w16du:dateUtc="2025-10-15T07:08:00Z">
            <w:rPr>
              <w:rFonts w:cs="Times New Roman"/>
              <w:sz w:val="22"/>
              <w:szCs w:val="22"/>
            </w:rPr>
          </w:rPrChange>
        </w:rPr>
      </w:pPr>
      <w:r w:rsidRPr="00A176E6">
        <w:rPr>
          <w:rFonts w:cs="Times New Roman"/>
          <w:sz w:val="22"/>
          <w:szCs w:val="22"/>
          <w:lang w:val="pl-PL"/>
          <w:rPrChange w:id="1077"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78" w:author="Grzegorz Smułek" w:date="2025-10-15T09:08:00Z" w16du:dateUtc="2025-10-15T07:08:00Z">
            <w:rPr>
              <w:rFonts w:cs="Times New Roman"/>
              <w:sz w:val="22"/>
              <w:szCs w:val="22"/>
            </w:rPr>
          </w:rPrChange>
        </w:rPr>
        <w:tab/>
        <w:t>Police</w:t>
      </w:r>
    </w:p>
    <w:p w14:paraId="2718C8E0" w14:textId="77777777" w:rsidR="00885FAC" w:rsidRPr="00A176E6" w:rsidRDefault="00885FAC" w:rsidP="00F81EC4">
      <w:pPr>
        <w:tabs>
          <w:tab w:val="left" w:pos="270"/>
        </w:tabs>
        <w:spacing w:line="240" w:lineRule="auto"/>
        <w:ind w:left="720"/>
        <w:rPr>
          <w:rFonts w:cs="Times New Roman"/>
          <w:sz w:val="22"/>
          <w:szCs w:val="22"/>
          <w:lang w:val="pl-PL"/>
          <w:rPrChange w:id="1079" w:author="Grzegorz Smułek" w:date="2025-10-15T09:08:00Z" w16du:dateUtc="2025-10-15T07:08:00Z">
            <w:rPr>
              <w:rFonts w:cs="Times New Roman"/>
              <w:sz w:val="22"/>
              <w:szCs w:val="22"/>
            </w:rPr>
          </w:rPrChange>
        </w:rPr>
      </w:pPr>
      <w:r w:rsidRPr="00A176E6">
        <w:rPr>
          <w:rFonts w:cs="Times New Roman"/>
          <w:sz w:val="22"/>
          <w:szCs w:val="22"/>
          <w:lang w:val="pl-PL"/>
          <w:rPrChange w:id="1080"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81" w:author="Grzegorz Smułek" w:date="2025-10-15T09:08:00Z" w16du:dateUtc="2025-10-15T07:08:00Z">
            <w:rPr>
              <w:rFonts w:cs="Times New Roman"/>
              <w:sz w:val="22"/>
              <w:szCs w:val="22"/>
            </w:rPr>
          </w:rPrChange>
        </w:rPr>
        <w:tab/>
        <w:t>Pyrzyce</w:t>
      </w:r>
    </w:p>
    <w:p w14:paraId="7CDEEDD2" w14:textId="77777777" w:rsidR="00885FAC" w:rsidRPr="00A176E6" w:rsidRDefault="00885FAC" w:rsidP="00F81EC4">
      <w:pPr>
        <w:tabs>
          <w:tab w:val="left" w:pos="270"/>
        </w:tabs>
        <w:spacing w:line="240" w:lineRule="auto"/>
        <w:ind w:left="720"/>
        <w:rPr>
          <w:rFonts w:cs="Times New Roman"/>
          <w:sz w:val="22"/>
          <w:szCs w:val="22"/>
          <w:lang w:val="pl-PL"/>
          <w:rPrChange w:id="1082" w:author="Grzegorz Smułek" w:date="2025-10-15T09:08:00Z" w16du:dateUtc="2025-10-15T07:08:00Z">
            <w:rPr>
              <w:rFonts w:cs="Times New Roman"/>
              <w:sz w:val="22"/>
              <w:szCs w:val="22"/>
            </w:rPr>
          </w:rPrChange>
        </w:rPr>
      </w:pPr>
      <w:r w:rsidRPr="00A176E6">
        <w:rPr>
          <w:rFonts w:cs="Times New Roman"/>
          <w:sz w:val="22"/>
          <w:szCs w:val="22"/>
          <w:lang w:val="pl-PL"/>
          <w:rPrChange w:id="1083"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84" w:author="Grzegorz Smułek" w:date="2025-10-15T09:08:00Z" w16du:dateUtc="2025-10-15T07:08:00Z">
            <w:rPr>
              <w:rFonts w:cs="Times New Roman"/>
              <w:sz w:val="22"/>
              <w:szCs w:val="22"/>
            </w:rPr>
          </w:rPrChange>
        </w:rPr>
        <w:tab/>
        <w:t>Sławno</w:t>
      </w:r>
    </w:p>
    <w:p w14:paraId="0F569730" w14:textId="77777777" w:rsidR="00885FAC" w:rsidRPr="00A176E6" w:rsidRDefault="00885FAC" w:rsidP="00F81EC4">
      <w:pPr>
        <w:tabs>
          <w:tab w:val="left" w:pos="270"/>
        </w:tabs>
        <w:spacing w:line="240" w:lineRule="auto"/>
        <w:ind w:left="720"/>
        <w:rPr>
          <w:rFonts w:cs="Times New Roman"/>
          <w:sz w:val="22"/>
          <w:szCs w:val="22"/>
          <w:lang w:val="pl-PL"/>
          <w:rPrChange w:id="1085" w:author="Grzegorz Smułek" w:date="2025-10-15T09:08:00Z" w16du:dateUtc="2025-10-15T07:08:00Z">
            <w:rPr>
              <w:rFonts w:cs="Times New Roman"/>
              <w:sz w:val="22"/>
              <w:szCs w:val="22"/>
            </w:rPr>
          </w:rPrChange>
        </w:rPr>
      </w:pPr>
      <w:r w:rsidRPr="00A176E6">
        <w:rPr>
          <w:rFonts w:cs="Times New Roman"/>
          <w:sz w:val="22"/>
          <w:szCs w:val="22"/>
          <w:lang w:val="pl-PL"/>
          <w:rPrChange w:id="1086"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87" w:author="Grzegorz Smułek" w:date="2025-10-15T09:08:00Z" w16du:dateUtc="2025-10-15T07:08:00Z">
            <w:rPr>
              <w:rFonts w:cs="Times New Roman"/>
              <w:sz w:val="22"/>
              <w:szCs w:val="22"/>
            </w:rPr>
          </w:rPrChange>
        </w:rPr>
        <w:tab/>
        <w:t>Stargard</w:t>
      </w:r>
    </w:p>
    <w:p w14:paraId="07F2D6B2" w14:textId="77777777" w:rsidR="00885FAC" w:rsidRPr="00A176E6" w:rsidRDefault="00885FAC" w:rsidP="00F81EC4">
      <w:pPr>
        <w:tabs>
          <w:tab w:val="left" w:pos="270"/>
        </w:tabs>
        <w:spacing w:line="240" w:lineRule="auto"/>
        <w:ind w:left="720"/>
        <w:rPr>
          <w:rFonts w:cs="Times New Roman"/>
          <w:sz w:val="22"/>
          <w:szCs w:val="22"/>
          <w:lang w:val="pl-PL"/>
          <w:rPrChange w:id="1088" w:author="Grzegorz Smułek" w:date="2025-10-15T09:08:00Z" w16du:dateUtc="2025-10-15T07:08:00Z">
            <w:rPr>
              <w:rFonts w:cs="Times New Roman"/>
              <w:sz w:val="22"/>
              <w:szCs w:val="22"/>
            </w:rPr>
          </w:rPrChange>
        </w:rPr>
      </w:pPr>
      <w:r w:rsidRPr="00A176E6">
        <w:rPr>
          <w:rFonts w:cs="Times New Roman"/>
          <w:sz w:val="22"/>
          <w:szCs w:val="22"/>
          <w:lang w:val="pl-PL"/>
          <w:rPrChange w:id="1089"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90" w:author="Grzegorz Smułek" w:date="2025-10-15T09:08:00Z" w16du:dateUtc="2025-10-15T07:08:00Z">
            <w:rPr>
              <w:rFonts w:cs="Times New Roman"/>
              <w:sz w:val="22"/>
              <w:szCs w:val="22"/>
            </w:rPr>
          </w:rPrChange>
        </w:rPr>
        <w:tab/>
        <w:t>Świdwin</w:t>
      </w:r>
    </w:p>
    <w:p w14:paraId="0A231E5E" w14:textId="77777777" w:rsidR="00885FAC" w:rsidRPr="00A176E6" w:rsidRDefault="00885FAC" w:rsidP="00F81EC4">
      <w:pPr>
        <w:tabs>
          <w:tab w:val="left" w:pos="270"/>
        </w:tabs>
        <w:spacing w:line="240" w:lineRule="auto"/>
        <w:ind w:left="720"/>
        <w:rPr>
          <w:rFonts w:cs="Times New Roman"/>
          <w:sz w:val="22"/>
          <w:szCs w:val="22"/>
          <w:lang w:val="pl-PL"/>
          <w:rPrChange w:id="1091" w:author="Grzegorz Smułek" w:date="2025-10-15T09:08:00Z" w16du:dateUtc="2025-10-15T07:08:00Z">
            <w:rPr>
              <w:rFonts w:cs="Times New Roman"/>
              <w:sz w:val="22"/>
              <w:szCs w:val="22"/>
            </w:rPr>
          </w:rPrChange>
        </w:rPr>
      </w:pPr>
      <w:r w:rsidRPr="00A176E6">
        <w:rPr>
          <w:rFonts w:cs="Times New Roman"/>
          <w:sz w:val="22"/>
          <w:szCs w:val="22"/>
          <w:lang w:val="pl-PL"/>
          <w:rPrChange w:id="1092"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93" w:author="Grzegorz Smułek" w:date="2025-10-15T09:08:00Z" w16du:dateUtc="2025-10-15T07:08:00Z">
            <w:rPr>
              <w:rFonts w:cs="Times New Roman"/>
              <w:sz w:val="22"/>
              <w:szCs w:val="22"/>
            </w:rPr>
          </w:rPrChange>
        </w:rPr>
        <w:tab/>
        <w:t>Świnoujście</w:t>
      </w:r>
    </w:p>
    <w:p w14:paraId="0050BC5E" w14:textId="77777777" w:rsidR="00885FAC" w:rsidRPr="00A176E6" w:rsidRDefault="00885FAC" w:rsidP="00F81EC4">
      <w:pPr>
        <w:tabs>
          <w:tab w:val="left" w:pos="270"/>
        </w:tabs>
        <w:spacing w:line="240" w:lineRule="auto"/>
        <w:ind w:left="720"/>
        <w:rPr>
          <w:rFonts w:cs="Times New Roman"/>
          <w:sz w:val="22"/>
          <w:szCs w:val="22"/>
          <w:lang w:val="pl-PL"/>
          <w:rPrChange w:id="1094" w:author="Grzegorz Smułek" w:date="2025-10-15T09:08:00Z" w16du:dateUtc="2025-10-15T07:08:00Z">
            <w:rPr>
              <w:rFonts w:cs="Times New Roman"/>
              <w:sz w:val="22"/>
              <w:szCs w:val="22"/>
            </w:rPr>
          </w:rPrChange>
        </w:rPr>
      </w:pPr>
      <w:r w:rsidRPr="00A176E6">
        <w:rPr>
          <w:rFonts w:cs="Times New Roman"/>
          <w:sz w:val="22"/>
          <w:szCs w:val="22"/>
          <w:lang w:val="pl-PL"/>
          <w:rPrChange w:id="1095"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96" w:author="Grzegorz Smułek" w:date="2025-10-15T09:08:00Z" w16du:dateUtc="2025-10-15T07:08:00Z">
            <w:rPr>
              <w:rFonts w:cs="Times New Roman"/>
              <w:sz w:val="22"/>
              <w:szCs w:val="22"/>
            </w:rPr>
          </w:rPrChange>
        </w:rPr>
        <w:tab/>
        <w:t>Szczecin</w:t>
      </w:r>
    </w:p>
    <w:p w14:paraId="345708D0" w14:textId="77777777" w:rsidR="00885FAC" w:rsidRPr="00A176E6" w:rsidRDefault="00885FAC" w:rsidP="00F81EC4">
      <w:pPr>
        <w:tabs>
          <w:tab w:val="left" w:pos="270"/>
        </w:tabs>
        <w:spacing w:line="240" w:lineRule="auto"/>
        <w:ind w:left="720"/>
        <w:rPr>
          <w:rFonts w:cs="Times New Roman"/>
          <w:sz w:val="22"/>
          <w:szCs w:val="22"/>
          <w:lang w:val="pl-PL"/>
          <w:rPrChange w:id="1097" w:author="Grzegorz Smułek" w:date="2025-10-15T09:08:00Z" w16du:dateUtc="2025-10-15T07:08:00Z">
            <w:rPr>
              <w:rFonts w:cs="Times New Roman"/>
              <w:sz w:val="22"/>
              <w:szCs w:val="22"/>
            </w:rPr>
          </w:rPrChange>
        </w:rPr>
      </w:pPr>
      <w:r w:rsidRPr="00A176E6">
        <w:rPr>
          <w:rFonts w:cs="Times New Roman"/>
          <w:sz w:val="22"/>
          <w:szCs w:val="22"/>
          <w:lang w:val="pl-PL"/>
          <w:rPrChange w:id="1098"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099" w:author="Grzegorz Smułek" w:date="2025-10-15T09:08:00Z" w16du:dateUtc="2025-10-15T07:08:00Z">
            <w:rPr>
              <w:rFonts w:cs="Times New Roman"/>
              <w:sz w:val="22"/>
              <w:szCs w:val="22"/>
            </w:rPr>
          </w:rPrChange>
        </w:rPr>
        <w:tab/>
        <w:t>Szczecinek</w:t>
      </w:r>
    </w:p>
    <w:p w14:paraId="09F9E2EB" w14:textId="77777777" w:rsidR="00885FAC" w:rsidRPr="00A176E6" w:rsidRDefault="00885FAC" w:rsidP="00F81EC4">
      <w:pPr>
        <w:tabs>
          <w:tab w:val="left" w:pos="270"/>
        </w:tabs>
        <w:spacing w:line="240" w:lineRule="auto"/>
        <w:ind w:left="720"/>
        <w:rPr>
          <w:rFonts w:cs="Times New Roman"/>
          <w:sz w:val="22"/>
          <w:szCs w:val="22"/>
          <w:lang w:val="pl-PL"/>
          <w:rPrChange w:id="1100" w:author="Grzegorz Smułek" w:date="2025-10-15T09:08:00Z" w16du:dateUtc="2025-10-15T07:08:00Z">
            <w:rPr>
              <w:rFonts w:cs="Times New Roman"/>
              <w:sz w:val="22"/>
              <w:szCs w:val="22"/>
            </w:rPr>
          </w:rPrChange>
        </w:rPr>
      </w:pPr>
      <w:r w:rsidRPr="00A176E6">
        <w:rPr>
          <w:rFonts w:cs="Times New Roman"/>
          <w:sz w:val="22"/>
          <w:szCs w:val="22"/>
          <w:lang w:val="pl-PL"/>
          <w:rPrChange w:id="1101"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102" w:author="Grzegorz Smułek" w:date="2025-10-15T09:08:00Z" w16du:dateUtc="2025-10-15T07:08:00Z">
            <w:rPr>
              <w:rFonts w:cs="Times New Roman"/>
              <w:sz w:val="22"/>
              <w:szCs w:val="22"/>
            </w:rPr>
          </w:rPrChange>
        </w:rPr>
        <w:tab/>
        <w:t>Wałcz</w:t>
      </w:r>
    </w:p>
    <w:p w14:paraId="5282FA95" w14:textId="77777777" w:rsidR="00885FAC" w:rsidRPr="00A176E6" w:rsidRDefault="00885FAC" w:rsidP="00F81EC4">
      <w:pPr>
        <w:tabs>
          <w:tab w:val="left" w:pos="270"/>
        </w:tabs>
        <w:spacing w:line="240" w:lineRule="auto"/>
        <w:ind w:left="720"/>
        <w:rPr>
          <w:rFonts w:cs="Times New Roman"/>
          <w:sz w:val="22"/>
          <w:szCs w:val="22"/>
          <w:lang w:val="pl-PL"/>
          <w:rPrChange w:id="1103" w:author="Grzegorz Smułek" w:date="2025-10-15T09:08:00Z" w16du:dateUtc="2025-10-15T07:08:00Z">
            <w:rPr>
              <w:rFonts w:cs="Times New Roman"/>
              <w:sz w:val="22"/>
              <w:szCs w:val="22"/>
            </w:rPr>
          </w:rPrChange>
        </w:rPr>
      </w:pPr>
      <w:r w:rsidRPr="00A176E6">
        <w:rPr>
          <w:rFonts w:cs="Times New Roman"/>
          <w:sz w:val="22"/>
          <w:szCs w:val="22"/>
          <w:lang w:val="pl-PL"/>
          <w:rPrChange w:id="1104" w:author="Grzegorz Smułek" w:date="2025-10-15T09:08:00Z" w16du:dateUtc="2025-10-15T07:08:00Z">
            <w:rPr>
              <w:rFonts w:cs="Times New Roman"/>
              <w:sz w:val="22"/>
              <w:szCs w:val="22"/>
            </w:rPr>
          </w:rPrChange>
        </w:rPr>
        <w:t>Zachodniopomorskie</w:t>
      </w:r>
      <w:r w:rsidRPr="00A176E6">
        <w:rPr>
          <w:rFonts w:cs="Times New Roman"/>
          <w:sz w:val="22"/>
          <w:szCs w:val="22"/>
          <w:lang w:val="pl-PL"/>
          <w:rPrChange w:id="1105" w:author="Grzegorz Smułek" w:date="2025-10-15T09:08:00Z" w16du:dateUtc="2025-10-15T07:08:00Z">
            <w:rPr>
              <w:rFonts w:cs="Times New Roman"/>
              <w:sz w:val="22"/>
              <w:szCs w:val="22"/>
            </w:rPr>
          </w:rPrChange>
        </w:rPr>
        <w:tab/>
        <w:t>Zalew Szczeciński</w:t>
      </w:r>
    </w:p>
    <w:p w14:paraId="05D3FC3A" w14:textId="77777777" w:rsidR="00885FAC" w:rsidRPr="00A176E6" w:rsidRDefault="00885FAC" w:rsidP="00F81EC4">
      <w:pPr>
        <w:tabs>
          <w:tab w:val="left" w:pos="270"/>
        </w:tabs>
        <w:spacing w:line="240" w:lineRule="auto"/>
        <w:ind w:left="144" w:hanging="288"/>
        <w:rPr>
          <w:rFonts w:cs="Times New Roman"/>
          <w:sz w:val="22"/>
          <w:szCs w:val="22"/>
          <w:lang w:val="pl-PL"/>
          <w:rPrChange w:id="1106" w:author="Grzegorz Smułek" w:date="2025-10-15T09:08:00Z" w16du:dateUtc="2025-10-15T07:08:00Z">
            <w:rPr>
              <w:rFonts w:cs="Times New Roman"/>
              <w:sz w:val="22"/>
              <w:szCs w:val="22"/>
            </w:rPr>
          </w:rPrChange>
        </w:rPr>
      </w:pPr>
    </w:p>
    <w:p w14:paraId="307FE53C" w14:textId="77777777" w:rsidR="00885FAC" w:rsidRPr="00A176E6" w:rsidRDefault="00885FAC" w:rsidP="00F81EC4">
      <w:pPr>
        <w:tabs>
          <w:tab w:val="left" w:pos="270"/>
        </w:tabs>
        <w:spacing w:line="240" w:lineRule="auto"/>
        <w:ind w:left="144" w:hanging="288"/>
        <w:rPr>
          <w:rFonts w:cs="Times New Roman"/>
          <w:sz w:val="22"/>
          <w:szCs w:val="22"/>
          <w:lang w:val="pl-PL"/>
          <w:rPrChange w:id="1107" w:author="Grzegorz Smułek" w:date="2025-10-15T09:08:00Z" w16du:dateUtc="2025-10-15T07:08:00Z">
            <w:rPr>
              <w:rFonts w:cs="Times New Roman"/>
              <w:sz w:val="22"/>
              <w:szCs w:val="22"/>
            </w:rPr>
          </w:rPrChange>
        </w:rPr>
      </w:pPr>
    </w:p>
    <w:p w14:paraId="3589F00F" w14:textId="6521D3DF" w:rsidR="00885FAC" w:rsidRPr="006A7486" w:rsidRDefault="00D94E8C" w:rsidP="00946394">
      <w:pPr>
        <w:pStyle w:val="ListParagraph"/>
        <w:numPr>
          <w:ilvl w:val="0"/>
          <w:numId w:val="9"/>
        </w:numPr>
        <w:tabs>
          <w:tab w:val="left" w:pos="270"/>
        </w:tabs>
        <w:spacing w:after="0" w:line="240" w:lineRule="auto"/>
        <w:ind w:left="144" w:hanging="288"/>
        <w:rPr>
          <w:rFonts w:cs="Times New Roman"/>
          <w:sz w:val="22"/>
          <w:szCs w:val="22"/>
        </w:rPr>
      </w:pPr>
      <w:r>
        <w:rPr>
          <w:rFonts w:cs="Times New Roman"/>
          <w:sz w:val="22"/>
          <w:szCs w:val="22"/>
        </w:rPr>
        <w:t>In a given month, what is your total individual income</w:t>
      </w:r>
      <w:r w:rsidR="00885FAC" w:rsidRPr="006A7486">
        <w:rPr>
          <w:rFonts w:cs="Times New Roman"/>
          <w:sz w:val="22"/>
          <w:szCs w:val="22"/>
        </w:rPr>
        <w:t xml:space="preserve"> (in Polish</w:t>
      </w:r>
      <w:r w:rsidR="00885FAC" w:rsidRPr="006A7486">
        <w:rPr>
          <w:sz w:val="22"/>
          <w:szCs w:val="22"/>
        </w:rPr>
        <w:t xml:space="preserve"> </w:t>
      </w:r>
      <w:commentRangeStart w:id="1108"/>
      <w:commentRangeStart w:id="1109"/>
      <w:commentRangeStart w:id="1110"/>
      <w:commentRangeStart w:id="1111"/>
      <w:proofErr w:type="spellStart"/>
      <w:r w:rsidR="00885FAC" w:rsidRPr="006A7486">
        <w:rPr>
          <w:rFonts w:cs="Times New Roman"/>
          <w:sz w:val="22"/>
          <w:szCs w:val="22"/>
        </w:rPr>
        <w:t>złoty</w:t>
      </w:r>
      <w:commentRangeEnd w:id="1108"/>
      <w:proofErr w:type="spellEnd"/>
      <w:r w:rsidR="00A176E6">
        <w:rPr>
          <w:rStyle w:val="CommentReference"/>
          <w:rFonts w:eastAsiaTheme="minorEastAsia"/>
          <w:kern w:val="0"/>
          <w14:ligatures w14:val="none"/>
        </w:rPr>
        <w:commentReference w:id="1108"/>
      </w:r>
      <w:commentRangeEnd w:id="1109"/>
      <w:r w:rsidR="00CD087A">
        <w:rPr>
          <w:rStyle w:val="CommentReference"/>
          <w:rFonts w:eastAsiaTheme="minorEastAsia"/>
          <w:kern w:val="0"/>
          <w14:ligatures w14:val="none"/>
        </w:rPr>
        <w:commentReference w:id="1109"/>
      </w:r>
      <w:commentRangeEnd w:id="1110"/>
      <w:r w:rsidR="00E62D06">
        <w:rPr>
          <w:rStyle w:val="CommentReference"/>
          <w:rFonts w:eastAsiaTheme="minorEastAsia"/>
          <w:kern w:val="0"/>
          <w14:ligatures w14:val="none"/>
        </w:rPr>
        <w:commentReference w:id="1110"/>
      </w:r>
      <w:commentRangeEnd w:id="1111"/>
      <w:r w:rsidR="00725277">
        <w:rPr>
          <w:rStyle w:val="CommentReference"/>
          <w:rFonts w:eastAsiaTheme="minorEastAsia"/>
          <w:kern w:val="0"/>
          <w14:ligatures w14:val="none"/>
        </w:rPr>
        <w:commentReference w:id="1111"/>
      </w:r>
      <w:proofErr w:type="gramStart"/>
      <w:r w:rsidR="00885FAC" w:rsidRPr="006A7486">
        <w:rPr>
          <w:rFonts w:cs="Times New Roman"/>
          <w:sz w:val="22"/>
          <w:szCs w:val="22"/>
        </w:rPr>
        <w:t>) ?</w:t>
      </w:r>
      <w:proofErr w:type="gramEnd"/>
      <w:r w:rsidR="00885FAC" w:rsidRPr="006A7486">
        <w:rPr>
          <w:rFonts w:cs="Times New Roman"/>
          <w:sz w:val="22"/>
          <w:szCs w:val="22"/>
        </w:rPr>
        <w:t xml:space="preserve"> </w:t>
      </w:r>
    </w:p>
    <w:p w14:paraId="32F816A0" w14:textId="77777777" w:rsidR="00A176E6" w:rsidRDefault="00885FAC" w:rsidP="00191210">
      <w:pPr>
        <w:tabs>
          <w:tab w:val="left" w:pos="270"/>
        </w:tabs>
        <w:spacing w:line="240" w:lineRule="auto"/>
        <w:ind w:left="270"/>
        <w:rPr>
          <w:ins w:id="1112" w:author="Grzegorz Smułek" w:date="2025-10-15T09:08:00Z" w16du:dateUtc="2025-10-15T07:08:00Z"/>
          <w:rFonts w:cs="Times New Roman"/>
          <w:sz w:val="22"/>
          <w:szCs w:val="22"/>
        </w:rPr>
      </w:pPr>
      <w:bookmarkStart w:id="1113" w:name="_Hlk211411732"/>
      <w:r w:rsidRPr="006A7486">
        <w:rPr>
          <w:rFonts w:cs="Times New Roman"/>
          <w:sz w:val="22"/>
          <w:szCs w:val="22"/>
        </w:rPr>
        <w:t xml:space="preserve">0 – </w:t>
      </w:r>
      <w:r w:rsidR="00D94E8C">
        <w:rPr>
          <w:rFonts w:cs="Times New Roman"/>
          <w:sz w:val="22"/>
          <w:szCs w:val="22"/>
        </w:rPr>
        <w:t>1940</w:t>
      </w:r>
      <w:r w:rsidRPr="006A7486">
        <w:rPr>
          <w:rFonts w:cs="Times New Roman"/>
          <w:sz w:val="22"/>
          <w:szCs w:val="22"/>
        </w:rPr>
        <w:br/>
      </w:r>
      <w:r w:rsidR="00D94E8C">
        <w:rPr>
          <w:rFonts w:cs="Times New Roman"/>
          <w:sz w:val="22"/>
          <w:szCs w:val="22"/>
        </w:rPr>
        <w:t>1941-2633</w:t>
      </w:r>
      <w:r w:rsidRPr="006A7486">
        <w:rPr>
          <w:rFonts w:cs="Times New Roman"/>
          <w:sz w:val="22"/>
          <w:szCs w:val="22"/>
        </w:rPr>
        <w:br/>
      </w:r>
      <w:r w:rsidR="00D94E8C">
        <w:rPr>
          <w:rFonts w:cs="Times New Roman"/>
          <w:sz w:val="22"/>
          <w:szCs w:val="22"/>
        </w:rPr>
        <w:t>2634 –</w:t>
      </w:r>
      <w:r w:rsidRPr="006A7486">
        <w:rPr>
          <w:rFonts w:cs="Times New Roman"/>
          <w:sz w:val="22"/>
          <w:szCs w:val="22"/>
        </w:rPr>
        <w:t xml:space="preserve"> </w:t>
      </w:r>
      <w:r w:rsidR="00D94E8C">
        <w:rPr>
          <w:rFonts w:cs="Times New Roman"/>
          <w:sz w:val="22"/>
          <w:szCs w:val="22"/>
        </w:rPr>
        <w:t>3311</w:t>
      </w:r>
    </w:p>
    <w:p w14:paraId="1DFAFFB8" w14:textId="4FFCDEB1" w:rsidR="00885FAC" w:rsidRPr="006A7486" w:rsidRDefault="00D94E8C" w:rsidP="00191210">
      <w:pPr>
        <w:tabs>
          <w:tab w:val="left" w:pos="270"/>
        </w:tabs>
        <w:spacing w:line="240" w:lineRule="auto"/>
        <w:ind w:left="270"/>
        <w:rPr>
          <w:rFonts w:cs="Times New Roman"/>
          <w:sz w:val="22"/>
          <w:szCs w:val="22"/>
        </w:rPr>
      </w:pPr>
      <w:r>
        <w:rPr>
          <w:rFonts w:cs="Times New Roman"/>
          <w:sz w:val="22"/>
          <w:szCs w:val="22"/>
        </w:rPr>
        <w:t>3312 - 4250</w:t>
      </w:r>
      <w:r w:rsidR="00885FAC" w:rsidRPr="006A7486">
        <w:rPr>
          <w:rFonts w:cs="Times New Roman"/>
          <w:sz w:val="22"/>
          <w:szCs w:val="22"/>
        </w:rPr>
        <w:br/>
      </w:r>
      <w:r>
        <w:rPr>
          <w:rFonts w:cs="Times New Roman"/>
          <w:sz w:val="22"/>
          <w:szCs w:val="22"/>
        </w:rPr>
        <w:t>4251</w:t>
      </w:r>
      <w:r w:rsidR="00885FAC" w:rsidRPr="006A7486">
        <w:rPr>
          <w:rFonts w:cs="Times New Roman"/>
          <w:sz w:val="22"/>
          <w:szCs w:val="22"/>
        </w:rPr>
        <w:t xml:space="preserve"> +</w:t>
      </w:r>
      <w:r w:rsidR="00885FAC" w:rsidRPr="006A7486">
        <w:rPr>
          <w:rFonts w:cs="Times New Roman"/>
          <w:sz w:val="22"/>
          <w:szCs w:val="22"/>
        </w:rPr>
        <w:br/>
        <w:t>Decline to Answer</w:t>
      </w:r>
    </w:p>
    <w:bookmarkEnd w:id="1113"/>
    <w:p w14:paraId="4130FC47" w14:textId="77777777" w:rsidR="00885FAC" w:rsidRPr="006A7486" w:rsidRDefault="00885FAC" w:rsidP="00F81EC4">
      <w:pPr>
        <w:tabs>
          <w:tab w:val="left" w:pos="270"/>
        </w:tabs>
        <w:spacing w:line="240" w:lineRule="auto"/>
        <w:ind w:left="558" w:hanging="288"/>
        <w:rPr>
          <w:rFonts w:cs="Times New Roman"/>
          <w:sz w:val="22"/>
          <w:szCs w:val="22"/>
        </w:rPr>
      </w:pPr>
    </w:p>
    <w:p w14:paraId="0F4AFFBF" w14:textId="77777777" w:rsidR="00885FAC" w:rsidRPr="006A7486" w:rsidRDefault="00885FAC" w:rsidP="00F81EC4">
      <w:pPr>
        <w:pStyle w:val="ListParagraph"/>
        <w:numPr>
          <w:ilvl w:val="0"/>
          <w:numId w:val="9"/>
        </w:numPr>
        <w:tabs>
          <w:tab w:val="left" w:pos="270"/>
        </w:tabs>
        <w:spacing w:after="0" w:line="240" w:lineRule="auto"/>
        <w:rPr>
          <w:rFonts w:cs="Times New Roman"/>
          <w:sz w:val="22"/>
          <w:szCs w:val="22"/>
        </w:rPr>
      </w:pPr>
      <w:r w:rsidRPr="006A7486">
        <w:rPr>
          <w:rFonts w:cs="Times New Roman"/>
          <w:sz w:val="22"/>
          <w:szCs w:val="22"/>
        </w:rPr>
        <w:t>Your primary income comes from:</w:t>
      </w:r>
      <w:r w:rsidRPr="006A7486">
        <w:rPr>
          <w:rFonts w:cs="Times New Roman"/>
          <w:sz w:val="22"/>
          <w:szCs w:val="22"/>
        </w:rPr>
        <w:br/>
        <w:t>Full-time or contract work in the private sector</w:t>
      </w:r>
      <w:r w:rsidRPr="006A7486">
        <w:rPr>
          <w:rFonts w:cs="Times New Roman"/>
          <w:sz w:val="22"/>
          <w:szCs w:val="22"/>
        </w:rPr>
        <w:br/>
        <w:t>Full-time or contract work in the government or public sector</w:t>
      </w:r>
      <w:r w:rsidRPr="006A7486">
        <w:rPr>
          <w:rFonts w:cs="Times New Roman"/>
          <w:sz w:val="22"/>
          <w:szCs w:val="22"/>
        </w:rPr>
        <w:br/>
        <w:t>Self-employed (non-agricultural)</w:t>
      </w:r>
      <w:r w:rsidRPr="006A7486">
        <w:rPr>
          <w:rFonts w:cs="Times New Roman"/>
          <w:sz w:val="22"/>
          <w:szCs w:val="22"/>
        </w:rPr>
        <w:br/>
        <w:t>Agriculture</w:t>
      </w:r>
      <w:r w:rsidRPr="006A7486">
        <w:rPr>
          <w:rFonts w:cs="Times New Roman"/>
          <w:sz w:val="22"/>
          <w:szCs w:val="22"/>
        </w:rPr>
        <w:br/>
        <w:t>Pension or retirement</w:t>
      </w:r>
      <w:r w:rsidRPr="006A7486">
        <w:rPr>
          <w:rFonts w:cs="Times New Roman"/>
          <w:sz w:val="22"/>
          <w:szCs w:val="22"/>
        </w:rPr>
        <w:br/>
      </w:r>
      <w:r w:rsidRPr="006A7486">
        <w:rPr>
          <w:rFonts w:cs="Times New Roman"/>
          <w:sz w:val="22"/>
          <w:szCs w:val="22"/>
        </w:rPr>
        <w:lastRenderedPageBreak/>
        <w:t>Other sources</w:t>
      </w:r>
      <w:r w:rsidRPr="006A7486">
        <w:rPr>
          <w:rFonts w:cs="Times New Roman"/>
          <w:sz w:val="22"/>
          <w:szCs w:val="22"/>
        </w:rPr>
        <w:br/>
      </w:r>
    </w:p>
    <w:p w14:paraId="4B41EE98" w14:textId="77777777" w:rsidR="00885FAC" w:rsidRPr="006A7486" w:rsidRDefault="00885FAC"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What is your religion, if any?</w:t>
      </w:r>
    </w:p>
    <w:p w14:paraId="3B6B1D81"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Catholicism</w:t>
      </w:r>
    </w:p>
    <w:p w14:paraId="1757A100"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 xml:space="preserve">Protestantism </w:t>
      </w:r>
    </w:p>
    <w:p w14:paraId="17C84D40"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Islam</w:t>
      </w:r>
    </w:p>
    <w:p w14:paraId="7A485854" w14:textId="4C2B67E7" w:rsidR="00885FAC" w:rsidRPr="006A7486" w:rsidRDefault="00885FAC" w:rsidP="00F81EC4">
      <w:pPr>
        <w:tabs>
          <w:tab w:val="left" w:pos="270"/>
        </w:tabs>
        <w:spacing w:line="240" w:lineRule="auto"/>
        <w:ind w:left="558" w:hanging="288"/>
        <w:rPr>
          <w:rFonts w:cs="Times New Roman"/>
          <w:sz w:val="22"/>
          <w:szCs w:val="22"/>
        </w:rPr>
      </w:pPr>
      <w:commentRangeStart w:id="1114"/>
      <w:commentRangeStart w:id="1115"/>
      <w:r w:rsidRPr="004E62C0">
        <w:rPr>
          <w:rFonts w:cs="Times New Roman"/>
          <w:strike/>
          <w:sz w:val="22"/>
          <w:szCs w:val="22"/>
          <w:rPrChange w:id="1116" w:author="Carla Martinez Machain" w:date="2025-10-16T09:34:00Z" w16du:dateUtc="2025-10-16T13:34:00Z">
            <w:rPr>
              <w:rFonts w:cs="Times New Roman"/>
              <w:sz w:val="22"/>
              <w:szCs w:val="22"/>
            </w:rPr>
          </w:rPrChange>
        </w:rPr>
        <w:t>Agnostic/</w:t>
      </w:r>
      <w:proofErr w:type="spellStart"/>
      <w:r w:rsidRPr="004E62C0">
        <w:rPr>
          <w:rFonts w:cs="Times New Roman"/>
          <w:strike/>
          <w:sz w:val="22"/>
          <w:szCs w:val="22"/>
          <w:rPrChange w:id="1117" w:author="Carla Martinez Machain" w:date="2025-10-16T09:34:00Z" w16du:dateUtc="2025-10-16T13:34:00Z">
            <w:rPr>
              <w:rFonts w:cs="Times New Roman"/>
              <w:sz w:val="22"/>
              <w:szCs w:val="22"/>
            </w:rPr>
          </w:rPrChange>
        </w:rPr>
        <w:t>Atheist</w:t>
      </w:r>
      <w:commentRangeEnd w:id="1114"/>
      <w:r w:rsidR="00A176E6" w:rsidRPr="004E62C0">
        <w:rPr>
          <w:rStyle w:val="CommentReference"/>
          <w:rFonts w:eastAsiaTheme="minorEastAsia"/>
          <w:strike/>
          <w:kern w:val="0"/>
          <w14:ligatures w14:val="none"/>
          <w:rPrChange w:id="1118" w:author="Carla Martinez Machain" w:date="2025-10-16T09:34:00Z" w16du:dateUtc="2025-10-16T13:34:00Z">
            <w:rPr>
              <w:rStyle w:val="CommentReference"/>
              <w:rFonts w:eastAsiaTheme="minorEastAsia"/>
              <w:kern w:val="0"/>
              <w14:ligatures w14:val="none"/>
            </w:rPr>
          </w:rPrChange>
        </w:rPr>
        <w:commentReference w:id="1114"/>
      </w:r>
      <w:commentRangeEnd w:id="1115"/>
      <w:r w:rsidR="004E62C0">
        <w:rPr>
          <w:rStyle w:val="CommentReference"/>
          <w:rFonts w:eastAsiaTheme="minorEastAsia"/>
          <w:kern w:val="0"/>
          <w14:ligatures w14:val="none"/>
        </w:rPr>
        <w:commentReference w:id="1115"/>
      </w:r>
      <w:proofErr w:type="gramStart"/>
      <w:ins w:id="1119" w:author="Carla Martinez Machain" w:date="2025-10-16T09:34:00Z" w16du:dateUtc="2025-10-16T13:34:00Z">
        <w:r w:rsidR="004E62C0">
          <w:rPr>
            <w:rFonts w:cs="Times New Roman"/>
            <w:sz w:val="22"/>
            <w:szCs w:val="22"/>
          </w:rPr>
          <w:t>Non</w:t>
        </w:r>
      </w:ins>
      <w:proofErr w:type="spellEnd"/>
      <w:ins w:id="1120" w:author="Michael Allen" w:date="2025-10-16T16:43:00Z" w16du:dateUtc="2025-10-16T22:43:00Z">
        <w:r w:rsidR="00CD087A">
          <w:rPr>
            <w:rFonts w:cs="Times New Roman"/>
            <w:sz w:val="22"/>
            <w:szCs w:val="22"/>
          </w:rPr>
          <w:t>-</w:t>
        </w:r>
      </w:ins>
      <w:ins w:id="1121" w:author="Carla Martinez Machain" w:date="2025-10-16T09:34:00Z" w16du:dateUtc="2025-10-16T13:34:00Z">
        <w:r w:rsidR="004E62C0">
          <w:rPr>
            <w:rFonts w:cs="Times New Roman"/>
            <w:sz w:val="22"/>
            <w:szCs w:val="22"/>
          </w:rPr>
          <w:t>believer</w:t>
        </w:r>
      </w:ins>
      <w:proofErr w:type="gramEnd"/>
    </w:p>
    <w:p w14:paraId="447184AD"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Hinduism</w:t>
      </w:r>
    </w:p>
    <w:p w14:paraId="51FBCBEB"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Buddhism</w:t>
      </w:r>
    </w:p>
    <w:p w14:paraId="43CAE5DD"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Shinto</w:t>
      </w:r>
    </w:p>
    <w:p w14:paraId="59E133EA"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 xml:space="preserve">Judaism </w:t>
      </w:r>
    </w:p>
    <w:p w14:paraId="2F916FAD"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Mormonism</w:t>
      </w:r>
    </w:p>
    <w:p w14:paraId="79760740"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Local religion</w:t>
      </w:r>
    </w:p>
    <w:p w14:paraId="4001266C" w14:textId="77777777" w:rsidR="00885FAC" w:rsidRPr="006A7486" w:rsidRDefault="00885FAC" w:rsidP="00F81EC4">
      <w:pPr>
        <w:tabs>
          <w:tab w:val="left" w:pos="270"/>
        </w:tabs>
        <w:spacing w:line="240" w:lineRule="auto"/>
        <w:ind w:left="558" w:hanging="288"/>
        <w:rPr>
          <w:rFonts w:cs="Times New Roman"/>
          <w:sz w:val="22"/>
          <w:szCs w:val="22"/>
        </w:rPr>
      </w:pPr>
      <w:proofErr w:type="gramStart"/>
      <w:r w:rsidRPr="006A7486">
        <w:rPr>
          <w:rFonts w:cs="Times New Roman"/>
          <w:sz w:val="22"/>
          <w:szCs w:val="22"/>
        </w:rPr>
        <w:t>Other__</w:t>
      </w:r>
      <w:proofErr w:type="gramEnd"/>
      <w:r w:rsidRPr="006A7486">
        <w:rPr>
          <w:rFonts w:cs="Times New Roman"/>
          <w:sz w:val="22"/>
          <w:szCs w:val="22"/>
        </w:rPr>
        <w:t>_____________</w:t>
      </w:r>
    </w:p>
    <w:p w14:paraId="072BE6F6" w14:textId="77777777" w:rsidR="00885FAC" w:rsidRPr="006A7486" w:rsidRDefault="00885FAC" w:rsidP="00F81EC4">
      <w:pPr>
        <w:tabs>
          <w:tab w:val="left" w:pos="270"/>
        </w:tabs>
        <w:spacing w:line="240" w:lineRule="auto"/>
        <w:ind w:left="558" w:hanging="288"/>
        <w:rPr>
          <w:rFonts w:cs="Times New Roman"/>
          <w:sz w:val="22"/>
          <w:szCs w:val="22"/>
        </w:rPr>
      </w:pPr>
      <w:r w:rsidRPr="006A7486">
        <w:rPr>
          <w:rFonts w:cs="Times New Roman"/>
          <w:sz w:val="22"/>
          <w:szCs w:val="22"/>
        </w:rPr>
        <w:t>Decline to Answer</w:t>
      </w:r>
    </w:p>
    <w:p w14:paraId="3A482A28" w14:textId="77777777" w:rsidR="00885FAC" w:rsidRPr="006A7486" w:rsidRDefault="00885FAC" w:rsidP="00F81EC4">
      <w:pPr>
        <w:tabs>
          <w:tab w:val="left" w:pos="270"/>
        </w:tabs>
        <w:spacing w:line="240" w:lineRule="auto"/>
        <w:ind w:left="144" w:hanging="288"/>
        <w:rPr>
          <w:rFonts w:cs="Times New Roman"/>
          <w:sz w:val="22"/>
          <w:szCs w:val="22"/>
        </w:rPr>
      </w:pPr>
    </w:p>
    <w:p w14:paraId="7D86229C" w14:textId="0162CB9E" w:rsidR="00885FAC" w:rsidRPr="006A7486" w:rsidRDefault="00CD087A" w:rsidP="00F81EC4">
      <w:pPr>
        <w:pStyle w:val="ListParagraph"/>
        <w:numPr>
          <w:ilvl w:val="0"/>
          <w:numId w:val="9"/>
        </w:numPr>
        <w:tabs>
          <w:tab w:val="left" w:pos="270"/>
        </w:tabs>
        <w:spacing w:after="0" w:line="240" w:lineRule="auto"/>
        <w:ind w:left="270" w:hanging="450"/>
        <w:rPr>
          <w:rFonts w:cs="Times New Roman"/>
          <w:sz w:val="22"/>
          <w:szCs w:val="22"/>
        </w:rPr>
      </w:pPr>
      <w:ins w:id="1122" w:author="Michael Allen" w:date="2025-10-16T16:44:00Z" w16du:dateUtc="2025-10-16T22:44:00Z">
        <w:r>
          <w:t>People differ in their political views — some hold more left-wing (liberal) opinions, while others have more right-wing (conservative) ones. Where would you place yourself on this scale of political views?</w:t>
        </w:r>
      </w:ins>
      <w:commentRangeStart w:id="1123"/>
      <w:commentRangeStart w:id="1124"/>
      <w:del w:id="1125" w:author="Michael Allen" w:date="2025-10-16T16:44:00Z" w16du:dateUtc="2025-10-16T22:44:00Z">
        <w:r w:rsidR="00885FAC" w:rsidRPr="006A7486" w:rsidDel="00CD087A">
          <w:rPr>
            <w:rFonts w:cs="Times New Roman"/>
            <w:sz w:val="22"/>
            <w:szCs w:val="22"/>
          </w:rPr>
          <w:delText>People often talk about political issues and views in terms of a “left” (liberal) and “right” (conservative) spectrum. Using the following scale, where would you place yourself in terms of political views</w:delText>
        </w:r>
      </w:del>
      <w:r w:rsidR="00885FAC" w:rsidRPr="006A7486">
        <w:rPr>
          <w:rFonts w:cs="Times New Roman"/>
          <w:sz w:val="22"/>
          <w:szCs w:val="22"/>
        </w:rPr>
        <w:t>?</w:t>
      </w:r>
      <w:commentRangeEnd w:id="1123"/>
      <w:r w:rsidR="00A176E6">
        <w:rPr>
          <w:rStyle w:val="CommentReference"/>
          <w:rFonts w:eastAsiaTheme="minorEastAsia"/>
          <w:kern w:val="0"/>
          <w14:ligatures w14:val="none"/>
        </w:rPr>
        <w:commentReference w:id="1123"/>
      </w:r>
      <w:commentRangeEnd w:id="1124"/>
      <w:r>
        <w:rPr>
          <w:rStyle w:val="CommentReference"/>
          <w:rFonts w:eastAsiaTheme="minorEastAsia"/>
          <w:kern w:val="0"/>
          <w14:ligatures w14:val="none"/>
        </w:rPr>
        <w:commentReference w:id="1124"/>
      </w:r>
    </w:p>
    <w:p w14:paraId="1DEAB1F6" w14:textId="77777777" w:rsidR="00885FAC" w:rsidRPr="006A7486" w:rsidRDefault="00885FAC" w:rsidP="00F81EC4">
      <w:pPr>
        <w:tabs>
          <w:tab w:val="left" w:pos="270"/>
        </w:tabs>
        <w:spacing w:line="240" w:lineRule="auto"/>
        <w:rPr>
          <w:rFonts w:cs="Times New Roman"/>
          <w:sz w:val="22"/>
          <w:szCs w:val="22"/>
        </w:rPr>
      </w:pPr>
    </w:p>
    <w:p w14:paraId="4FB9E470" w14:textId="56A77A65" w:rsidR="00885FAC" w:rsidRPr="006A7486" w:rsidRDefault="00885FAC" w:rsidP="00F81EC4">
      <w:pPr>
        <w:tabs>
          <w:tab w:val="left" w:pos="270"/>
        </w:tabs>
        <w:spacing w:line="240" w:lineRule="auto"/>
        <w:ind w:left="270"/>
        <w:rPr>
          <w:rFonts w:cs="Times New Roman"/>
          <w:sz w:val="22"/>
          <w:szCs w:val="22"/>
        </w:rPr>
      </w:pPr>
      <w:r w:rsidRPr="006A7486">
        <w:rPr>
          <w:rFonts w:cs="Times New Roman"/>
          <w:sz w:val="22"/>
          <w:szCs w:val="22"/>
        </w:rPr>
        <w:t xml:space="preserve">LEFT         </w:t>
      </w:r>
      <w:ins w:id="1126" w:author="Michael Flynn" w:date="2025-10-21T12:18:00Z" w16du:dateUtc="2025-10-21T17:18:00Z">
        <w:r w:rsidR="00BF4048">
          <w:rPr>
            <w:rFonts w:cs="Times New Roman"/>
            <w:sz w:val="22"/>
            <w:szCs w:val="22"/>
          </w:rPr>
          <w:t xml:space="preserve">     </w:t>
        </w:r>
      </w:ins>
      <w:r w:rsidRPr="006A7486">
        <w:rPr>
          <w:rFonts w:cs="Times New Roman"/>
          <w:sz w:val="22"/>
          <w:szCs w:val="22"/>
        </w:rPr>
        <w:t>RIGHT</w:t>
      </w:r>
    </w:p>
    <w:p w14:paraId="297D6DC3" w14:textId="77777777" w:rsidR="00885FAC" w:rsidRPr="006A7486" w:rsidRDefault="00885FAC" w:rsidP="00F81EC4">
      <w:pPr>
        <w:tabs>
          <w:tab w:val="left" w:pos="270"/>
        </w:tabs>
        <w:spacing w:line="240" w:lineRule="auto"/>
        <w:ind w:left="270"/>
        <w:rPr>
          <w:rFonts w:cs="Times New Roman"/>
          <w:sz w:val="22"/>
          <w:szCs w:val="22"/>
        </w:rPr>
      </w:pPr>
      <w:r w:rsidRPr="006A7486">
        <w:rPr>
          <w:rFonts w:cs="Times New Roman"/>
          <w:sz w:val="22"/>
          <w:szCs w:val="22"/>
        </w:rPr>
        <w:t xml:space="preserve">1 2 3 4 5 6 7 8 9 10 </w:t>
      </w:r>
    </w:p>
    <w:p w14:paraId="4BE899D8" w14:textId="77777777" w:rsidR="00885FAC" w:rsidRPr="006A7486" w:rsidRDefault="00885FAC" w:rsidP="00F81EC4">
      <w:pPr>
        <w:tabs>
          <w:tab w:val="left" w:pos="270"/>
        </w:tabs>
        <w:spacing w:line="240" w:lineRule="auto"/>
        <w:ind w:left="270"/>
        <w:rPr>
          <w:rFonts w:cs="Times New Roman"/>
          <w:sz w:val="22"/>
          <w:szCs w:val="22"/>
        </w:rPr>
      </w:pPr>
      <w:r w:rsidRPr="006A7486">
        <w:rPr>
          <w:rFonts w:cs="Times New Roman"/>
          <w:sz w:val="22"/>
          <w:szCs w:val="22"/>
        </w:rPr>
        <w:t>Decline to answer</w:t>
      </w:r>
    </w:p>
    <w:p w14:paraId="3604189A" w14:textId="1153678C" w:rsidR="00885FAC" w:rsidRDefault="00145C03" w:rsidP="00F81EC4">
      <w:pPr>
        <w:spacing w:line="240" w:lineRule="auto"/>
        <w:rPr>
          <w:b/>
          <w:bCs/>
          <w:sz w:val="22"/>
          <w:szCs w:val="22"/>
        </w:rPr>
      </w:pPr>
      <w:r>
        <w:rPr>
          <w:b/>
          <w:bCs/>
          <w:sz w:val="22"/>
          <w:szCs w:val="22"/>
        </w:rPr>
        <w:t>BLOCK 2: Mock Vignette Attention Check</w:t>
      </w:r>
    </w:p>
    <w:p w14:paraId="3FB519DA" w14:textId="25F989AD" w:rsidR="00145C03" w:rsidRDefault="00FE6F1C" w:rsidP="00F81EC4">
      <w:pPr>
        <w:spacing w:line="240" w:lineRule="auto"/>
        <w:rPr>
          <w:b/>
          <w:bCs/>
          <w:sz w:val="22"/>
          <w:szCs w:val="22"/>
        </w:rPr>
      </w:pPr>
      <w:r>
        <w:rPr>
          <w:b/>
          <w:bCs/>
          <w:sz w:val="22"/>
          <w:szCs w:val="22"/>
        </w:rPr>
        <w:t xml:space="preserve">All respondents read the following </w:t>
      </w:r>
      <w:r w:rsidR="003B1B85">
        <w:rPr>
          <w:b/>
          <w:bCs/>
          <w:sz w:val="22"/>
          <w:szCs w:val="22"/>
        </w:rPr>
        <w:t xml:space="preserve">attention check with </w:t>
      </w:r>
      <w:r>
        <w:rPr>
          <w:b/>
          <w:bCs/>
          <w:sz w:val="22"/>
          <w:szCs w:val="22"/>
        </w:rPr>
        <w:t>mock vignette:</w:t>
      </w:r>
    </w:p>
    <w:p w14:paraId="77507A24" w14:textId="301E779A" w:rsidR="003B1B85" w:rsidRPr="00191210" w:rsidRDefault="003B1B85" w:rsidP="00F81EC4">
      <w:pPr>
        <w:spacing w:line="240" w:lineRule="auto"/>
        <w:rPr>
          <w:b/>
          <w:bCs/>
          <w:i/>
          <w:iCs/>
          <w:sz w:val="22"/>
          <w:szCs w:val="22"/>
        </w:rPr>
      </w:pPr>
      <w:r>
        <w:rPr>
          <w:b/>
          <w:bCs/>
          <w:i/>
          <w:iCs/>
          <w:sz w:val="22"/>
          <w:szCs w:val="22"/>
        </w:rPr>
        <w:t xml:space="preserve">The quality of our survey is very important to us. </w:t>
      </w:r>
      <w:commentRangeStart w:id="1127"/>
      <w:commentRangeStart w:id="1128"/>
      <w:commentRangeStart w:id="1129"/>
      <w:del w:id="1130" w:author="Michael Allen" w:date="2025-10-16T16:44:00Z" w16du:dateUtc="2025-10-16T22:44:00Z">
        <w:r w:rsidRPr="004E62C0" w:rsidDel="00CD087A">
          <w:rPr>
            <w:b/>
            <w:bCs/>
            <w:i/>
            <w:iCs/>
            <w:strike/>
            <w:sz w:val="22"/>
            <w:szCs w:val="22"/>
            <w:rPrChange w:id="1131" w:author="Carla Martinez Machain" w:date="2025-10-16T09:37:00Z" w16du:dateUtc="2025-10-16T13:37:00Z">
              <w:rPr>
                <w:b/>
                <w:bCs/>
                <w:i/>
                <w:iCs/>
                <w:sz w:val="22"/>
                <w:szCs w:val="22"/>
              </w:rPr>
            </w:rPrChange>
          </w:rPr>
          <w:delText>The results will help us to inform public debate and policy on important global issues</w:delText>
        </w:r>
        <w:r w:rsidDel="00CD087A">
          <w:rPr>
            <w:b/>
            <w:bCs/>
            <w:i/>
            <w:iCs/>
            <w:sz w:val="22"/>
            <w:szCs w:val="22"/>
          </w:rPr>
          <w:delText xml:space="preserve">. </w:delText>
        </w:r>
        <w:commentRangeEnd w:id="1127"/>
        <w:r w:rsidR="00B63FCB" w:rsidDel="00CD087A">
          <w:rPr>
            <w:rStyle w:val="CommentReference"/>
            <w:rFonts w:eastAsiaTheme="minorEastAsia"/>
            <w:kern w:val="0"/>
            <w14:ligatures w14:val="none"/>
          </w:rPr>
          <w:commentReference w:id="1127"/>
        </w:r>
        <w:commentRangeEnd w:id="1128"/>
        <w:r w:rsidR="004E62C0" w:rsidDel="00CD087A">
          <w:rPr>
            <w:rStyle w:val="CommentReference"/>
            <w:rFonts w:eastAsiaTheme="minorEastAsia"/>
            <w:kern w:val="0"/>
            <w14:ligatures w14:val="none"/>
          </w:rPr>
          <w:commentReference w:id="1128"/>
        </w:r>
      </w:del>
      <w:commentRangeEnd w:id="1129"/>
      <w:r w:rsidR="00CD087A">
        <w:rPr>
          <w:rStyle w:val="CommentReference"/>
          <w:rFonts w:eastAsiaTheme="minorEastAsia"/>
          <w:kern w:val="0"/>
          <w14:ligatures w14:val="none"/>
        </w:rPr>
        <w:commentReference w:id="1129"/>
      </w:r>
      <w:r>
        <w:rPr>
          <w:b/>
          <w:bCs/>
          <w:i/>
          <w:iCs/>
          <w:sz w:val="22"/>
          <w:szCs w:val="22"/>
        </w:rPr>
        <w:t>To ensure the quality of our responses we have included a short check to verify that you are a real respondent:</w:t>
      </w:r>
    </w:p>
    <w:p w14:paraId="5A8ABE01" w14:textId="31E83790" w:rsidR="00FE6F1C" w:rsidRDefault="00C9602F" w:rsidP="00F81EC4">
      <w:pPr>
        <w:spacing w:line="240" w:lineRule="auto"/>
        <w:rPr>
          <w:b/>
          <w:bCs/>
          <w:sz w:val="22"/>
          <w:szCs w:val="22"/>
        </w:rPr>
      </w:pPr>
      <w:r>
        <w:rPr>
          <w:b/>
          <w:bCs/>
          <w:i/>
          <w:iCs/>
          <w:sz w:val="22"/>
          <w:szCs w:val="22"/>
        </w:rPr>
        <w:t xml:space="preserve">Hydroelectric dams are estimated to generate approximately </w:t>
      </w:r>
      <w:ins w:id="1132" w:author="Michael Flynn" w:date="2025-10-20T15:33:00Z" w16du:dateUtc="2025-10-20T20:33:00Z">
        <w:r w:rsidR="00216D18">
          <w:rPr>
            <w:b/>
            <w:bCs/>
            <w:i/>
            <w:iCs/>
            <w:sz w:val="22"/>
            <w:szCs w:val="22"/>
          </w:rPr>
          <w:t>6</w:t>
        </w:r>
      </w:ins>
      <w:del w:id="1133" w:author="Michael Flynn" w:date="2025-10-20T15:33:00Z" w16du:dateUtc="2025-10-20T20:33:00Z">
        <w:r w:rsidDel="00216D18">
          <w:rPr>
            <w:b/>
            <w:bCs/>
            <w:i/>
            <w:iCs/>
            <w:sz w:val="22"/>
            <w:szCs w:val="22"/>
          </w:rPr>
          <w:delText>5</w:delText>
        </w:r>
      </w:del>
      <w:r>
        <w:rPr>
          <w:b/>
          <w:bCs/>
          <w:i/>
          <w:iCs/>
          <w:sz w:val="22"/>
          <w:szCs w:val="22"/>
        </w:rPr>
        <w:t>% of all electricity in North America. However, scientists are increasingly concerned that aging dams are no longer efficient and capable of meeting the needs of modern power grids. Scientists are also worried that these dams, most of which are more than 50 years old, are no longer structurally sound and may present safety con</w:t>
      </w:r>
      <w:r w:rsidR="00E12138">
        <w:rPr>
          <w:b/>
          <w:bCs/>
          <w:i/>
          <w:iCs/>
          <w:sz w:val="22"/>
          <w:szCs w:val="22"/>
        </w:rPr>
        <w:t xml:space="preserve">cerns. Experts recommend that it may cost over </w:t>
      </w:r>
      <w:del w:id="1134" w:author="Michael Flynn" w:date="2025-10-21T12:19:00Z" w16du:dateUtc="2025-10-21T17:19:00Z">
        <w:r w:rsidR="00E12138" w:rsidDel="007E17EB">
          <w:rPr>
            <w:b/>
            <w:bCs/>
            <w:i/>
            <w:iCs/>
            <w:sz w:val="22"/>
            <w:szCs w:val="22"/>
          </w:rPr>
          <w:delText>$</w:delText>
        </w:r>
      </w:del>
      <w:r w:rsidR="00E12138">
        <w:rPr>
          <w:b/>
          <w:bCs/>
          <w:i/>
          <w:iCs/>
          <w:sz w:val="22"/>
          <w:szCs w:val="22"/>
        </w:rPr>
        <w:t xml:space="preserve">5 billion </w:t>
      </w:r>
      <w:ins w:id="1135" w:author="Michael Flynn" w:date="2025-10-21T12:19:00Z" w16du:dateUtc="2025-10-21T17:19:00Z">
        <w:r w:rsidR="007E17EB">
          <w:rPr>
            <w:b/>
            <w:bCs/>
            <w:i/>
            <w:iCs/>
            <w:sz w:val="22"/>
            <w:szCs w:val="22"/>
          </w:rPr>
          <w:t xml:space="preserve">USD </w:t>
        </w:r>
      </w:ins>
      <w:r w:rsidR="00E12138">
        <w:rPr>
          <w:b/>
          <w:bCs/>
          <w:i/>
          <w:iCs/>
          <w:sz w:val="22"/>
          <w:szCs w:val="22"/>
        </w:rPr>
        <w:t xml:space="preserve">to bring the dams up to code over the next five years, and the dams </w:t>
      </w:r>
      <w:proofErr w:type="gramStart"/>
      <w:r w:rsidR="00E12138">
        <w:rPr>
          <w:b/>
          <w:bCs/>
          <w:i/>
          <w:iCs/>
          <w:sz w:val="22"/>
          <w:szCs w:val="22"/>
        </w:rPr>
        <w:t>collectively only</w:t>
      </w:r>
      <w:proofErr w:type="gramEnd"/>
      <w:r w:rsidR="00E12138">
        <w:rPr>
          <w:b/>
          <w:bCs/>
          <w:i/>
          <w:iCs/>
          <w:sz w:val="22"/>
          <w:szCs w:val="22"/>
        </w:rPr>
        <w:t xml:space="preserve"> generate about </w:t>
      </w:r>
      <w:del w:id="1136" w:author="Michael Flynn" w:date="2025-10-21T12:19:00Z" w16du:dateUtc="2025-10-21T17:19:00Z">
        <w:r w:rsidR="00E12138" w:rsidDel="007E17EB">
          <w:rPr>
            <w:b/>
            <w:bCs/>
            <w:i/>
            <w:iCs/>
            <w:sz w:val="22"/>
            <w:szCs w:val="22"/>
          </w:rPr>
          <w:delText>$</w:delText>
        </w:r>
      </w:del>
      <w:r w:rsidR="00E12138">
        <w:rPr>
          <w:b/>
          <w:bCs/>
          <w:i/>
          <w:iCs/>
          <w:sz w:val="22"/>
          <w:szCs w:val="22"/>
        </w:rPr>
        <w:t>3</w:t>
      </w:r>
      <w:del w:id="1137" w:author="Michael Flynn" w:date="2025-10-20T15:33:00Z" w16du:dateUtc="2025-10-20T20:33:00Z">
        <w:r w:rsidR="00E12138" w:rsidDel="00D00308">
          <w:rPr>
            <w:b/>
            <w:bCs/>
            <w:i/>
            <w:iCs/>
            <w:sz w:val="22"/>
            <w:szCs w:val="22"/>
          </w:rPr>
          <w:delText>0</w:delText>
        </w:r>
      </w:del>
      <w:r w:rsidR="00E12138">
        <w:rPr>
          <w:b/>
          <w:bCs/>
          <w:i/>
          <w:iCs/>
          <w:sz w:val="22"/>
          <w:szCs w:val="22"/>
        </w:rPr>
        <w:t>0,000,000</w:t>
      </w:r>
      <w:ins w:id="1138" w:author="Michael Flynn" w:date="2025-10-21T12:19:00Z" w16du:dateUtc="2025-10-21T17:19:00Z">
        <w:r w:rsidR="007E17EB">
          <w:rPr>
            <w:b/>
            <w:bCs/>
            <w:i/>
            <w:iCs/>
            <w:sz w:val="22"/>
            <w:szCs w:val="22"/>
          </w:rPr>
          <w:t xml:space="preserve"> USD</w:t>
        </w:r>
      </w:ins>
      <w:r w:rsidR="00E12138">
        <w:rPr>
          <w:b/>
          <w:bCs/>
          <w:i/>
          <w:iCs/>
          <w:sz w:val="22"/>
          <w:szCs w:val="22"/>
        </w:rPr>
        <w:t xml:space="preserve"> in </w:t>
      </w:r>
      <w:ins w:id="1139" w:author="Michael Flynn" w:date="2025-10-20T17:15:00Z" w16du:dateUtc="2025-10-20T22:15:00Z">
        <w:r w:rsidR="003D17FE">
          <w:rPr>
            <w:b/>
            <w:bCs/>
            <w:i/>
            <w:iCs/>
            <w:sz w:val="22"/>
            <w:szCs w:val="22"/>
          </w:rPr>
          <w:t xml:space="preserve">electric </w:t>
        </w:r>
      </w:ins>
      <w:r w:rsidR="00E12138">
        <w:rPr>
          <w:b/>
          <w:bCs/>
          <w:i/>
          <w:iCs/>
          <w:sz w:val="22"/>
          <w:szCs w:val="22"/>
        </w:rPr>
        <w:t>power per year, leading policymakers to question the benefits of upgrades.</w:t>
      </w:r>
    </w:p>
    <w:p w14:paraId="28A4B2CF" w14:textId="67DC38F2" w:rsidR="006B2ED5" w:rsidRDefault="006B2ED5" w:rsidP="00F81EC4">
      <w:pPr>
        <w:spacing w:line="240" w:lineRule="auto"/>
        <w:rPr>
          <w:b/>
          <w:bCs/>
          <w:sz w:val="22"/>
          <w:szCs w:val="22"/>
        </w:rPr>
      </w:pPr>
      <w:r w:rsidRPr="00191210">
        <w:rPr>
          <w:b/>
          <w:bCs/>
          <w:sz w:val="22"/>
          <w:szCs w:val="22"/>
          <w:highlight w:val="yellow"/>
        </w:rPr>
        <w:lastRenderedPageBreak/>
        <w:t>MV Question #1 NO SKIPPING</w:t>
      </w:r>
      <w:del w:id="1140" w:author="Michael Flynn" w:date="2025-10-21T12:20:00Z" w16du:dateUtc="2025-10-21T17:20:00Z">
        <w:r w:rsidRPr="00191210" w:rsidDel="00D31183">
          <w:rPr>
            <w:b/>
            <w:bCs/>
            <w:sz w:val="22"/>
            <w:szCs w:val="22"/>
            <w:highlight w:val="yellow"/>
          </w:rPr>
          <w:delText xml:space="preserve"> </w:delText>
        </w:r>
      </w:del>
      <w:r w:rsidRPr="00191210">
        <w:rPr>
          <w:b/>
          <w:bCs/>
          <w:sz w:val="22"/>
          <w:szCs w:val="22"/>
          <w:highlight w:val="yellow"/>
        </w:rPr>
        <w:t>,</w:t>
      </w:r>
      <w:ins w:id="1141" w:author="Michael Flynn" w:date="2025-10-21T12:20:00Z" w16du:dateUtc="2025-10-21T17:20:00Z">
        <w:r w:rsidR="00D31183">
          <w:rPr>
            <w:b/>
            <w:bCs/>
            <w:sz w:val="22"/>
            <w:szCs w:val="22"/>
            <w:highlight w:val="yellow"/>
          </w:rPr>
          <w:t xml:space="preserve"> </w:t>
        </w:r>
      </w:ins>
      <w:r w:rsidRPr="00191210">
        <w:rPr>
          <w:b/>
          <w:bCs/>
          <w:sz w:val="22"/>
          <w:szCs w:val="22"/>
          <w:highlight w:val="yellow"/>
        </w:rPr>
        <w:t>RANDOMIZE ANSWERS</w:t>
      </w:r>
    </w:p>
    <w:p w14:paraId="3F998F49" w14:textId="5E3B807C" w:rsidR="006B2ED5" w:rsidRDefault="006B2ED5" w:rsidP="00F81EC4">
      <w:pPr>
        <w:spacing w:line="240" w:lineRule="auto"/>
        <w:rPr>
          <w:b/>
          <w:bCs/>
          <w:sz w:val="22"/>
          <w:szCs w:val="22"/>
        </w:rPr>
      </w:pPr>
      <w:r>
        <w:rPr>
          <w:b/>
          <w:bCs/>
          <w:sz w:val="22"/>
          <w:szCs w:val="22"/>
        </w:rPr>
        <w:t>According to the preceding paragraph, what percentage of power do hydroelectric dams supply in North America?</w:t>
      </w:r>
    </w:p>
    <w:p w14:paraId="763F177E" w14:textId="3EB07AF6" w:rsidR="006B2ED5" w:rsidRDefault="006B2ED5" w:rsidP="006B2ED5">
      <w:pPr>
        <w:pStyle w:val="ListParagraph"/>
        <w:numPr>
          <w:ilvl w:val="0"/>
          <w:numId w:val="12"/>
        </w:numPr>
        <w:spacing w:line="240" w:lineRule="auto"/>
        <w:rPr>
          <w:b/>
          <w:bCs/>
          <w:sz w:val="22"/>
          <w:szCs w:val="22"/>
        </w:rPr>
      </w:pPr>
      <w:r>
        <w:rPr>
          <w:b/>
          <w:bCs/>
          <w:sz w:val="22"/>
          <w:szCs w:val="22"/>
        </w:rPr>
        <w:t>2%</w:t>
      </w:r>
    </w:p>
    <w:p w14:paraId="65E8AD2C" w14:textId="0F13A036" w:rsidR="006B2ED5" w:rsidRPr="00191210" w:rsidRDefault="001060D4" w:rsidP="006B2ED5">
      <w:pPr>
        <w:pStyle w:val="ListParagraph"/>
        <w:numPr>
          <w:ilvl w:val="0"/>
          <w:numId w:val="12"/>
        </w:numPr>
        <w:spacing w:line="240" w:lineRule="auto"/>
        <w:rPr>
          <w:b/>
          <w:bCs/>
          <w:sz w:val="22"/>
          <w:szCs w:val="22"/>
          <w:highlight w:val="yellow"/>
        </w:rPr>
      </w:pPr>
      <w:ins w:id="1142" w:author="Michael Flynn" w:date="2025-10-20T17:22:00Z" w16du:dateUtc="2025-10-20T22:22:00Z">
        <w:r>
          <w:rPr>
            <w:b/>
            <w:bCs/>
            <w:sz w:val="22"/>
            <w:szCs w:val="22"/>
            <w:highlight w:val="yellow"/>
          </w:rPr>
          <w:t>6</w:t>
        </w:r>
      </w:ins>
      <w:del w:id="1143" w:author="Michael Flynn" w:date="2025-10-20T17:22:00Z" w16du:dateUtc="2025-10-20T22:22:00Z">
        <w:r w:rsidR="006B2ED5" w:rsidRPr="00191210" w:rsidDel="001060D4">
          <w:rPr>
            <w:b/>
            <w:bCs/>
            <w:sz w:val="22"/>
            <w:szCs w:val="22"/>
            <w:highlight w:val="yellow"/>
          </w:rPr>
          <w:delText>5</w:delText>
        </w:r>
      </w:del>
      <w:r w:rsidR="006B2ED5" w:rsidRPr="00191210">
        <w:rPr>
          <w:b/>
          <w:bCs/>
          <w:sz w:val="22"/>
          <w:szCs w:val="22"/>
          <w:highlight w:val="yellow"/>
        </w:rPr>
        <w:t>%</w:t>
      </w:r>
    </w:p>
    <w:p w14:paraId="20CE9171" w14:textId="5CEC3D09" w:rsidR="006B2ED5" w:rsidRDefault="006B2ED5" w:rsidP="006B2ED5">
      <w:pPr>
        <w:pStyle w:val="ListParagraph"/>
        <w:numPr>
          <w:ilvl w:val="0"/>
          <w:numId w:val="12"/>
        </w:numPr>
        <w:spacing w:line="240" w:lineRule="auto"/>
        <w:rPr>
          <w:b/>
          <w:bCs/>
          <w:sz w:val="22"/>
          <w:szCs w:val="22"/>
        </w:rPr>
      </w:pPr>
      <w:r>
        <w:rPr>
          <w:b/>
          <w:bCs/>
          <w:sz w:val="22"/>
          <w:szCs w:val="22"/>
        </w:rPr>
        <w:t>10%</w:t>
      </w:r>
    </w:p>
    <w:p w14:paraId="00C57E49" w14:textId="530D027F" w:rsidR="006B2ED5" w:rsidRDefault="006B2ED5" w:rsidP="006B2ED5">
      <w:pPr>
        <w:pStyle w:val="ListParagraph"/>
        <w:numPr>
          <w:ilvl w:val="0"/>
          <w:numId w:val="12"/>
        </w:numPr>
        <w:spacing w:line="240" w:lineRule="auto"/>
        <w:rPr>
          <w:b/>
          <w:bCs/>
          <w:sz w:val="22"/>
          <w:szCs w:val="22"/>
        </w:rPr>
      </w:pPr>
      <w:r>
        <w:rPr>
          <w:b/>
          <w:bCs/>
          <w:sz w:val="22"/>
          <w:szCs w:val="22"/>
        </w:rPr>
        <w:t>28%</w:t>
      </w:r>
    </w:p>
    <w:p w14:paraId="2636A1BF" w14:textId="01944EEF" w:rsidR="006B2ED5" w:rsidRDefault="006B2ED5" w:rsidP="006B2ED5">
      <w:pPr>
        <w:pStyle w:val="ListParagraph"/>
        <w:numPr>
          <w:ilvl w:val="0"/>
          <w:numId w:val="12"/>
        </w:numPr>
        <w:spacing w:line="240" w:lineRule="auto"/>
        <w:rPr>
          <w:b/>
          <w:bCs/>
          <w:sz w:val="22"/>
          <w:szCs w:val="22"/>
        </w:rPr>
      </w:pPr>
      <w:r>
        <w:rPr>
          <w:b/>
          <w:bCs/>
          <w:sz w:val="22"/>
          <w:szCs w:val="22"/>
        </w:rPr>
        <w:t>40%</w:t>
      </w:r>
    </w:p>
    <w:p w14:paraId="3E04DD7A" w14:textId="77777777" w:rsidR="009F71E3" w:rsidRDefault="009F71E3" w:rsidP="009F71E3">
      <w:pPr>
        <w:spacing w:line="240" w:lineRule="auto"/>
        <w:rPr>
          <w:b/>
          <w:bCs/>
          <w:sz w:val="22"/>
          <w:szCs w:val="22"/>
        </w:rPr>
      </w:pPr>
    </w:p>
    <w:p w14:paraId="656B5C7B" w14:textId="6331B137" w:rsidR="009F71E3" w:rsidRDefault="009F71E3" w:rsidP="009F71E3">
      <w:pPr>
        <w:spacing w:line="240" w:lineRule="auto"/>
        <w:rPr>
          <w:b/>
          <w:bCs/>
          <w:sz w:val="22"/>
          <w:szCs w:val="22"/>
        </w:rPr>
      </w:pPr>
      <w:r>
        <w:rPr>
          <w:b/>
          <w:bCs/>
          <w:sz w:val="22"/>
          <w:szCs w:val="22"/>
        </w:rPr>
        <w:t>MV Question #2</w:t>
      </w:r>
    </w:p>
    <w:p w14:paraId="251A6112" w14:textId="62D8F357" w:rsidR="009F71E3" w:rsidRDefault="009F71E3" w:rsidP="009F71E3">
      <w:pPr>
        <w:spacing w:line="240" w:lineRule="auto"/>
        <w:rPr>
          <w:b/>
          <w:bCs/>
          <w:sz w:val="22"/>
          <w:szCs w:val="22"/>
        </w:rPr>
      </w:pPr>
      <w:r>
        <w:rPr>
          <w:b/>
          <w:bCs/>
          <w:sz w:val="22"/>
          <w:szCs w:val="22"/>
        </w:rPr>
        <w:t>According to the preceding paragraph, most of the hydroelectric dams in North America are older than</w:t>
      </w:r>
    </w:p>
    <w:p w14:paraId="08A5F477" w14:textId="0537AB7C" w:rsidR="009F71E3" w:rsidRPr="00191210" w:rsidRDefault="009F71E3" w:rsidP="009F71E3">
      <w:pPr>
        <w:pStyle w:val="ListParagraph"/>
        <w:numPr>
          <w:ilvl w:val="0"/>
          <w:numId w:val="13"/>
        </w:numPr>
        <w:spacing w:line="240" w:lineRule="auto"/>
        <w:rPr>
          <w:b/>
          <w:bCs/>
          <w:sz w:val="22"/>
          <w:szCs w:val="22"/>
          <w:highlight w:val="yellow"/>
        </w:rPr>
      </w:pPr>
      <w:r w:rsidRPr="00191210">
        <w:rPr>
          <w:b/>
          <w:bCs/>
          <w:sz w:val="22"/>
          <w:szCs w:val="22"/>
          <w:highlight w:val="yellow"/>
        </w:rPr>
        <w:t>50 years</w:t>
      </w:r>
    </w:p>
    <w:p w14:paraId="36D3FEEE" w14:textId="4EDA685D" w:rsidR="009F71E3" w:rsidRDefault="009F71E3" w:rsidP="009F71E3">
      <w:pPr>
        <w:pStyle w:val="ListParagraph"/>
        <w:numPr>
          <w:ilvl w:val="0"/>
          <w:numId w:val="13"/>
        </w:numPr>
        <w:spacing w:line="240" w:lineRule="auto"/>
        <w:rPr>
          <w:b/>
          <w:bCs/>
          <w:sz w:val="22"/>
          <w:szCs w:val="22"/>
        </w:rPr>
      </w:pPr>
      <w:r>
        <w:rPr>
          <w:b/>
          <w:bCs/>
          <w:sz w:val="22"/>
          <w:szCs w:val="22"/>
        </w:rPr>
        <w:t>15 years</w:t>
      </w:r>
    </w:p>
    <w:p w14:paraId="6CD8041D" w14:textId="46547B3A" w:rsidR="009F71E3" w:rsidRDefault="009F71E3" w:rsidP="009F71E3">
      <w:pPr>
        <w:pStyle w:val="ListParagraph"/>
        <w:numPr>
          <w:ilvl w:val="0"/>
          <w:numId w:val="13"/>
        </w:numPr>
        <w:spacing w:line="240" w:lineRule="auto"/>
        <w:rPr>
          <w:b/>
          <w:bCs/>
          <w:sz w:val="22"/>
          <w:szCs w:val="22"/>
        </w:rPr>
      </w:pPr>
      <w:r>
        <w:rPr>
          <w:b/>
          <w:bCs/>
          <w:sz w:val="22"/>
          <w:szCs w:val="22"/>
        </w:rPr>
        <w:t>70 years</w:t>
      </w:r>
    </w:p>
    <w:p w14:paraId="5181EF28" w14:textId="72C389A1" w:rsidR="009F71E3" w:rsidRDefault="009F71E3" w:rsidP="009F71E3">
      <w:pPr>
        <w:pStyle w:val="ListParagraph"/>
        <w:numPr>
          <w:ilvl w:val="0"/>
          <w:numId w:val="13"/>
        </w:numPr>
        <w:spacing w:line="240" w:lineRule="auto"/>
        <w:rPr>
          <w:b/>
          <w:bCs/>
          <w:sz w:val="22"/>
          <w:szCs w:val="22"/>
        </w:rPr>
      </w:pPr>
      <w:r>
        <w:rPr>
          <w:b/>
          <w:bCs/>
          <w:sz w:val="22"/>
          <w:szCs w:val="22"/>
        </w:rPr>
        <w:t>100 years</w:t>
      </w:r>
    </w:p>
    <w:p w14:paraId="0801A9F8" w14:textId="16E3FD1E" w:rsidR="009F71E3" w:rsidRDefault="009F71E3" w:rsidP="009F71E3">
      <w:pPr>
        <w:pStyle w:val="ListParagraph"/>
        <w:numPr>
          <w:ilvl w:val="0"/>
          <w:numId w:val="13"/>
        </w:numPr>
        <w:spacing w:line="240" w:lineRule="auto"/>
        <w:rPr>
          <w:b/>
          <w:bCs/>
          <w:sz w:val="22"/>
          <w:szCs w:val="22"/>
        </w:rPr>
      </w:pPr>
      <w:r>
        <w:rPr>
          <w:b/>
          <w:bCs/>
          <w:sz w:val="22"/>
          <w:szCs w:val="22"/>
        </w:rPr>
        <w:t>120 years</w:t>
      </w:r>
    </w:p>
    <w:p w14:paraId="526C035C" w14:textId="12A8F002" w:rsidR="006F6519" w:rsidRDefault="006F6519" w:rsidP="006F6519">
      <w:pPr>
        <w:spacing w:line="240" w:lineRule="auto"/>
        <w:rPr>
          <w:b/>
          <w:bCs/>
          <w:sz w:val="22"/>
          <w:szCs w:val="22"/>
        </w:rPr>
      </w:pPr>
      <w:r>
        <w:rPr>
          <w:b/>
          <w:bCs/>
          <w:sz w:val="22"/>
          <w:szCs w:val="22"/>
        </w:rPr>
        <w:t>MV Question #3</w:t>
      </w:r>
    </w:p>
    <w:p w14:paraId="603BA0B4" w14:textId="499AA6AA" w:rsidR="006F6519" w:rsidRDefault="006F6519" w:rsidP="006F6519">
      <w:pPr>
        <w:spacing w:line="240" w:lineRule="auto"/>
        <w:rPr>
          <w:b/>
          <w:bCs/>
          <w:sz w:val="22"/>
          <w:szCs w:val="22"/>
        </w:rPr>
      </w:pPr>
      <w:r>
        <w:rPr>
          <w:b/>
          <w:bCs/>
          <w:sz w:val="22"/>
          <w:szCs w:val="22"/>
        </w:rPr>
        <w:t>According to the preceding paragraph, North American hydroelectric dams generate how much power per year?</w:t>
      </w:r>
    </w:p>
    <w:p w14:paraId="4193BECF" w14:textId="1FF3D3BC" w:rsidR="006F6519" w:rsidRDefault="006F6519" w:rsidP="006F6519">
      <w:pPr>
        <w:pStyle w:val="ListParagraph"/>
        <w:numPr>
          <w:ilvl w:val="0"/>
          <w:numId w:val="14"/>
        </w:numPr>
        <w:spacing w:line="240" w:lineRule="auto"/>
        <w:rPr>
          <w:b/>
          <w:bCs/>
          <w:sz w:val="22"/>
          <w:szCs w:val="22"/>
        </w:rPr>
      </w:pPr>
      <w:del w:id="1144" w:author="Michael Flynn" w:date="2025-10-21T12:19:00Z" w16du:dateUtc="2025-10-21T17:19:00Z">
        <w:r w:rsidDel="003700CB">
          <w:rPr>
            <w:b/>
            <w:bCs/>
            <w:sz w:val="22"/>
            <w:szCs w:val="22"/>
          </w:rPr>
          <w:delText>$</w:delText>
        </w:r>
      </w:del>
      <w:r>
        <w:rPr>
          <w:b/>
          <w:bCs/>
          <w:sz w:val="22"/>
          <w:szCs w:val="22"/>
        </w:rPr>
        <w:t>50,000</w:t>
      </w:r>
      <w:ins w:id="1145" w:author="Michael Flynn" w:date="2025-10-21T12:19:00Z" w16du:dateUtc="2025-10-21T17:19:00Z">
        <w:r w:rsidR="003700CB">
          <w:rPr>
            <w:b/>
            <w:bCs/>
            <w:sz w:val="22"/>
            <w:szCs w:val="22"/>
          </w:rPr>
          <w:t xml:space="preserve"> USD</w:t>
        </w:r>
      </w:ins>
    </w:p>
    <w:p w14:paraId="3605AA59" w14:textId="42580112" w:rsidR="006F6519" w:rsidRDefault="006F6519" w:rsidP="006F6519">
      <w:pPr>
        <w:pStyle w:val="ListParagraph"/>
        <w:numPr>
          <w:ilvl w:val="0"/>
          <w:numId w:val="14"/>
        </w:numPr>
        <w:spacing w:line="240" w:lineRule="auto"/>
        <w:rPr>
          <w:b/>
          <w:bCs/>
          <w:sz w:val="22"/>
          <w:szCs w:val="22"/>
        </w:rPr>
      </w:pPr>
      <w:del w:id="1146" w:author="Michael Flynn" w:date="2025-10-21T12:20:00Z" w16du:dateUtc="2025-10-21T17:20:00Z">
        <w:r w:rsidDel="003700CB">
          <w:rPr>
            <w:b/>
            <w:bCs/>
            <w:sz w:val="22"/>
            <w:szCs w:val="22"/>
          </w:rPr>
          <w:delText>$</w:delText>
        </w:r>
      </w:del>
      <w:r>
        <w:rPr>
          <w:b/>
          <w:bCs/>
          <w:sz w:val="22"/>
          <w:szCs w:val="22"/>
        </w:rPr>
        <w:t>100,000</w:t>
      </w:r>
      <w:ins w:id="1147" w:author="Michael Flynn" w:date="2025-10-21T12:20:00Z" w16du:dateUtc="2025-10-21T17:20:00Z">
        <w:r w:rsidR="003700CB">
          <w:rPr>
            <w:b/>
            <w:bCs/>
            <w:sz w:val="22"/>
            <w:szCs w:val="22"/>
          </w:rPr>
          <w:t xml:space="preserve"> USD</w:t>
        </w:r>
      </w:ins>
    </w:p>
    <w:p w14:paraId="53B083F2" w14:textId="763C6CC0" w:rsidR="006F6519" w:rsidRDefault="00AF5ADB" w:rsidP="006F6519">
      <w:pPr>
        <w:pStyle w:val="ListParagraph"/>
        <w:numPr>
          <w:ilvl w:val="0"/>
          <w:numId w:val="14"/>
        </w:numPr>
        <w:spacing w:line="240" w:lineRule="auto"/>
        <w:rPr>
          <w:b/>
          <w:bCs/>
          <w:sz w:val="22"/>
          <w:szCs w:val="22"/>
        </w:rPr>
      </w:pPr>
      <w:del w:id="1148" w:author="Michael Flynn" w:date="2025-10-21T12:20:00Z" w16du:dateUtc="2025-10-21T17:20:00Z">
        <w:r w:rsidDel="003700CB">
          <w:rPr>
            <w:b/>
            <w:bCs/>
            <w:sz w:val="22"/>
            <w:szCs w:val="22"/>
          </w:rPr>
          <w:delText>$</w:delText>
        </w:r>
      </w:del>
      <w:r>
        <w:rPr>
          <w:b/>
          <w:bCs/>
          <w:sz w:val="22"/>
          <w:szCs w:val="22"/>
        </w:rPr>
        <w:t>5,000,000</w:t>
      </w:r>
      <w:ins w:id="1149" w:author="Michael Flynn" w:date="2025-10-21T12:20:00Z" w16du:dateUtc="2025-10-21T17:20:00Z">
        <w:r w:rsidR="003700CB">
          <w:rPr>
            <w:b/>
            <w:bCs/>
            <w:sz w:val="22"/>
            <w:szCs w:val="22"/>
          </w:rPr>
          <w:t xml:space="preserve"> USD</w:t>
        </w:r>
      </w:ins>
    </w:p>
    <w:p w14:paraId="7E28A7F1" w14:textId="20A498C5" w:rsidR="002F02E9" w:rsidRPr="00191210" w:rsidRDefault="002F02E9" w:rsidP="002F02E9">
      <w:pPr>
        <w:pStyle w:val="ListParagraph"/>
        <w:numPr>
          <w:ilvl w:val="0"/>
          <w:numId w:val="14"/>
        </w:numPr>
        <w:spacing w:line="240" w:lineRule="auto"/>
        <w:rPr>
          <w:ins w:id="1150" w:author="Michael Flynn" w:date="2025-10-20T17:22:00Z" w16du:dateUtc="2025-10-20T22:22:00Z"/>
          <w:b/>
          <w:bCs/>
          <w:sz w:val="22"/>
          <w:szCs w:val="22"/>
          <w:highlight w:val="yellow"/>
        </w:rPr>
      </w:pPr>
      <w:ins w:id="1151" w:author="Michael Flynn" w:date="2025-10-20T17:22:00Z" w16du:dateUtc="2025-10-20T22:22:00Z">
        <w:r w:rsidRPr="00191210">
          <w:rPr>
            <w:b/>
            <w:bCs/>
            <w:sz w:val="22"/>
            <w:szCs w:val="22"/>
            <w:highlight w:val="yellow"/>
          </w:rPr>
          <w:t>30,000,000</w:t>
        </w:r>
      </w:ins>
      <w:ins w:id="1152" w:author="Michael Flynn" w:date="2025-10-21T12:20:00Z" w16du:dateUtc="2025-10-21T17:20:00Z">
        <w:r w:rsidR="003700CB">
          <w:rPr>
            <w:b/>
            <w:bCs/>
            <w:sz w:val="22"/>
            <w:szCs w:val="22"/>
            <w:highlight w:val="yellow"/>
          </w:rPr>
          <w:t xml:space="preserve"> USD</w:t>
        </w:r>
      </w:ins>
    </w:p>
    <w:p w14:paraId="3BA57ED5" w14:textId="2CE4581E" w:rsidR="00AF5ADB" w:rsidRDefault="00AF5ADB" w:rsidP="006F6519">
      <w:pPr>
        <w:pStyle w:val="ListParagraph"/>
        <w:numPr>
          <w:ilvl w:val="0"/>
          <w:numId w:val="14"/>
        </w:numPr>
        <w:spacing w:line="240" w:lineRule="auto"/>
        <w:rPr>
          <w:b/>
          <w:bCs/>
          <w:sz w:val="22"/>
          <w:szCs w:val="22"/>
        </w:rPr>
      </w:pPr>
      <w:del w:id="1153" w:author="Michael Flynn" w:date="2025-10-21T12:20:00Z" w16du:dateUtc="2025-10-21T17:20:00Z">
        <w:r w:rsidDel="003700CB">
          <w:rPr>
            <w:b/>
            <w:bCs/>
            <w:sz w:val="22"/>
            <w:szCs w:val="22"/>
          </w:rPr>
          <w:delText>$</w:delText>
        </w:r>
      </w:del>
      <w:r>
        <w:rPr>
          <w:b/>
          <w:bCs/>
          <w:sz w:val="22"/>
          <w:szCs w:val="22"/>
        </w:rPr>
        <w:t>200,000,000</w:t>
      </w:r>
      <w:ins w:id="1154" w:author="Michael Flynn" w:date="2025-10-21T12:20:00Z" w16du:dateUtc="2025-10-21T17:20:00Z">
        <w:r w:rsidR="003700CB">
          <w:rPr>
            <w:b/>
            <w:bCs/>
            <w:sz w:val="22"/>
            <w:szCs w:val="22"/>
          </w:rPr>
          <w:t xml:space="preserve"> USD</w:t>
        </w:r>
      </w:ins>
    </w:p>
    <w:p w14:paraId="4C020B86" w14:textId="4AAA3194" w:rsidR="00AF5ADB" w:rsidDel="00872DFE" w:rsidRDefault="00AF5ADB" w:rsidP="00F81EC4">
      <w:pPr>
        <w:spacing w:line="240" w:lineRule="auto"/>
        <w:rPr>
          <w:del w:id="1155" w:author="Michael Flynn" w:date="2025-10-20T17:22:00Z" w16du:dateUtc="2025-10-20T22:22:00Z"/>
          <w:b/>
          <w:bCs/>
          <w:sz w:val="22"/>
          <w:szCs w:val="22"/>
          <w:highlight w:val="yellow"/>
        </w:rPr>
      </w:pPr>
      <w:del w:id="1156" w:author="Michael Flynn" w:date="2025-10-20T17:22:00Z" w16du:dateUtc="2025-10-20T22:22:00Z">
        <w:r w:rsidRPr="00191210" w:rsidDel="002F02E9">
          <w:rPr>
            <w:b/>
            <w:bCs/>
            <w:sz w:val="22"/>
            <w:szCs w:val="22"/>
            <w:highlight w:val="yellow"/>
          </w:rPr>
          <w:delText>$3</w:delText>
        </w:r>
        <w:r w:rsidRPr="00191210" w:rsidDel="005B4BBE">
          <w:rPr>
            <w:b/>
            <w:bCs/>
            <w:sz w:val="22"/>
            <w:szCs w:val="22"/>
            <w:highlight w:val="yellow"/>
          </w:rPr>
          <w:delText>0</w:delText>
        </w:r>
        <w:r w:rsidRPr="00191210" w:rsidDel="002F02E9">
          <w:rPr>
            <w:b/>
            <w:bCs/>
            <w:sz w:val="22"/>
            <w:szCs w:val="22"/>
            <w:highlight w:val="yellow"/>
          </w:rPr>
          <w:delText>0,000,000</w:delText>
        </w:r>
      </w:del>
    </w:p>
    <w:p w14:paraId="0AC3EE45" w14:textId="77777777" w:rsidR="00872DFE" w:rsidRPr="00872DFE" w:rsidRDefault="00872DFE">
      <w:pPr>
        <w:spacing w:line="240" w:lineRule="auto"/>
        <w:rPr>
          <w:ins w:id="1157" w:author="Michael Flynn" w:date="2025-10-22T11:55:00Z" w16du:dateUtc="2025-10-22T16:55:00Z"/>
          <w:b/>
          <w:bCs/>
          <w:sz w:val="22"/>
          <w:szCs w:val="22"/>
          <w:highlight w:val="yellow"/>
          <w:rPrChange w:id="1158" w:author="Michael Flynn" w:date="2025-10-22T11:55:00Z" w16du:dateUtc="2025-10-22T16:55:00Z">
            <w:rPr>
              <w:ins w:id="1159" w:author="Michael Flynn" w:date="2025-10-22T11:55:00Z" w16du:dateUtc="2025-10-22T16:55:00Z"/>
              <w:highlight w:val="yellow"/>
            </w:rPr>
          </w:rPrChange>
        </w:rPr>
        <w:pPrChange w:id="1160" w:author="Michael Flynn" w:date="2025-10-22T11:55:00Z" w16du:dateUtc="2025-10-22T16:55:00Z">
          <w:pPr>
            <w:pStyle w:val="ListParagraph"/>
            <w:numPr>
              <w:numId w:val="14"/>
            </w:numPr>
            <w:spacing w:line="240" w:lineRule="auto"/>
            <w:ind w:hanging="360"/>
          </w:pPr>
        </w:pPrChange>
      </w:pPr>
    </w:p>
    <w:p w14:paraId="7EBB389D" w14:textId="0B7D6939" w:rsidR="003F3BD1" w:rsidRPr="006A7486" w:rsidRDefault="00885FAC" w:rsidP="00F81EC4">
      <w:pPr>
        <w:spacing w:line="240" w:lineRule="auto"/>
        <w:rPr>
          <w:b/>
          <w:bCs/>
          <w:sz w:val="22"/>
          <w:szCs w:val="22"/>
        </w:rPr>
      </w:pPr>
      <w:commentRangeStart w:id="1161"/>
      <w:commentRangeStart w:id="1162"/>
      <w:r w:rsidRPr="006A7486">
        <w:rPr>
          <w:b/>
          <w:bCs/>
          <w:sz w:val="22"/>
          <w:szCs w:val="22"/>
        </w:rPr>
        <w:t xml:space="preserve">BLOCK </w:t>
      </w:r>
      <w:r w:rsidR="00145C03">
        <w:rPr>
          <w:b/>
          <w:bCs/>
          <w:sz w:val="22"/>
          <w:szCs w:val="22"/>
        </w:rPr>
        <w:t>3</w:t>
      </w:r>
      <w:r w:rsidRPr="006A7486">
        <w:rPr>
          <w:b/>
          <w:bCs/>
          <w:sz w:val="22"/>
          <w:szCs w:val="22"/>
        </w:rPr>
        <w:t xml:space="preserve">: </w:t>
      </w:r>
      <w:r w:rsidR="003F3BD1" w:rsidRPr="006A7486">
        <w:rPr>
          <w:b/>
          <w:bCs/>
          <w:sz w:val="22"/>
          <w:szCs w:val="22"/>
        </w:rPr>
        <w:t>Conjoint Experiment Options</w:t>
      </w:r>
      <w:commentRangeEnd w:id="1161"/>
      <w:r w:rsidR="00BF433C">
        <w:rPr>
          <w:rStyle w:val="CommentReference"/>
          <w:rFonts w:eastAsiaTheme="minorEastAsia"/>
          <w:kern w:val="0"/>
          <w14:ligatures w14:val="none"/>
        </w:rPr>
        <w:commentReference w:id="1161"/>
      </w:r>
      <w:commentRangeEnd w:id="1162"/>
      <w:r w:rsidR="004E62C0">
        <w:rPr>
          <w:rStyle w:val="CommentReference"/>
          <w:rFonts w:eastAsiaTheme="minorEastAsia"/>
          <w:kern w:val="0"/>
          <w14:ligatures w14:val="none"/>
        </w:rPr>
        <w:commentReference w:id="1162"/>
      </w:r>
    </w:p>
    <w:p w14:paraId="6923AEF3" w14:textId="58E906EB" w:rsidR="00D51D3C" w:rsidRPr="006A7486" w:rsidRDefault="00D51D3C" w:rsidP="00F81EC4">
      <w:pPr>
        <w:spacing w:line="240" w:lineRule="auto"/>
        <w:rPr>
          <w:sz w:val="22"/>
          <w:szCs w:val="22"/>
        </w:rPr>
      </w:pPr>
      <w:r w:rsidRPr="006A7486">
        <w:rPr>
          <w:sz w:val="22"/>
          <w:szCs w:val="22"/>
        </w:rPr>
        <w:t>Countries:</w:t>
      </w:r>
    </w:p>
    <w:p w14:paraId="3CD0428F" w14:textId="5CC1A01E" w:rsidR="00D51D3C" w:rsidRPr="006A7486" w:rsidRDefault="00D51D3C" w:rsidP="00F81EC4">
      <w:pPr>
        <w:pStyle w:val="ListParagraph"/>
        <w:numPr>
          <w:ilvl w:val="0"/>
          <w:numId w:val="2"/>
        </w:numPr>
        <w:spacing w:line="240" w:lineRule="auto"/>
        <w:rPr>
          <w:sz w:val="22"/>
          <w:szCs w:val="22"/>
        </w:rPr>
      </w:pPr>
      <w:r w:rsidRPr="006A7486">
        <w:rPr>
          <w:sz w:val="22"/>
          <w:szCs w:val="22"/>
        </w:rPr>
        <w:t>United States</w:t>
      </w:r>
    </w:p>
    <w:p w14:paraId="29E66542" w14:textId="4827607D" w:rsidR="00D51D3C" w:rsidRPr="006A7486" w:rsidRDefault="00D51D3C" w:rsidP="00F81EC4">
      <w:pPr>
        <w:pStyle w:val="ListParagraph"/>
        <w:numPr>
          <w:ilvl w:val="0"/>
          <w:numId w:val="2"/>
        </w:numPr>
        <w:spacing w:line="240" w:lineRule="auto"/>
        <w:rPr>
          <w:sz w:val="22"/>
          <w:szCs w:val="22"/>
        </w:rPr>
      </w:pPr>
      <w:r w:rsidRPr="006A7486">
        <w:rPr>
          <w:sz w:val="22"/>
          <w:szCs w:val="22"/>
        </w:rPr>
        <w:t>United Kingdom</w:t>
      </w:r>
    </w:p>
    <w:p w14:paraId="7DFC4F7B" w14:textId="10B77FF7" w:rsidR="00D51D3C" w:rsidRPr="006A7486" w:rsidRDefault="00D51D3C" w:rsidP="00F81EC4">
      <w:pPr>
        <w:pStyle w:val="ListParagraph"/>
        <w:numPr>
          <w:ilvl w:val="0"/>
          <w:numId w:val="2"/>
        </w:numPr>
        <w:spacing w:line="240" w:lineRule="auto"/>
        <w:rPr>
          <w:sz w:val="22"/>
          <w:szCs w:val="22"/>
        </w:rPr>
      </w:pPr>
      <w:r w:rsidRPr="006A7486">
        <w:rPr>
          <w:sz w:val="22"/>
          <w:szCs w:val="22"/>
        </w:rPr>
        <w:t>Canada</w:t>
      </w:r>
    </w:p>
    <w:p w14:paraId="0D31D58B" w14:textId="3DF1739A" w:rsidR="00D51D3C" w:rsidRPr="006A7486" w:rsidRDefault="00D51D3C" w:rsidP="00F81EC4">
      <w:pPr>
        <w:pStyle w:val="ListParagraph"/>
        <w:numPr>
          <w:ilvl w:val="0"/>
          <w:numId w:val="2"/>
        </w:numPr>
        <w:spacing w:line="240" w:lineRule="auto"/>
        <w:rPr>
          <w:sz w:val="22"/>
          <w:szCs w:val="22"/>
        </w:rPr>
      </w:pPr>
      <w:r w:rsidRPr="006A7486">
        <w:rPr>
          <w:sz w:val="22"/>
          <w:szCs w:val="22"/>
        </w:rPr>
        <w:t>Germany</w:t>
      </w:r>
    </w:p>
    <w:p w14:paraId="7D19FD9D" w14:textId="752D363A" w:rsidR="00D51D3C" w:rsidRPr="006A7486" w:rsidDel="00662B4C" w:rsidRDefault="00D51D3C" w:rsidP="00F81EC4">
      <w:pPr>
        <w:pStyle w:val="ListParagraph"/>
        <w:numPr>
          <w:ilvl w:val="0"/>
          <w:numId w:val="2"/>
        </w:numPr>
        <w:spacing w:line="240" w:lineRule="auto"/>
        <w:rPr>
          <w:del w:id="1163" w:author="Carla Martinez Machain" w:date="2025-10-16T08:50:00Z" w16du:dateUtc="2025-10-16T12:50:00Z"/>
          <w:sz w:val="22"/>
          <w:szCs w:val="22"/>
        </w:rPr>
      </w:pPr>
      <w:del w:id="1164" w:author="Carla Martinez Machain" w:date="2025-10-16T08:50:00Z" w16du:dateUtc="2025-10-16T12:50:00Z">
        <w:r w:rsidRPr="006A7486" w:rsidDel="00662B4C">
          <w:rPr>
            <w:sz w:val="22"/>
            <w:szCs w:val="22"/>
          </w:rPr>
          <w:delText>France</w:delText>
        </w:r>
      </w:del>
    </w:p>
    <w:p w14:paraId="0F534319" w14:textId="5656D9B2" w:rsidR="00D51D3C" w:rsidRPr="006A7486" w:rsidDel="00662B4C" w:rsidRDefault="00D51D3C" w:rsidP="00F81EC4">
      <w:pPr>
        <w:pStyle w:val="ListParagraph"/>
        <w:numPr>
          <w:ilvl w:val="0"/>
          <w:numId w:val="2"/>
        </w:numPr>
        <w:spacing w:line="240" w:lineRule="auto"/>
        <w:rPr>
          <w:del w:id="1165" w:author="Carla Martinez Machain" w:date="2025-10-16T08:50:00Z" w16du:dateUtc="2025-10-16T12:50:00Z"/>
          <w:sz w:val="22"/>
          <w:szCs w:val="22"/>
        </w:rPr>
      </w:pPr>
      <w:del w:id="1166" w:author="Carla Martinez Machain" w:date="2025-10-16T08:50:00Z" w16du:dateUtc="2025-10-16T12:50:00Z">
        <w:r w:rsidRPr="006A7486" w:rsidDel="00662B4C">
          <w:rPr>
            <w:sz w:val="22"/>
            <w:szCs w:val="22"/>
          </w:rPr>
          <w:delText>Italy</w:delText>
        </w:r>
      </w:del>
    </w:p>
    <w:p w14:paraId="0AFB37D1" w14:textId="0856B283" w:rsidR="00D51D3C" w:rsidRPr="006A7486" w:rsidRDefault="00D51D3C" w:rsidP="00F81EC4">
      <w:pPr>
        <w:pStyle w:val="ListParagraph"/>
        <w:numPr>
          <w:ilvl w:val="0"/>
          <w:numId w:val="2"/>
        </w:numPr>
        <w:spacing w:line="240" w:lineRule="auto"/>
        <w:rPr>
          <w:sz w:val="22"/>
          <w:szCs w:val="22"/>
        </w:rPr>
      </w:pPr>
      <w:r w:rsidRPr="006A7486">
        <w:rPr>
          <w:sz w:val="22"/>
          <w:szCs w:val="22"/>
        </w:rPr>
        <w:t>Turkey</w:t>
      </w:r>
    </w:p>
    <w:p w14:paraId="5B858D07" w14:textId="2B19A022" w:rsidR="00D51D3C" w:rsidRPr="006A7486" w:rsidDel="00662B4C" w:rsidRDefault="00D51D3C" w:rsidP="00F81EC4">
      <w:pPr>
        <w:pStyle w:val="ListParagraph"/>
        <w:numPr>
          <w:ilvl w:val="0"/>
          <w:numId w:val="2"/>
        </w:numPr>
        <w:spacing w:line="240" w:lineRule="auto"/>
        <w:rPr>
          <w:del w:id="1167" w:author="Carla Martinez Machain" w:date="2025-10-16T08:49:00Z" w16du:dateUtc="2025-10-16T12:49:00Z"/>
          <w:sz w:val="22"/>
          <w:szCs w:val="22"/>
        </w:rPr>
      </w:pPr>
      <w:commentRangeStart w:id="1168"/>
      <w:del w:id="1169" w:author="Carla Martinez Machain" w:date="2025-10-16T08:49:00Z" w16du:dateUtc="2025-10-16T12:49:00Z">
        <w:r w:rsidRPr="006A7486" w:rsidDel="00662B4C">
          <w:rPr>
            <w:sz w:val="22"/>
            <w:szCs w:val="22"/>
          </w:rPr>
          <w:delText>Hungary</w:delText>
        </w:r>
      </w:del>
      <w:commentRangeEnd w:id="1168"/>
      <w:r w:rsidR="00662B4C">
        <w:rPr>
          <w:rStyle w:val="CommentReference"/>
          <w:rFonts w:eastAsiaTheme="minorEastAsia"/>
          <w:kern w:val="0"/>
          <w14:ligatures w14:val="none"/>
        </w:rPr>
        <w:commentReference w:id="1168"/>
      </w:r>
    </w:p>
    <w:p w14:paraId="581F1C92" w14:textId="357E6433" w:rsidR="00D51D3C" w:rsidRPr="006A7486" w:rsidRDefault="00D51D3C" w:rsidP="00F81EC4">
      <w:pPr>
        <w:spacing w:line="240" w:lineRule="auto"/>
        <w:rPr>
          <w:sz w:val="22"/>
          <w:szCs w:val="22"/>
        </w:rPr>
      </w:pPr>
      <w:r w:rsidRPr="006A7486">
        <w:rPr>
          <w:sz w:val="22"/>
          <w:szCs w:val="22"/>
        </w:rPr>
        <w:t>Personnel:</w:t>
      </w:r>
    </w:p>
    <w:p w14:paraId="56EE50F0" w14:textId="204F8961" w:rsidR="00D51D3C" w:rsidRPr="006A7486" w:rsidRDefault="00D51D3C" w:rsidP="00F81EC4">
      <w:pPr>
        <w:pStyle w:val="ListParagraph"/>
        <w:numPr>
          <w:ilvl w:val="0"/>
          <w:numId w:val="3"/>
        </w:numPr>
        <w:spacing w:line="240" w:lineRule="auto"/>
        <w:rPr>
          <w:sz w:val="22"/>
          <w:szCs w:val="22"/>
        </w:rPr>
      </w:pPr>
      <w:r w:rsidRPr="006A7486">
        <w:rPr>
          <w:sz w:val="22"/>
          <w:szCs w:val="22"/>
        </w:rPr>
        <w:t>500</w:t>
      </w:r>
    </w:p>
    <w:p w14:paraId="4ECB8149" w14:textId="67EE654E" w:rsidR="00D51D3C" w:rsidRPr="006A7486" w:rsidRDefault="00D51D3C" w:rsidP="00F81EC4">
      <w:pPr>
        <w:pStyle w:val="ListParagraph"/>
        <w:numPr>
          <w:ilvl w:val="0"/>
          <w:numId w:val="3"/>
        </w:numPr>
        <w:spacing w:line="240" w:lineRule="auto"/>
        <w:rPr>
          <w:sz w:val="22"/>
          <w:szCs w:val="22"/>
        </w:rPr>
      </w:pPr>
      <w:r w:rsidRPr="006A7486">
        <w:rPr>
          <w:sz w:val="22"/>
          <w:szCs w:val="22"/>
        </w:rPr>
        <w:t>2</w:t>
      </w:r>
      <w:ins w:id="1170" w:author="Michael Flynn" w:date="2025-10-20T17:20:00Z" w16du:dateUtc="2025-10-20T22:20:00Z">
        <w:r w:rsidR="00BC0D96">
          <w:rPr>
            <w:sz w:val="22"/>
            <w:szCs w:val="22"/>
          </w:rPr>
          <w:t>,</w:t>
        </w:r>
      </w:ins>
      <w:r w:rsidRPr="006A7486">
        <w:rPr>
          <w:sz w:val="22"/>
          <w:szCs w:val="22"/>
        </w:rPr>
        <w:t>000</w:t>
      </w:r>
    </w:p>
    <w:p w14:paraId="5844E309" w14:textId="3E4220AF" w:rsidR="00D51D3C" w:rsidRPr="006A7486" w:rsidRDefault="00D51D3C" w:rsidP="00F81EC4">
      <w:pPr>
        <w:pStyle w:val="ListParagraph"/>
        <w:numPr>
          <w:ilvl w:val="0"/>
          <w:numId w:val="3"/>
        </w:numPr>
        <w:spacing w:line="240" w:lineRule="auto"/>
        <w:rPr>
          <w:sz w:val="22"/>
          <w:szCs w:val="22"/>
        </w:rPr>
      </w:pPr>
      <w:r w:rsidRPr="006A7486">
        <w:rPr>
          <w:sz w:val="22"/>
          <w:szCs w:val="22"/>
        </w:rPr>
        <w:t>5</w:t>
      </w:r>
      <w:ins w:id="1171" w:author="Michael Flynn" w:date="2025-10-20T17:20:00Z" w16du:dateUtc="2025-10-20T22:20:00Z">
        <w:r w:rsidR="00BC0D96">
          <w:rPr>
            <w:sz w:val="22"/>
            <w:szCs w:val="22"/>
          </w:rPr>
          <w:t>,</w:t>
        </w:r>
      </w:ins>
      <w:r w:rsidRPr="006A7486">
        <w:rPr>
          <w:sz w:val="22"/>
          <w:szCs w:val="22"/>
        </w:rPr>
        <w:t>000</w:t>
      </w:r>
    </w:p>
    <w:p w14:paraId="56048B80" w14:textId="12DACC62" w:rsidR="00D51D3C" w:rsidRPr="006A7486" w:rsidRDefault="00D51D3C" w:rsidP="00F81EC4">
      <w:pPr>
        <w:pStyle w:val="ListParagraph"/>
        <w:numPr>
          <w:ilvl w:val="0"/>
          <w:numId w:val="3"/>
        </w:numPr>
        <w:spacing w:line="240" w:lineRule="auto"/>
        <w:rPr>
          <w:sz w:val="22"/>
          <w:szCs w:val="22"/>
        </w:rPr>
      </w:pPr>
      <w:r w:rsidRPr="006A7486">
        <w:rPr>
          <w:sz w:val="22"/>
          <w:szCs w:val="22"/>
        </w:rPr>
        <w:t>10,000</w:t>
      </w:r>
    </w:p>
    <w:p w14:paraId="1079A42A" w14:textId="4F6CA4D2" w:rsidR="00D51D3C" w:rsidRPr="006A7486" w:rsidRDefault="00D51D3C" w:rsidP="00F81EC4">
      <w:pPr>
        <w:spacing w:line="240" w:lineRule="auto"/>
        <w:rPr>
          <w:sz w:val="22"/>
          <w:szCs w:val="22"/>
        </w:rPr>
      </w:pPr>
      <w:commentRangeStart w:id="1172"/>
      <w:commentRangeStart w:id="1173"/>
      <w:commentRangeStart w:id="1174"/>
      <w:commentRangeStart w:id="1175"/>
      <w:r w:rsidRPr="006A7486">
        <w:rPr>
          <w:sz w:val="22"/>
          <w:szCs w:val="22"/>
        </w:rPr>
        <w:lastRenderedPageBreak/>
        <w:t>Unit Types:</w:t>
      </w:r>
    </w:p>
    <w:p w14:paraId="716DCA65" w14:textId="0314949F" w:rsidR="00D51D3C" w:rsidRPr="006A7486" w:rsidRDefault="00D51D3C" w:rsidP="00F81EC4">
      <w:pPr>
        <w:pStyle w:val="ListParagraph"/>
        <w:numPr>
          <w:ilvl w:val="0"/>
          <w:numId w:val="4"/>
        </w:numPr>
        <w:spacing w:line="240" w:lineRule="auto"/>
        <w:rPr>
          <w:sz w:val="22"/>
          <w:szCs w:val="22"/>
        </w:rPr>
      </w:pPr>
      <w:del w:id="1176" w:author="Carla Martinez Machain" w:date="2025-10-20T12:41:00Z" w16du:dateUtc="2025-10-20T16:41:00Z">
        <w:r w:rsidRPr="006A7486" w:rsidDel="009C7B7A">
          <w:rPr>
            <w:sz w:val="22"/>
            <w:szCs w:val="22"/>
          </w:rPr>
          <w:delText xml:space="preserve">Light </w:delText>
        </w:r>
      </w:del>
      <w:r w:rsidRPr="006A7486">
        <w:rPr>
          <w:sz w:val="22"/>
          <w:szCs w:val="22"/>
        </w:rPr>
        <w:t>Infantry</w:t>
      </w:r>
      <w:ins w:id="1177" w:author="Carla Martinez Machain" w:date="2025-10-20T12:42:00Z" w16du:dateUtc="2025-10-20T16:42:00Z">
        <w:r w:rsidR="009C7B7A">
          <w:rPr>
            <w:sz w:val="22"/>
            <w:szCs w:val="22"/>
          </w:rPr>
          <w:t xml:space="preserve"> unit</w:t>
        </w:r>
      </w:ins>
      <w:ins w:id="1178" w:author="Michael Flynn" w:date="2025-10-22T17:50:00Z" w16du:dateUtc="2025-10-22T22:50:00Z">
        <w:r w:rsidR="00465947">
          <w:rPr>
            <w:sz w:val="22"/>
            <w:szCs w:val="22"/>
          </w:rPr>
          <w:t xml:space="preserve"> (</w:t>
        </w:r>
      </w:ins>
      <w:ins w:id="1179" w:author="Michael Flynn" w:date="2025-10-22T17:52:00Z" w16du:dateUtc="2025-10-22T22:52:00Z">
        <w:r w:rsidR="009F1A81">
          <w:rPr>
            <w:sz w:val="22"/>
            <w:szCs w:val="22"/>
          </w:rPr>
          <w:t>S</w:t>
        </w:r>
      </w:ins>
      <w:ins w:id="1180" w:author="Michael Flynn" w:date="2025-10-22T17:50:00Z" w16du:dateUtc="2025-10-22T22:50:00Z">
        <w:r w:rsidR="00465947">
          <w:rPr>
            <w:sz w:val="22"/>
            <w:szCs w:val="22"/>
          </w:rPr>
          <w:t>oldiers equipped with small arms and light vehicles like Humvees)</w:t>
        </w:r>
      </w:ins>
    </w:p>
    <w:p w14:paraId="4BAEBD09" w14:textId="5F86C0DC" w:rsidR="00D51D3C" w:rsidRPr="006A7486" w:rsidRDefault="00D51D3C" w:rsidP="00F81EC4">
      <w:pPr>
        <w:pStyle w:val="ListParagraph"/>
        <w:numPr>
          <w:ilvl w:val="0"/>
          <w:numId w:val="4"/>
        </w:numPr>
        <w:spacing w:line="240" w:lineRule="auto"/>
        <w:rPr>
          <w:sz w:val="22"/>
          <w:szCs w:val="22"/>
        </w:rPr>
      </w:pPr>
      <w:del w:id="1181" w:author="Carla Martinez Machain" w:date="2025-10-20T12:41:00Z" w16du:dateUtc="2025-10-20T16:41:00Z">
        <w:r w:rsidRPr="006A7486" w:rsidDel="009C7B7A">
          <w:rPr>
            <w:sz w:val="22"/>
            <w:szCs w:val="22"/>
          </w:rPr>
          <w:delText>Heavy Armor</w:delText>
        </w:r>
      </w:del>
      <w:ins w:id="1182" w:author="Carla Martinez Machain" w:date="2025-10-20T12:41:00Z" w16du:dateUtc="2025-10-20T16:41:00Z">
        <w:del w:id="1183" w:author="Michael Flynn" w:date="2025-10-20T17:18:00Z" w16du:dateUtc="2025-10-20T22:18:00Z">
          <w:r w:rsidR="009C7B7A" w:rsidDel="007E59CA">
            <w:rPr>
              <w:sz w:val="22"/>
              <w:szCs w:val="22"/>
            </w:rPr>
            <w:delText>Tank</w:delText>
          </w:r>
        </w:del>
      </w:ins>
      <w:ins w:id="1184" w:author="Michael Flynn" w:date="2025-10-20T17:18:00Z" w16du:dateUtc="2025-10-20T22:18:00Z">
        <w:r w:rsidR="007E59CA">
          <w:rPr>
            <w:sz w:val="22"/>
            <w:szCs w:val="22"/>
          </w:rPr>
          <w:t>Heavy armor</w:t>
        </w:r>
      </w:ins>
      <w:ins w:id="1185" w:author="Carla Martinez Machain" w:date="2025-10-20T12:42:00Z" w16du:dateUtc="2025-10-20T16:42:00Z">
        <w:r w:rsidR="009C7B7A">
          <w:rPr>
            <w:sz w:val="22"/>
            <w:szCs w:val="22"/>
          </w:rPr>
          <w:t xml:space="preserve"> unit</w:t>
        </w:r>
      </w:ins>
      <w:ins w:id="1186" w:author="Michael Flynn" w:date="2025-10-22T17:50:00Z" w16du:dateUtc="2025-10-22T22:50:00Z">
        <w:r w:rsidR="009F1A81">
          <w:rPr>
            <w:sz w:val="22"/>
            <w:szCs w:val="22"/>
          </w:rPr>
          <w:t xml:space="preserve"> (</w:t>
        </w:r>
      </w:ins>
      <w:ins w:id="1187" w:author="Michael Flynn" w:date="2025-10-22T17:52:00Z" w16du:dateUtc="2025-10-22T22:52:00Z">
        <w:r w:rsidR="009F1A81">
          <w:rPr>
            <w:sz w:val="22"/>
            <w:szCs w:val="22"/>
          </w:rPr>
          <w:t>Tanks and large armored troop transport carriers)</w:t>
        </w:r>
      </w:ins>
    </w:p>
    <w:p w14:paraId="3776040C" w14:textId="37180D39" w:rsidR="00D51D3C" w:rsidRPr="006A7486" w:rsidRDefault="0062628D" w:rsidP="00F81EC4">
      <w:pPr>
        <w:pStyle w:val="ListParagraph"/>
        <w:numPr>
          <w:ilvl w:val="0"/>
          <w:numId w:val="4"/>
        </w:numPr>
        <w:spacing w:line="240" w:lineRule="auto"/>
        <w:rPr>
          <w:sz w:val="22"/>
          <w:szCs w:val="22"/>
        </w:rPr>
      </w:pPr>
      <w:ins w:id="1188" w:author="Michael Flynn" w:date="2025-10-20T17:19:00Z" w16du:dateUtc="2025-10-20T22:19:00Z">
        <w:r>
          <w:rPr>
            <w:sz w:val="22"/>
            <w:szCs w:val="22"/>
          </w:rPr>
          <w:t xml:space="preserve">Attack </w:t>
        </w:r>
      </w:ins>
      <w:del w:id="1189" w:author="Carla Martinez Machain" w:date="2025-10-20T12:41:00Z" w16du:dateUtc="2025-10-20T16:41:00Z">
        <w:r w:rsidR="00D51D3C" w:rsidRPr="006A7486" w:rsidDel="009C7B7A">
          <w:rPr>
            <w:sz w:val="22"/>
            <w:szCs w:val="22"/>
          </w:rPr>
          <w:delText>Attack Helicopters</w:delText>
        </w:r>
      </w:del>
      <w:ins w:id="1190" w:author="Carla Martinez Machain" w:date="2025-10-20T12:41:00Z" w16du:dateUtc="2025-10-20T16:41:00Z">
        <w:del w:id="1191" w:author="Michael Flynn" w:date="2025-10-20T17:19:00Z" w16du:dateUtc="2025-10-20T22:19:00Z">
          <w:r w:rsidR="009C7B7A" w:rsidDel="0062628D">
            <w:rPr>
              <w:sz w:val="22"/>
              <w:szCs w:val="22"/>
            </w:rPr>
            <w:delText>H</w:delText>
          </w:r>
        </w:del>
      </w:ins>
      <w:ins w:id="1192" w:author="Michael Flynn" w:date="2025-10-20T17:19:00Z" w16du:dateUtc="2025-10-20T22:19:00Z">
        <w:r>
          <w:rPr>
            <w:sz w:val="22"/>
            <w:szCs w:val="22"/>
          </w:rPr>
          <w:t>h</w:t>
        </w:r>
      </w:ins>
      <w:ins w:id="1193" w:author="Carla Martinez Machain" w:date="2025-10-20T12:41:00Z" w16du:dateUtc="2025-10-20T16:41:00Z">
        <w:r w:rsidR="009C7B7A">
          <w:rPr>
            <w:sz w:val="22"/>
            <w:szCs w:val="22"/>
          </w:rPr>
          <w:t>elicopter unit</w:t>
        </w:r>
      </w:ins>
      <w:ins w:id="1194" w:author="Michael Flynn" w:date="2025-10-22T17:52:00Z" w16du:dateUtc="2025-10-22T22:52:00Z">
        <w:r w:rsidR="00D465D2">
          <w:rPr>
            <w:sz w:val="22"/>
            <w:szCs w:val="22"/>
          </w:rPr>
          <w:t xml:space="preserve"> (</w:t>
        </w:r>
      </w:ins>
      <w:ins w:id="1195" w:author="Michael Flynn" w:date="2025-10-22T17:57:00Z" w16du:dateUtc="2025-10-22T22:57:00Z">
        <w:r w:rsidR="000832C0">
          <w:rPr>
            <w:sz w:val="22"/>
            <w:szCs w:val="22"/>
          </w:rPr>
          <w:t xml:space="preserve">Helicopters designed to intercept enemy infantry and </w:t>
        </w:r>
      </w:ins>
      <w:ins w:id="1196" w:author="Michael Flynn" w:date="2025-10-22T17:58:00Z" w16du:dateUtc="2025-10-22T22:58:00Z">
        <w:r w:rsidR="000832C0">
          <w:rPr>
            <w:sz w:val="22"/>
            <w:szCs w:val="22"/>
          </w:rPr>
          <w:t>transports</w:t>
        </w:r>
      </w:ins>
      <w:ins w:id="1197" w:author="Michael Flynn" w:date="2025-10-22T17:54:00Z" w16du:dateUtc="2025-10-22T22:54:00Z">
        <w:r w:rsidR="00D465D2">
          <w:rPr>
            <w:sz w:val="22"/>
            <w:szCs w:val="22"/>
          </w:rPr>
          <w:t>)</w:t>
        </w:r>
      </w:ins>
    </w:p>
    <w:p w14:paraId="5AA9141F" w14:textId="54ECEFFA" w:rsidR="00D51D3C" w:rsidRPr="006A7486" w:rsidRDefault="003B387E" w:rsidP="00F81EC4">
      <w:pPr>
        <w:pStyle w:val="ListParagraph"/>
        <w:numPr>
          <w:ilvl w:val="0"/>
          <w:numId w:val="4"/>
        </w:numPr>
        <w:spacing w:line="240" w:lineRule="auto"/>
        <w:rPr>
          <w:sz w:val="22"/>
          <w:szCs w:val="22"/>
        </w:rPr>
      </w:pPr>
      <w:ins w:id="1198" w:author="Michael Flynn" w:date="2025-10-22T18:02:00Z" w16du:dateUtc="2025-10-22T23:02:00Z">
        <w:r>
          <w:rPr>
            <w:sz w:val="22"/>
            <w:szCs w:val="22"/>
          </w:rPr>
          <w:t xml:space="preserve">Anti-ballistic missile </w:t>
        </w:r>
      </w:ins>
      <w:ins w:id="1199" w:author="Michael Flynn" w:date="2025-10-20T17:19:00Z" w16du:dateUtc="2025-10-20T22:19:00Z">
        <w:r w:rsidR="00453077">
          <w:rPr>
            <w:sz w:val="22"/>
            <w:szCs w:val="22"/>
          </w:rPr>
          <w:t xml:space="preserve">defense </w:t>
        </w:r>
      </w:ins>
      <w:del w:id="1200" w:author="Carla Martinez Machain" w:date="2025-10-20T12:41:00Z" w16du:dateUtc="2025-10-20T16:41:00Z">
        <w:r w:rsidR="00D51D3C" w:rsidRPr="006A7486" w:rsidDel="009C7B7A">
          <w:rPr>
            <w:sz w:val="22"/>
            <w:szCs w:val="22"/>
          </w:rPr>
          <w:delText>Anti-missile batteries</w:delText>
        </w:r>
      </w:del>
      <w:ins w:id="1201" w:author="Carla Martinez Machain" w:date="2025-10-20T12:41:00Z" w16du:dateUtc="2025-10-20T16:41:00Z">
        <w:del w:id="1202" w:author="Michael Flynn" w:date="2025-10-20T17:18:00Z" w16du:dateUtc="2025-10-20T22:18:00Z">
          <w:r w:rsidR="009C7B7A" w:rsidDel="00C66BFB">
            <w:rPr>
              <w:sz w:val="22"/>
              <w:szCs w:val="22"/>
            </w:rPr>
            <w:delText>Rocket</w:delText>
          </w:r>
        </w:del>
        <w:del w:id="1203" w:author="Michael Flynn" w:date="2025-10-22T18:02:00Z" w16du:dateUtc="2025-10-22T23:02:00Z">
          <w:r w:rsidR="009C7B7A" w:rsidDel="003B387E">
            <w:rPr>
              <w:sz w:val="22"/>
              <w:szCs w:val="22"/>
            </w:rPr>
            <w:delText xml:space="preserve"> </w:delText>
          </w:r>
        </w:del>
        <w:r w:rsidR="009C7B7A">
          <w:rPr>
            <w:sz w:val="22"/>
            <w:szCs w:val="22"/>
          </w:rPr>
          <w:t xml:space="preserve">unit </w:t>
        </w:r>
      </w:ins>
      <w:ins w:id="1204" w:author="Michael Flynn" w:date="2025-10-22T17:58:00Z" w16du:dateUtc="2025-10-22T22:58:00Z">
        <w:r w:rsidR="00730DFB">
          <w:rPr>
            <w:sz w:val="22"/>
            <w:szCs w:val="22"/>
          </w:rPr>
          <w:t xml:space="preserve">(Ground-based missile systems </w:t>
        </w:r>
      </w:ins>
      <w:ins w:id="1205" w:author="Michael Flynn" w:date="2025-10-22T17:59:00Z" w16du:dateUtc="2025-10-22T22:59:00Z">
        <w:r w:rsidR="00B87B29">
          <w:rPr>
            <w:sz w:val="22"/>
            <w:szCs w:val="22"/>
          </w:rPr>
          <w:t>focused on</w:t>
        </w:r>
      </w:ins>
      <w:ins w:id="1206" w:author="Michael Flynn" w:date="2025-10-22T17:58:00Z" w16du:dateUtc="2025-10-22T22:58:00Z">
        <w:r w:rsidR="00730DFB">
          <w:rPr>
            <w:sz w:val="22"/>
            <w:szCs w:val="22"/>
          </w:rPr>
          <w:t xml:space="preserve"> intercept</w:t>
        </w:r>
      </w:ins>
      <w:ins w:id="1207" w:author="Michael Flynn" w:date="2025-10-22T17:59:00Z" w16du:dateUtc="2025-10-22T22:59:00Z">
        <w:r w:rsidR="00B87B29">
          <w:rPr>
            <w:sz w:val="22"/>
            <w:szCs w:val="22"/>
          </w:rPr>
          <w:t>ing</w:t>
        </w:r>
        <w:r w:rsidR="009D78EA">
          <w:rPr>
            <w:sz w:val="22"/>
            <w:szCs w:val="22"/>
          </w:rPr>
          <w:t xml:space="preserve"> and destroy</w:t>
        </w:r>
        <w:r w:rsidR="00AD1852">
          <w:rPr>
            <w:sz w:val="22"/>
            <w:szCs w:val="22"/>
          </w:rPr>
          <w:t>ing</w:t>
        </w:r>
      </w:ins>
      <w:ins w:id="1208" w:author="Michael Flynn" w:date="2025-10-22T17:58:00Z" w16du:dateUtc="2025-10-22T22:58:00Z">
        <w:r w:rsidR="00730DFB">
          <w:rPr>
            <w:sz w:val="22"/>
            <w:szCs w:val="22"/>
          </w:rPr>
          <w:t xml:space="preserve"> missiles </w:t>
        </w:r>
      </w:ins>
      <w:ins w:id="1209" w:author="Michael Flynn" w:date="2025-10-22T18:00:00Z" w16du:dateUtc="2025-10-22T23:00:00Z">
        <w:r w:rsidR="009C3A1A">
          <w:rPr>
            <w:sz w:val="22"/>
            <w:szCs w:val="22"/>
          </w:rPr>
          <w:t>enemy</w:t>
        </w:r>
      </w:ins>
      <w:ins w:id="1210" w:author="Michael Flynn" w:date="2025-10-22T17:58:00Z" w16du:dateUtc="2025-10-22T22:58:00Z">
        <w:r w:rsidR="00730DFB">
          <w:rPr>
            <w:sz w:val="22"/>
            <w:szCs w:val="22"/>
          </w:rPr>
          <w:t xml:space="preserve"> aircraft)</w:t>
        </w:r>
      </w:ins>
    </w:p>
    <w:p w14:paraId="36C4A4C2" w14:textId="36619124" w:rsidR="00E767C7" w:rsidRDefault="00EB657A" w:rsidP="00F81EC4">
      <w:pPr>
        <w:pStyle w:val="ListParagraph"/>
        <w:numPr>
          <w:ilvl w:val="0"/>
          <w:numId w:val="4"/>
        </w:numPr>
        <w:spacing w:line="240" w:lineRule="auto"/>
        <w:rPr>
          <w:ins w:id="1211" w:author="Michael Flynn" w:date="2025-10-22T18:03:00Z" w16du:dateUtc="2025-10-22T23:03:00Z"/>
          <w:sz w:val="22"/>
          <w:szCs w:val="22"/>
        </w:rPr>
      </w:pPr>
      <w:ins w:id="1212" w:author="Michael Flynn" w:date="2025-10-20T17:19:00Z" w16du:dateUtc="2025-10-20T22:19:00Z">
        <w:r>
          <w:rPr>
            <w:sz w:val="22"/>
            <w:szCs w:val="22"/>
          </w:rPr>
          <w:t xml:space="preserve">Air superiority </w:t>
        </w:r>
      </w:ins>
      <w:del w:id="1213" w:author="Carla Martinez Machain" w:date="2025-10-20T12:42:00Z" w16du:dateUtc="2025-10-20T16:42:00Z">
        <w:r w:rsidR="00E767C7" w:rsidRPr="006A7486" w:rsidDel="009C7B7A">
          <w:rPr>
            <w:sz w:val="22"/>
            <w:szCs w:val="22"/>
          </w:rPr>
          <w:delText>Fighter wing</w:delText>
        </w:r>
        <w:commentRangeEnd w:id="1172"/>
        <w:r w:rsidR="00BF433C" w:rsidDel="009C7B7A">
          <w:rPr>
            <w:rStyle w:val="CommentReference"/>
            <w:rFonts w:eastAsiaTheme="minorEastAsia"/>
            <w:kern w:val="0"/>
            <w14:ligatures w14:val="none"/>
          </w:rPr>
          <w:commentReference w:id="1172"/>
        </w:r>
        <w:commentRangeEnd w:id="1173"/>
        <w:r w:rsidR="004E62C0" w:rsidDel="009C7B7A">
          <w:rPr>
            <w:rStyle w:val="CommentReference"/>
            <w:rFonts w:eastAsiaTheme="minorEastAsia"/>
            <w:kern w:val="0"/>
            <w14:ligatures w14:val="none"/>
          </w:rPr>
          <w:commentReference w:id="1173"/>
        </w:r>
        <w:commentRangeEnd w:id="1174"/>
        <w:r w:rsidR="00CD087A" w:rsidDel="009C7B7A">
          <w:rPr>
            <w:rStyle w:val="CommentReference"/>
            <w:rFonts w:eastAsiaTheme="minorEastAsia"/>
            <w:kern w:val="0"/>
            <w14:ligatures w14:val="none"/>
          </w:rPr>
          <w:commentReference w:id="1174"/>
        </w:r>
      </w:del>
      <w:commentRangeEnd w:id="1175"/>
      <w:ins w:id="1214" w:author="Michael Flynn" w:date="2025-10-20T17:19:00Z" w16du:dateUtc="2025-10-20T22:19:00Z">
        <w:r>
          <w:rPr>
            <w:sz w:val="22"/>
            <w:szCs w:val="22"/>
          </w:rPr>
          <w:t>f</w:t>
        </w:r>
      </w:ins>
      <w:r w:rsidR="009C7B7A">
        <w:rPr>
          <w:rStyle w:val="CommentReference"/>
          <w:rFonts w:eastAsiaTheme="minorEastAsia"/>
          <w:kern w:val="0"/>
          <w14:ligatures w14:val="none"/>
        </w:rPr>
        <w:commentReference w:id="1175"/>
      </w:r>
      <w:ins w:id="1215" w:author="Carla Martinez Machain" w:date="2025-10-20T12:42:00Z" w16du:dateUtc="2025-10-20T16:42:00Z">
        <w:del w:id="1216" w:author="Michael Flynn" w:date="2025-10-20T17:19:00Z" w16du:dateUtc="2025-10-20T22:19:00Z">
          <w:r w:rsidR="009C7B7A" w:rsidDel="00A70BCC">
            <w:rPr>
              <w:sz w:val="22"/>
              <w:szCs w:val="22"/>
            </w:rPr>
            <w:delText>F</w:delText>
          </w:r>
        </w:del>
        <w:r w:rsidR="009C7B7A">
          <w:rPr>
            <w:sz w:val="22"/>
            <w:szCs w:val="22"/>
          </w:rPr>
          <w:t xml:space="preserve">ighter </w:t>
        </w:r>
        <w:del w:id="1217" w:author="Michael Flynn" w:date="2025-10-20T17:18:00Z" w16du:dateUtc="2025-10-20T22:18:00Z">
          <w:r w:rsidR="009C7B7A" w:rsidDel="00C66BFB">
            <w:rPr>
              <w:sz w:val="22"/>
              <w:szCs w:val="22"/>
            </w:rPr>
            <w:delText>plane unit</w:delText>
          </w:r>
        </w:del>
      </w:ins>
      <w:ins w:id="1218" w:author="Michael Flynn" w:date="2025-10-20T17:18:00Z" w16du:dateUtc="2025-10-20T22:18:00Z">
        <w:r w:rsidR="00C66BFB">
          <w:rPr>
            <w:sz w:val="22"/>
            <w:szCs w:val="22"/>
          </w:rPr>
          <w:t>unit</w:t>
        </w:r>
      </w:ins>
      <w:ins w:id="1219" w:author="Michael Flynn" w:date="2025-10-22T17:59:00Z" w16du:dateUtc="2025-10-22T22:59:00Z">
        <w:r w:rsidR="009D78EA">
          <w:rPr>
            <w:sz w:val="22"/>
            <w:szCs w:val="22"/>
          </w:rPr>
          <w:t xml:space="preserve"> (Fighter jets focused on intercepting and destroying </w:t>
        </w:r>
      </w:ins>
      <w:ins w:id="1220" w:author="Michael Flynn" w:date="2025-10-22T18:00:00Z" w16du:dateUtc="2025-10-22T23:00:00Z">
        <w:r w:rsidR="009C3A1A">
          <w:rPr>
            <w:sz w:val="22"/>
            <w:szCs w:val="22"/>
          </w:rPr>
          <w:t>enemy</w:t>
        </w:r>
      </w:ins>
      <w:ins w:id="1221" w:author="Michael Flynn" w:date="2025-10-22T17:59:00Z" w16du:dateUtc="2025-10-22T22:59:00Z">
        <w:r w:rsidR="009D78EA">
          <w:rPr>
            <w:sz w:val="22"/>
            <w:szCs w:val="22"/>
          </w:rPr>
          <w:t xml:space="preserve"> aircraft).</w:t>
        </w:r>
      </w:ins>
    </w:p>
    <w:p w14:paraId="2FA9F8DA" w14:textId="46C442C5" w:rsidR="007E0F40" w:rsidRPr="006A7486" w:rsidRDefault="007E0F40" w:rsidP="00F81EC4">
      <w:pPr>
        <w:pStyle w:val="ListParagraph"/>
        <w:numPr>
          <w:ilvl w:val="0"/>
          <w:numId w:val="4"/>
        </w:numPr>
        <w:spacing w:line="240" w:lineRule="auto"/>
        <w:rPr>
          <w:sz w:val="22"/>
          <w:szCs w:val="22"/>
        </w:rPr>
      </w:pPr>
      <w:ins w:id="1222" w:author="Michael Flynn" w:date="2025-10-22T18:03:00Z" w16du:dateUtc="2025-10-22T23:03:00Z">
        <w:r>
          <w:rPr>
            <w:sz w:val="22"/>
            <w:szCs w:val="22"/>
          </w:rPr>
          <w:t>Field artillery unit (Large c</w:t>
        </w:r>
      </w:ins>
      <w:ins w:id="1223" w:author="Michael Flynn" w:date="2025-10-22T18:04:00Z" w16du:dateUtc="2025-10-22T23:04:00Z">
        <w:r w:rsidR="00261466">
          <w:rPr>
            <w:sz w:val="22"/>
            <w:szCs w:val="22"/>
          </w:rPr>
          <w:t xml:space="preserve">annons, rockets, and missile systems to attack </w:t>
        </w:r>
        <w:proofErr w:type="spellStart"/>
        <w:r w:rsidR="00261466">
          <w:rPr>
            <w:sz w:val="22"/>
            <w:szCs w:val="22"/>
          </w:rPr>
          <w:t>enemry</w:t>
        </w:r>
        <w:proofErr w:type="spellEnd"/>
        <w:r w:rsidR="00261466">
          <w:rPr>
            <w:sz w:val="22"/>
            <w:szCs w:val="22"/>
          </w:rPr>
          <w:t xml:space="preserve"> infantry and armor</w:t>
        </w:r>
        <w:r>
          <w:rPr>
            <w:sz w:val="22"/>
            <w:szCs w:val="22"/>
          </w:rPr>
          <w:t>)</w:t>
        </w:r>
      </w:ins>
    </w:p>
    <w:p w14:paraId="24E5DA56" w14:textId="48D49274" w:rsidR="00716411" w:rsidRPr="006A7486" w:rsidRDefault="00716411" w:rsidP="00F81EC4">
      <w:pPr>
        <w:spacing w:line="240" w:lineRule="auto"/>
        <w:rPr>
          <w:sz w:val="22"/>
          <w:szCs w:val="22"/>
        </w:rPr>
      </w:pPr>
      <w:r w:rsidRPr="006A7486">
        <w:rPr>
          <w:sz w:val="22"/>
          <w:szCs w:val="22"/>
        </w:rPr>
        <w:t>Proximity:</w:t>
      </w:r>
    </w:p>
    <w:p w14:paraId="002D2E03" w14:textId="536E674E" w:rsidR="00716411" w:rsidRPr="006A7486" w:rsidRDefault="00716411" w:rsidP="00F81EC4">
      <w:pPr>
        <w:pStyle w:val="ListParagraph"/>
        <w:numPr>
          <w:ilvl w:val="0"/>
          <w:numId w:val="5"/>
        </w:numPr>
        <w:spacing w:line="240" w:lineRule="auto"/>
        <w:rPr>
          <w:sz w:val="22"/>
          <w:szCs w:val="22"/>
        </w:rPr>
      </w:pPr>
      <w:commentRangeStart w:id="1224"/>
      <w:commentRangeStart w:id="1225"/>
      <w:r w:rsidRPr="006A7486">
        <w:rPr>
          <w:sz w:val="22"/>
          <w:szCs w:val="22"/>
        </w:rPr>
        <w:t>5</w:t>
      </w:r>
      <w:r w:rsidR="005C26A2" w:rsidRPr="006A7486">
        <w:rPr>
          <w:sz w:val="22"/>
          <w:szCs w:val="22"/>
        </w:rPr>
        <w:t xml:space="preserve"> </w:t>
      </w:r>
      <w:r w:rsidRPr="006A7486">
        <w:rPr>
          <w:sz w:val="22"/>
          <w:szCs w:val="22"/>
        </w:rPr>
        <w:t>km</w:t>
      </w:r>
    </w:p>
    <w:p w14:paraId="356D3668" w14:textId="1A50141B" w:rsidR="00716411" w:rsidRPr="006A7486" w:rsidDel="00CD087A" w:rsidRDefault="00716411" w:rsidP="00F81EC4">
      <w:pPr>
        <w:pStyle w:val="ListParagraph"/>
        <w:numPr>
          <w:ilvl w:val="0"/>
          <w:numId w:val="5"/>
        </w:numPr>
        <w:spacing w:line="240" w:lineRule="auto"/>
        <w:rPr>
          <w:del w:id="1226" w:author="Michael Allen" w:date="2025-10-16T16:45:00Z" w16du:dateUtc="2025-10-16T22:45:00Z"/>
          <w:sz w:val="22"/>
          <w:szCs w:val="22"/>
        </w:rPr>
      </w:pPr>
      <w:del w:id="1227" w:author="Michael Allen" w:date="2025-10-16T16:45:00Z" w16du:dateUtc="2025-10-16T22:45:00Z">
        <w:r w:rsidRPr="006A7486" w:rsidDel="00CD087A">
          <w:rPr>
            <w:sz w:val="22"/>
            <w:szCs w:val="22"/>
          </w:rPr>
          <w:delText>20</w:delText>
        </w:r>
        <w:r w:rsidR="005C26A2" w:rsidRPr="006A7486" w:rsidDel="00CD087A">
          <w:rPr>
            <w:sz w:val="22"/>
            <w:szCs w:val="22"/>
          </w:rPr>
          <w:delText xml:space="preserve"> </w:delText>
        </w:r>
        <w:r w:rsidRPr="006A7486" w:rsidDel="00CD087A">
          <w:rPr>
            <w:sz w:val="22"/>
            <w:szCs w:val="22"/>
          </w:rPr>
          <w:delText>km</w:delText>
        </w:r>
      </w:del>
    </w:p>
    <w:p w14:paraId="58A64A42" w14:textId="684A0E62" w:rsidR="00716411" w:rsidRPr="006A7486" w:rsidDel="00CD087A" w:rsidRDefault="00716411" w:rsidP="00F81EC4">
      <w:pPr>
        <w:pStyle w:val="ListParagraph"/>
        <w:numPr>
          <w:ilvl w:val="0"/>
          <w:numId w:val="5"/>
        </w:numPr>
        <w:spacing w:line="240" w:lineRule="auto"/>
        <w:rPr>
          <w:del w:id="1228" w:author="Michael Allen" w:date="2025-10-16T16:45:00Z" w16du:dateUtc="2025-10-16T22:45:00Z"/>
          <w:sz w:val="22"/>
          <w:szCs w:val="22"/>
        </w:rPr>
      </w:pPr>
      <w:del w:id="1229" w:author="Michael Allen" w:date="2025-10-16T16:45:00Z" w16du:dateUtc="2025-10-16T22:45:00Z">
        <w:r w:rsidRPr="006A7486" w:rsidDel="00CD087A">
          <w:rPr>
            <w:sz w:val="22"/>
            <w:szCs w:val="22"/>
          </w:rPr>
          <w:delText>50</w:delText>
        </w:r>
        <w:r w:rsidR="005C26A2" w:rsidRPr="006A7486" w:rsidDel="00CD087A">
          <w:rPr>
            <w:sz w:val="22"/>
            <w:szCs w:val="22"/>
          </w:rPr>
          <w:delText xml:space="preserve"> </w:delText>
        </w:r>
        <w:r w:rsidRPr="006A7486" w:rsidDel="00CD087A">
          <w:rPr>
            <w:sz w:val="22"/>
            <w:szCs w:val="22"/>
          </w:rPr>
          <w:delText>km</w:delText>
        </w:r>
      </w:del>
    </w:p>
    <w:p w14:paraId="3A52DFA1" w14:textId="1757E741" w:rsidR="00716411" w:rsidRPr="006A7486" w:rsidRDefault="00716411" w:rsidP="00F81EC4">
      <w:pPr>
        <w:pStyle w:val="ListParagraph"/>
        <w:numPr>
          <w:ilvl w:val="0"/>
          <w:numId w:val="5"/>
        </w:numPr>
        <w:spacing w:line="240" w:lineRule="auto"/>
        <w:rPr>
          <w:sz w:val="22"/>
          <w:szCs w:val="22"/>
        </w:rPr>
      </w:pPr>
      <w:r w:rsidRPr="006A7486">
        <w:rPr>
          <w:sz w:val="22"/>
          <w:szCs w:val="22"/>
        </w:rPr>
        <w:t>100</w:t>
      </w:r>
      <w:r w:rsidR="005C26A2" w:rsidRPr="006A7486">
        <w:rPr>
          <w:sz w:val="22"/>
          <w:szCs w:val="22"/>
        </w:rPr>
        <w:t xml:space="preserve"> </w:t>
      </w:r>
      <w:r w:rsidRPr="006A7486">
        <w:rPr>
          <w:sz w:val="22"/>
          <w:szCs w:val="22"/>
        </w:rPr>
        <w:t>km</w:t>
      </w:r>
    </w:p>
    <w:p w14:paraId="3BE4CCBE" w14:textId="5D39BA75" w:rsidR="00716411" w:rsidRPr="006A7486" w:rsidRDefault="00716411" w:rsidP="00F81EC4">
      <w:pPr>
        <w:pStyle w:val="ListParagraph"/>
        <w:numPr>
          <w:ilvl w:val="0"/>
          <w:numId w:val="5"/>
        </w:numPr>
        <w:spacing w:line="240" w:lineRule="auto"/>
        <w:rPr>
          <w:sz w:val="22"/>
          <w:szCs w:val="22"/>
        </w:rPr>
      </w:pPr>
      <w:r w:rsidRPr="006A7486">
        <w:rPr>
          <w:sz w:val="22"/>
          <w:szCs w:val="22"/>
        </w:rPr>
        <w:t>250</w:t>
      </w:r>
      <w:r w:rsidR="005C26A2" w:rsidRPr="006A7486">
        <w:rPr>
          <w:sz w:val="22"/>
          <w:szCs w:val="22"/>
        </w:rPr>
        <w:t xml:space="preserve"> </w:t>
      </w:r>
      <w:r w:rsidRPr="006A7486">
        <w:rPr>
          <w:sz w:val="22"/>
          <w:szCs w:val="22"/>
        </w:rPr>
        <w:t>km</w:t>
      </w:r>
      <w:commentRangeEnd w:id="1224"/>
      <w:r w:rsidR="00E26052">
        <w:rPr>
          <w:rStyle w:val="CommentReference"/>
          <w:rFonts w:eastAsiaTheme="minorEastAsia"/>
          <w:kern w:val="0"/>
          <w14:ligatures w14:val="none"/>
        </w:rPr>
        <w:commentReference w:id="1224"/>
      </w:r>
      <w:commentRangeEnd w:id="1225"/>
      <w:r w:rsidR="00644487">
        <w:rPr>
          <w:rStyle w:val="CommentReference"/>
          <w:rFonts w:eastAsiaTheme="minorEastAsia"/>
          <w:kern w:val="0"/>
          <w14:ligatures w14:val="none"/>
        </w:rPr>
        <w:commentReference w:id="1225"/>
      </w:r>
    </w:p>
    <w:p w14:paraId="2296AF62" w14:textId="1BC6DDFB" w:rsidR="00716411" w:rsidRPr="006A7486" w:rsidRDefault="0071538E" w:rsidP="00F81EC4">
      <w:pPr>
        <w:spacing w:line="240" w:lineRule="auto"/>
        <w:rPr>
          <w:sz w:val="22"/>
          <w:szCs w:val="22"/>
        </w:rPr>
      </w:pPr>
      <w:commentRangeStart w:id="1230"/>
      <w:commentRangeStart w:id="1231"/>
      <w:commentRangeStart w:id="1232"/>
      <w:commentRangeStart w:id="1233"/>
      <w:r w:rsidRPr="006A7486">
        <w:rPr>
          <w:sz w:val="22"/>
          <w:szCs w:val="22"/>
        </w:rPr>
        <w:t>Economic Impact</w:t>
      </w:r>
    </w:p>
    <w:p w14:paraId="34E2220D" w14:textId="70399C7D" w:rsidR="0071538E" w:rsidRPr="006A7486" w:rsidRDefault="0071538E" w:rsidP="00F81EC4">
      <w:pPr>
        <w:pStyle w:val="ListParagraph"/>
        <w:numPr>
          <w:ilvl w:val="0"/>
          <w:numId w:val="6"/>
        </w:numPr>
        <w:spacing w:line="240" w:lineRule="auto"/>
        <w:rPr>
          <w:sz w:val="22"/>
          <w:szCs w:val="22"/>
        </w:rPr>
      </w:pPr>
      <w:r w:rsidRPr="006A7486">
        <w:rPr>
          <w:sz w:val="22"/>
          <w:szCs w:val="22"/>
        </w:rPr>
        <w:t xml:space="preserve">Expected to generate </w:t>
      </w:r>
      <w:del w:id="1234" w:author="Carla Martinez Machain" w:date="2025-10-20T12:43:00Z" w16du:dateUtc="2025-10-20T16:43:00Z">
        <w:r w:rsidRPr="006A7486" w:rsidDel="009C7B7A">
          <w:rPr>
            <w:sz w:val="22"/>
            <w:szCs w:val="22"/>
          </w:rPr>
          <w:delText>$500,000</w:delText>
        </w:r>
      </w:del>
      <w:ins w:id="1235" w:author="Michael Flynn" w:date="2025-10-20T17:16:00Z" w16du:dateUtc="2025-10-20T22:16:00Z">
        <w:r w:rsidR="00F50ECE">
          <w:rPr>
            <w:sz w:val="22"/>
            <w:szCs w:val="22"/>
          </w:rPr>
          <w:t xml:space="preserve">1 million </w:t>
        </w:r>
      </w:ins>
      <w:ins w:id="1236" w:author="Carla Martinez Machain" w:date="2025-10-20T12:43:00Z" w16du:dateUtc="2025-10-20T16:43:00Z">
        <w:del w:id="1237" w:author="Michael Flynn" w:date="2025-10-20T17:16:00Z" w16du:dateUtc="2025-10-20T22:16:00Z">
          <w:r w:rsidR="009C7B7A" w:rsidDel="00F50ECE">
            <w:rPr>
              <w:sz w:val="22"/>
              <w:szCs w:val="22"/>
            </w:rPr>
            <w:delText xml:space="preserve">half a million </w:delText>
          </w:r>
        </w:del>
        <w:r w:rsidR="009C7B7A">
          <w:rPr>
            <w:sz w:val="22"/>
            <w:szCs w:val="22"/>
          </w:rPr>
          <w:t>USD</w:t>
        </w:r>
      </w:ins>
      <w:r w:rsidRPr="006A7486">
        <w:rPr>
          <w:sz w:val="22"/>
          <w:szCs w:val="22"/>
        </w:rPr>
        <w:t xml:space="preserve"> in </w:t>
      </w:r>
      <w:del w:id="1238" w:author="Michael Flynn" w:date="2025-10-20T17:24:00Z" w16du:dateUtc="2025-10-20T22:24:00Z">
        <w:r w:rsidRPr="006A7486" w:rsidDel="00673CC3">
          <w:rPr>
            <w:sz w:val="22"/>
            <w:szCs w:val="22"/>
          </w:rPr>
          <w:delText xml:space="preserve">local </w:delText>
        </w:r>
      </w:del>
      <w:r w:rsidRPr="006A7486">
        <w:rPr>
          <w:sz w:val="22"/>
          <w:szCs w:val="22"/>
        </w:rPr>
        <w:t xml:space="preserve">revenue </w:t>
      </w:r>
      <w:ins w:id="1239" w:author="Michael Flynn" w:date="2025-10-16T15:26:00Z" w16du:dateUtc="2025-10-16T20:26:00Z">
        <w:r w:rsidR="00B73D8C">
          <w:rPr>
            <w:sz w:val="22"/>
            <w:szCs w:val="22"/>
          </w:rPr>
          <w:t xml:space="preserve">for local businesses </w:t>
        </w:r>
      </w:ins>
      <w:r w:rsidRPr="006A7486">
        <w:rPr>
          <w:sz w:val="22"/>
          <w:szCs w:val="22"/>
        </w:rPr>
        <w:t>per year</w:t>
      </w:r>
    </w:p>
    <w:p w14:paraId="778E3A95" w14:textId="18ADF15E" w:rsidR="0071538E" w:rsidRPr="006A7486" w:rsidRDefault="0071538E" w:rsidP="00F81EC4">
      <w:pPr>
        <w:pStyle w:val="ListParagraph"/>
        <w:numPr>
          <w:ilvl w:val="0"/>
          <w:numId w:val="6"/>
        </w:numPr>
        <w:spacing w:line="240" w:lineRule="auto"/>
        <w:rPr>
          <w:sz w:val="22"/>
          <w:szCs w:val="22"/>
        </w:rPr>
      </w:pPr>
      <w:r w:rsidRPr="006A7486">
        <w:rPr>
          <w:sz w:val="22"/>
          <w:szCs w:val="22"/>
        </w:rPr>
        <w:t xml:space="preserve">Expected to generate </w:t>
      </w:r>
      <w:del w:id="1240" w:author="Carla Martinez Machain" w:date="2025-10-20T12:44:00Z" w16du:dateUtc="2025-10-20T16:44:00Z">
        <w:r w:rsidRPr="006A7486" w:rsidDel="009C7B7A">
          <w:rPr>
            <w:sz w:val="22"/>
            <w:szCs w:val="22"/>
          </w:rPr>
          <w:delText>$</w:delText>
        </w:r>
      </w:del>
      <w:ins w:id="1241" w:author="Michael Flynn" w:date="2025-10-20T17:16:00Z" w16du:dateUtc="2025-10-20T22:16:00Z">
        <w:r w:rsidR="007D6C2E">
          <w:rPr>
            <w:sz w:val="22"/>
            <w:szCs w:val="22"/>
          </w:rPr>
          <w:t>5</w:t>
        </w:r>
      </w:ins>
      <w:del w:id="1242" w:author="Michael Flynn" w:date="2025-10-20T17:16:00Z" w16du:dateUtc="2025-10-20T22:16:00Z">
        <w:r w:rsidRPr="006A7486" w:rsidDel="00F50ECE">
          <w:rPr>
            <w:sz w:val="22"/>
            <w:szCs w:val="22"/>
          </w:rPr>
          <w:delText>2</w:delText>
        </w:r>
      </w:del>
      <w:r w:rsidRPr="006A7486">
        <w:rPr>
          <w:sz w:val="22"/>
          <w:szCs w:val="22"/>
        </w:rPr>
        <w:t xml:space="preserve"> million</w:t>
      </w:r>
      <w:ins w:id="1243" w:author="Carla Martinez Machain" w:date="2025-10-20T12:44:00Z" w16du:dateUtc="2025-10-20T16:44:00Z">
        <w:r w:rsidR="009C7B7A">
          <w:rPr>
            <w:sz w:val="22"/>
            <w:szCs w:val="22"/>
          </w:rPr>
          <w:t xml:space="preserve"> USD</w:t>
        </w:r>
      </w:ins>
      <w:r w:rsidRPr="006A7486">
        <w:rPr>
          <w:sz w:val="22"/>
          <w:szCs w:val="22"/>
        </w:rPr>
        <w:t xml:space="preserve"> in </w:t>
      </w:r>
      <w:del w:id="1244" w:author="Michael Flynn" w:date="2025-10-20T17:24:00Z" w16du:dateUtc="2025-10-20T22:24:00Z">
        <w:r w:rsidRPr="006A7486" w:rsidDel="00673CC3">
          <w:rPr>
            <w:sz w:val="22"/>
            <w:szCs w:val="22"/>
          </w:rPr>
          <w:delText xml:space="preserve">local </w:delText>
        </w:r>
      </w:del>
      <w:r w:rsidRPr="006A7486">
        <w:rPr>
          <w:sz w:val="22"/>
          <w:szCs w:val="22"/>
        </w:rPr>
        <w:t xml:space="preserve">revenue </w:t>
      </w:r>
      <w:ins w:id="1245" w:author="Michael Flynn" w:date="2025-10-16T15:26:00Z" w16du:dateUtc="2025-10-16T20:26:00Z">
        <w:r w:rsidR="00B73D8C">
          <w:rPr>
            <w:sz w:val="22"/>
            <w:szCs w:val="22"/>
          </w:rPr>
          <w:t xml:space="preserve">for local businesses </w:t>
        </w:r>
      </w:ins>
      <w:r w:rsidRPr="006A7486">
        <w:rPr>
          <w:sz w:val="22"/>
          <w:szCs w:val="22"/>
        </w:rPr>
        <w:t>per year</w:t>
      </w:r>
    </w:p>
    <w:p w14:paraId="1B25F522" w14:textId="456D3B64" w:rsidR="0071538E" w:rsidRPr="006A7486" w:rsidRDefault="0071538E" w:rsidP="00F81EC4">
      <w:pPr>
        <w:pStyle w:val="ListParagraph"/>
        <w:numPr>
          <w:ilvl w:val="0"/>
          <w:numId w:val="6"/>
        </w:numPr>
        <w:spacing w:line="240" w:lineRule="auto"/>
        <w:rPr>
          <w:sz w:val="22"/>
          <w:szCs w:val="22"/>
        </w:rPr>
      </w:pPr>
      <w:r w:rsidRPr="006A7486">
        <w:rPr>
          <w:sz w:val="22"/>
          <w:szCs w:val="22"/>
        </w:rPr>
        <w:t xml:space="preserve">Expected to generate </w:t>
      </w:r>
      <w:del w:id="1246" w:author="Carla Martinez Machain" w:date="2025-10-20T12:44:00Z" w16du:dateUtc="2025-10-20T16:44:00Z">
        <w:r w:rsidRPr="006A7486" w:rsidDel="009C7B7A">
          <w:rPr>
            <w:sz w:val="22"/>
            <w:szCs w:val="22"/>
          </w:rPr>
          <w:delText>$</w:delText>
        </w:r>
      </w:del>
      <w:ins w:id="1247" w:author="Michael Flynn" w:date="2025-10-20T17:16:00Z" w16du:dateUtc="2025-10-20T22:16:00Z">
        <w:r w:rsidR="00F50ECE">
          <w:rPr>
            <w:sz w:val="22"/>
            <w:szCs w:val="22"/>
          </w:rPr>
          <w:t>10</w:t>
        </w:r>
      </w:ins>
      <w:del w:id="1248" w:author="Michael Flynn" w:date="2025-10-20T17:16:00Z" w16du:dateUtc="2025-10-20T22:16:00Z">
        <w:r w:rsidRPr="006A7486" w:rsidDel="00F50ECE">
          <w:rPr>
            <w:sz w:val="22"/>
            <w:szCs w:val="22"/>
          </w:rPr>
          <w:delText>5</w:delText>
        </w:r>
      </w:del>
      <w:r w:rsidRPr="006A7486">
        <w:rPr>
          <w:sz w:val="22"/>
          <w:szCs w:val="22"/>
        </w:rPr>
        <w:t xml:space="preserve"> million</w:t>
      </w:r>
      <w:ins w:id="1249" w:author="Carla Martinez Machain" w:date="2025-10-20T12:44:00Z" w16du:dateUtc="2025-10-20T16:44:00Z">
        <w:r w:rsidR="009C7B7A">
          <w:rPr>
            <w:sz w:val="22"/>
            <w:szCs w:val="22"/>
          </w:rPr>
          <w:t xml:space="preserve"> USD</w:t>
        </w:r>
      </w:ins>
      <w:r w:rsidRPr="006A7486">
        <w:rPr>
          <w:sz w:val="22"/>
          <w:szCs w:val="22"/>
        </w:rPr>
        <w:t xml:space="preserve"> in </w:t>
      </w:r>
      <w:del w:id="1250" w:author="Michael Flynn" w:date="2025-10-20T17:24:00Z" w16du:dateUtc="2025-10-20T22:24:00Z">
        <w:r w:rsidRPr="006A7486" w:rsidDel="00673CC3">
          <w:rPr>
            <w:sz w:val="22"/>
            <w:szCs w:val="22"/>
          </w:rPr>
          <w:delText xml:space="preserve">local </w:delText>
        </w:r>
      </w:del>
      <w:r w:rsidRPr="006A7486">
        <w:rPr>
          <w:sz w:val="22"/>
          <w:szCs w:val="22"/>
        </w:rPr>
        <w:t xml:space="preserve">revenue </w:t>
      </w:r>
      <w:ins w:id="1251" w:author="Michael Flynn" w:date="2025-10-16T15:26:00Z" w16du:dateUtc="2025-10-16T20:26:00Z">
        <w:r w:rsidR="00B73D8C">
          <w:rPr>
            <w:sz w:val="22"/>
            <w:szCs w:val="22"/>
          </w:rPr>
          <w:t xml:space="preserve">for local businesses </w:t>
        </w:r>
      </w:ins>
      <w:r w:rsidRPr="006A7486">
        <w:rPr>
          <w:sz w:val="22"/>
          <w:szCs w:val="22"/>
        </w:rPr>
        <w:t>per year</w:t>
      </w:r>
      <w:commentRangeEnd w:id="1230"/>
      <w:r w:rsidR="00BF433C">
        <w:rPr>
          <w:rStyle w:val="CommentReference"/>
          <w:rFonts w:eastAsiaTheme="minorEastAsia"/>
          <w:kern w:val="0"/>
          <w14:ligatures w14:val="none"/>
        </w:rPr>
        <w:commentReference w:id="1230"/>
      </w:r>
      <w:commentRangeEnd w:id="1231"/>
      <w:r w:rsidR="004E62C0">
        <w:rPr>
          <w:rStyle w:val="CommentReference"/>
          <w:rFonts w:eastAsiaTheme="minorEastAsia"/>
          <w:kern w:val="0"/>
          <w14:ligatures w14:val="none"/>
        </w:rPr>
        <w:commentReference w:id="1231"/>
      </w:r>
      <w:commentRangeEnd w:id="1232"/>
      <w:r w:rsidR="00B73D8C">
        <w:rPr>
          <w:rStyle w:val="CommentReference"/>
          <w:rFonts w:eastAsiaTheme="minorEastAsia"/>
          <w:kern w:val="0"/>
          <w14:ligatures w14:val="none"/>
        </w:rPr>
        <w:commentReference w:id="1232"/>
      </w:r>
      <w:commentRangeEnd w:id="1233"/>
      <w:r w:rsidR="009C7B7A">
        <w:rPr>
          <w:rStyle w:val="CommentReference"/>
          <w:rFonts w:eastAsiaTheme="minorEastAsia"/>
          <w:kern w:val="0"/>
          <w14:ligatures w14:val="none"/>
        </w:rPr>
        <w:commentReference w:id="1233"/>
      </w:r>
    </w:p>
    <w:p w14:paraId="5C9F6EB9" w14:textId="1E1DE2F9" w:rsidR="003F3BD1" w:rsidRPr="006A7486" w:rsidRDefault="003F3BD1" w:rsidP="00F81EC4">
      <w:pPr>
        <w:spacing w:line="240" w:lineRule="auto"/>
        <w:rPr>
          <w:sz w:val="22"/>
          <w:szCs w:val="22"/>
        </w:rPr>
      </w:pPr>
      <w:r w:rsidRPr="006A7486">
        <w:rPr>
          <w:sz w:val="22"/>
          <w:szCs w:val="22"/>
        </w:rPr>
        <w:t>Anticipated Noise Impact</w:t>
      </w:r>
    </w:p>
    <w:p w14:paraId="3F544682" w14:textId="1CE3C93D" w:rsidR="003F3BD1" w:rsidRPr="006A7486" w:rsidRDefault="009A1ED5" w:rsidP="00F81EC4">
      <w:pPr>
        <w:pStyle w:val="ListParagraph"/>
        <w:numPr>
          <w:ilvl w:val="0"/>
          <w:numId w:val="7"/>
        </w:numPr>
        <w:spacing w:line="240" w:lineRule="auto"/>
        <w:rPr>
          <w:sz w:val="22"/>
          <w:szCs w:val="22"/>
        </w:rPr>
      </w:pPr>
      <w:r w:rsidRPr="006A7486">
        <w:rPr>
          <w:sz w:val="22"/>
          <w:szCs w:val="22"/>
        </w:rPr>
        <w:t>Minimal</w:t>
      </w:r>
      <w:ins w:id="1252" w:author="Michael Flynn" w:date="2025-10-20T17:20:00Z" w16du:dateUtc="2025-10-20T22:20:00Z">
        <w:r w:rsidR="001A4283">
          <w:rPr>
            <w:sz w:val="22"/>
            <w:szCs w:val="22"/>
          </w:rPr>
          <w:t xml:space="preserve"> increase in noise</w:t>
        </w:r>
      </w:ins>
    </w:p>
    <w:p w14:paraId="1BCFC586" w14:textId="5F308E7A" w:rsidR="009A1ED5" w:rsidRPr="006A7486" w:rsidRDefault="009A1ED5" w:rsidP="00F81EC4">
      <w:pPr>
        <w:pStyle w:val="ListParagraph"/>
        <w:numPr>
          <w:ilvl w:val="0"/>
          <w:numId w:val="7"/>
        </w:numPr>
        <w:spacing w:line="240" w:lineRule="auto"/>
        <w:rPr>
          <w:sz w:val="22"/>
          <w:szCs w:val="22"/>
        </w:rPr>
      </w:pPr>
      <w:r w:rsidRPr="006A7486">
        <w:rPr>
          <w:sz w:val="22"/>
          <w:szCs w:val="22"/>
        </w:rPr>
        <w:t>Moderate</w:t>
      </w:r>
      <w:ins w:id="1253" w:author="Michael Flynn" w:date="2025-10-20T17:21:00Z" w16du:dateUtc="2025-10-20T22:21:00Z">
        <w:r w:rsidR="001A4283">
          <w:rPr>
            <w:sz w:val="22"/>
            <w:szCs w:val="22"/>
          </w:rPr>
          <w:t xml:space="preserve"> increase in noise</w:t>
        </w:r>
      </w:ins>
    </w:p>
    <w:p w14:paraId="53297FF4" w14:textId="7A5C58A6" w:rsidR="009A1ED5" w:rsidRPr="006A7486" w:rsidRDefault="009A1ED5" w:rsidP="00F81EC4">
      <w:pPr>
        <w:pStyle w:val="ListParagraph"/>
        <w:numPr>
          <w:ilvl w:val="0"/>
          <w:numId w:val="7"/>
        </w:numPr>
        <w:spacing w:line="240" w:lineRule="auto"/>
        <w:rPr>
          <w:sz w:val="22"/>
          <w:szCs w:val="22"/>
        </w:rPr>
      </w:pPr>
      <w:r w:rsidRPr="006A7486">
        <w:rPr>
          <w:sz w:val="22"/>
          <w:szCs w:val="22"/>
        </w:rPr>
        <w:t>Significant</w:t>
      </w:r>
      <w:ins w:id="1254" w:author="Michael Flynn" w:date="2025-10-20T17:21:00Z" w16du:dateUtc="2025-10-20T22:21:00Z">
        <w:r w:rsidR="001A4283">
          <w:rPr>
            <w:sz w:val="22"/>
            <w:szCs w:val="22"/>
          </w:rPr>
          <w:t xml:space="preserve"> increase in noise</w:t>
        </w:r>
      </w:ins>
    </w:p>
    <w:p w14:paraId="620BFA4B" w14:textId="0D3FB003" w:rsidR="009A1ED5" w:rsidRPr="006A7486" w:rsidRDefault="009A1ED5" w:rsidP="00F81EC4">
      <w:pPr>
        <w:spacing w:line="240" w:lineRule="auto"/>
        <w:rPr>
          <w:sz w:val="22"/>
          <w:szCs w:val="22"/>
        </w:rPr>
      </w:pPr>
      <w:r w:rsidRPr="006A7486">
        <w:rPr>
          <w:sz w:val="22"/>
          <w:szCs w:val="22"/>
        </w:rPr>
        <w:t>Anticipated Environmental Impact</w:t>
      </w:r>
    </w:p>
    <w:p w14:paraId="1C6AC247" w14:textId="1718E138" w:rsidR="009A1ED5" w:rsidRPr="006A7486" w:rsidRDefault="009A1ED5" w:rsidP="00F81EC4">
      <w:pPr>
        <w:pStyle w:val="ListParagraph"/>
        <w:numPr>
          <w:ilvl w:val="0"/>
          <w:numId w:val="8"/>
        </w:numPr>
        <w:spacing w:line="240" w:lineRule="auto"/>
        <w:rPr>
          <w:sz w:val="22"/>
          <w:szCs w:val="22"/>
        </w:rPr>
      </w:pPr>
      <w:r w:rsidRPr="006A7486">
        <w:rPr>
          <w:sz w:val="22"/>
          <w:szCs w:val="22"/>
        </w:rPr>
        <w:t>No negative environmental impacts expected</w:t>
      </w:r>
    </w:p>
    <w:p w14:paraId="43D675E5" w14:textId="1BCCC0BE" w:rsidR="009A1ED5" w:rsidRPr="006A7486" w:rsidRDefault="009A1ED5" w:rsidP="00F81EC4">
      <w:pPr>
        <w:pStyle w:val="ListParagraph"/>
        <w:numPr>
          <w:ilvl w:val="0"/>
          <w:numId w:val="8"/>
        </w:numPr>
        <w:spacing w:line="240" w:lineRule="auto"/>
        <w:rPr>
          <w:sz w:val="22"/>
          <w:szCs w:val="22"/>
        </w:rPr>
      </w:pPr>
      <w:r w:rsidRPr="006A7486">
        <w:rPr>
          <w:sz w:val="22"/>
          <w:szCs w:val="22"/>
        </w:rPr>
        <w:t>Moderate negative environmental impacts expected</w:t>
      </w:r>
    </w:p>
    <w:p w14:paraId="4C4EB872" w14:textId="2AAC633B" w:rsidR="009A1ED5" w:rsidRPr="006A7486" w:rsidRDefault="009A1ED5" w:rsidP="00F81EC4">
      <w:pPr>
        <w:pStyle w:val="ListParagraph"/>
        <w:numPr>
          <w:ilvl w:val="0"/>
          <w:numId w:val="8"/>
        </w:numPr>
        <w:spacing w:line="240" w:lineRule="auto"/>
        <w:rPr>
          <w:sz w:val="22"/>
          <w:szCs w:val="22"/>
        </w:rPr>
      </w:pPr>
      <w:r w:rsidRPr="006A7486">
        <w:rPr>
          <w:sz w:val="22"/>
          <w:szCs w:val="22"/>
        </w:rPr>
        <w:t>Significant negative environmental impacts expected</w:t>
      </w:r>
    </w:p>
    <w:p w14:paraId="7E58F365" w14:textId="77777777" w:rsidR="00D51D3C" w:rsidRPr="006A7486" w:rsidRDefault="00D51D3C" w:rsidP="00F81EC4">
      <w:pPr>
        <w:spacing w:line="240" w:lineRule="auto"/>
        <w:rPr>
          <w:sz w:val="22"/>
          <w:szCs w:val="22"/>
        </w:rPr>
      </w:pPr>
    </w:p>
    <w:p w14:paraId="085F5F53" w14:textId="77777777" w:rsidR="00D51D3C" w:rsidRPr="006A7486" w:rsidRDefault="00D51D3C" w:rsidP="00F81EC4">
      <w:pPr>
        <w:spacing w:line="240" w:lineRule="auto"/>
        <w:rPr>
          <w:sz w:val="22"/>
          <w:szCs w:val="22"/>
        </w:rPr>
      </w:pPr>
    </w:p>
    <w:p w14:paraId="66A310D9" w14:textId="78A7B646" w:rsidR="00B73635" w:rsidRPr="00F81EC4" w:rsidRDefault="009334FE" w:rsidP="00F81EC4">
      <w:pPr>
        <w:spacing w:line="240" w:lineRule="auto"/>
        <w:rPr>
          <w:b/>
          <w:bCs/>
          <w:sz w:val="22"/>
          <w:szCs w:val="22"/>
        </w:rPr>
      </w:pPr>
      <w:r w:rsidRPr="00F81EC4">
        <w:rPr>
          <w:b/>
          <w:bCs/>
          <w:sz w:val="22"/>
          <w:szCs w:val="22"/>
        </w:rPr>
        <w:t>Sample Conjoint Experiment</w:t>
      </w:r>
      <w:r w:rsidR="00DB0620">
        <w:rPr>
          <w:b/>
          <w:bCs/>
          <w:sz w:val="22"/>
          <w:szCs w:val="22"/>
        </w:rPr>
        <w:t xml:space="preserve"> Vignette</w:t>
      </w:r>
    </w:p>
    <w:p w14:paraId="2EB7ED17" w14:textId="77777777" w:rsidR="009334FE" w:rsidRPr="006A7486" w:rsidRDefault="009334FE" w:rsidP="00F81EC4">
      <w:pPr>
        <w:spacing w:line="240" w:lineRule="auto"/>
        <w:rPr>
          <w:sz w:val="22"/>
          <w:szCs w:val="22"/>
        </w:rPr>
      </w:pPr>
    </w:p>
    <w:p w14:paraId="0C761B20" w14:textId="2C81ED9A" w:rsidR="009334FE" w:rsidRPr="006A7486" w:rsidRDefault="009334FE" w:rsidP="00F81EC4">
      <w:pPr>
        <w:spacing w:line="240" w:lineRule="auto"/>
        <w:rPr>
          <w:sz w:val="22"/>
          <w:szCs w:val="22"/>
        </w:rPr>
      </w:pPr>
      <w:r w:rsidRPr="006A7486">
        <w:rPr>
          <w:sz w:val="22"/>
          <w:szCs w:val="22"/>
        </w:rPr>
        <w:t xml:space="preserve">On September 9, </w:t>
      </w:r>
      <w:proofErr w:type="gramStart"/>
      <w:r w:rsidRPr="006A7486">
        <w:rPr>
          <w:sz w:val="22"/>
          <w:szCs w:val="22"/>
        </w:rPr>
        <w:t>2025</w:t>
      </w:r>
      <w:proofErr w:type="gramEnd"/>
      <w:r w:rsidRPr="006A7486">
        <w:rPr>
          <w:sz w:val="22"/>
          <w:szCs w:val="22"/>
        </w:rPr>
        <w:t xml:space="preserve"> several Russian military drones violated Polish airspace. Polish and NATO officials have reported that, given the number of drones involved, this was likely an intentional effort by Russia to probe Polish defense</w:t>
      </w:r>
      <w:ins w:id="1255" w:author="Michael Flynn" w:date="2025-10-02T15:30:00Z" w16du:dateUtc="2025-10-02T20:30:00Z">
        <w:r w:rsidR="00490C07">
          <w:rPr>
            <w:sz w:val="22"/>
            <w:szCs w:val="22"/>
          </w:rPr>
          <w:t>s</w:t>
        </w:r>
      </w:ins>
      <w:del w:id="1256" w:author="Michael Flynn" w:date="2025-10-02T15:30:00Z" w16du:dateUtc="2025-10-02T20:30:00Z">
        <w:r w:rsidRPr="006A7486" w:rsidDel="00693DE5">
          <w:rPr>
            <w:sz w:val="22"/>
            <w:szCs w:val="22"/>
          </w:rPr>
          <w:delText>s</w:delText>
        </w:r>
      </w:del>
      <w:r w:rsidRPr="006A7486">
        <w:rPr>
          <w:sz w:val="22"/>
          <w:szCs w:val="22"/>
        </w:rPr>
        <w:t xml:space="preserve">. </w:t>
      </w:r>
    </w:p>
    <w:p w14:paraId="4331ACCF" w14:textId="326F2098" w:rsidR="00DD53E6" w:rsidRPr="006A7486" w:rsidRDefault="009334FE" w:rsidP="00F81EC4">
      <w:pPr>
        <w:spacing w:line="240" w:lineRule="auto"/>
        <w:rPr>
          <w:sz w:val="22"/>
          <w:szCs w:val="22"/>
        </w:rPr>
      </w:pPr>
      <w:r w:rsidRPr="006A7486">
        <w:rPr>
          <w:sz w:val="22"/>
          <w:szCs w:val="22"/>
        </w:rPr>
        <w:t xml:space="preserve">As a response to these events, the Polish government has sought to strengthen its defenses, and also its relations with NATO allies. </w:t>
      </w:r>
      <w:r w:rsidR="005A11F5">
        <w:rPr>
          <w:sz w:val="22"/>
          <w:szCs w:val="22"/>
        </w:rPr>
        <w:t>As a part of this effort, the Polish government is negotiating with its NATO partners to host additional NATO military personnel.</w:t>
      </w:r>
      <w:r w:rsidR="000D1AFF">
        <w:rPr>
          <w:sz w:val="22"/>
          <w:szCs w:val="22"/>
        </w:rPr>
        <w:t xml:space="preserve"> The size and composition of these deployments is </w:t>
      </w:r>
      <w:ins w:id="1257" w:author="Michael Flynn" w:date="2025-10-20T17:19:00Z" w16du:dateUtc="2025-10-20T22:19:00Z">
        <w:r w:rsidR="00B31FE8">
          <w:rPr>
            <w:sz w:val="22"/>
            <w:szCs w:val="22"/>
          </w:rPr>
          <w:t>current</w:t>
        </w:r>
      </w:ins>
      <w:ins w:id="1258" w:author="Michael Flynn" w:date="2025-10-20T17:20:00Z" w16du:dateUtc="2025-10-20T22:20:00Z">
        <w:r w:rsidR="00B31FE8">
          <w:rPr>
            <w:sz w:val="22"/>
            <w:szCs w:val="22"/>
          </w:rPr>
          <w:t xml:space="preserve">ly </w:t>
        </w:r>
      </w:ins>
      <w:r w:rsidR="000D1AFF">
        <w:rPr>
          <w:sz w:val="22"/>
          <w:szCs w:val="22"/>
        </w:rPr>
        <w:t>uncertain.</w:t>
      </w:r>
      <w:r w:rsidR="005A11F5">
        <w:rPr>
          <w:sz w:val="22"/>
          <w:szCs w:val="22"/>
        </w:rPr>
        <w:t xml:space="preserve"> </w:t>
      </w:r>
      <w:r w:rsidR="000D1AFF">
        <w:rPr>
          <w:sz w:val="22"/>
          <w:szCs w:val="22"/>
        </w:rPr>
        <w:t xml:space="preserve">In the section that follows we </w:t>
      </w:r>
      <w:del w:id="1259" w:author="Carla Martinez Machain" w:date="2025-10-21T16:32:00Z" w16du:dateUtc="2025-10-21T20:32:00Z">
        <w:r w:rsidR="000D1AFF" w:rsidDel="0096071A">
          <w:rPr>
            <w:sz w:val="22"/>
            <w:szCs w:val="22"/>
          </w:rPr>
          <w:delText xml:space="preserve">would like to </w:delText>
        </w:r>
        <w:commentRangeStart w:id="1260"/>
        <w:r w:rsidR="000D1AFF" w:rsidDel="0096071A">
          <w:rPr>
            <w:sz w:val="22"/>
            <w:szCs w:val="22"/>
          </w:rPr>
          <w:delText>present</w:delText>
        </w:r>
      </w:del>
      <w:commentRangeEnd w:id="1260"/>
      <w:r w:rsidR="0096071A">
        <w:rPr>
          <w:rStyle w:val="CommentReference"/>
          <w:rFonts w:eastAsiaTheme="minorEastAsia"/>
          <w:kern w:val="0"/>
          <w14:ligatures w14:val="none"/>
        </w:rPr>
        <w:commentReference w:id="1260"/>
      </w:r>
      <w:del w:id="1261" w:author="Carla Martinez Machain" w:date="2025-10-21T16:32:00Z" w16du:dateUtc="2025-10-21T20:32:00Z">
        <w:r w:rsidR="000D1AFF" w:rsidDel="0096071A">
          <w:rPr>
            <w:sz w:val="22"/>
            <w:szCs w:val="22"/>
          </w:rPr>
          <w:delText xml:space="preserve"> you with various </w:delText>
        </w:r>
      </w:del>
      <w:ins w:id="1262" w:author="Michael Flynn" w:date="2025-10-21T12:22:00Z" w16du:dateUtc="2025-10-21T17:22:00Z">
        <w:del w:id="1263" w:author="Carla Martinez Machain" w:date="2025-10-21T16:32:00Z" w16du:dateUtc="2025-10-21T20:32:00Z">
          <w:r w:rsidR="005360AA" w:rsidDel="007D7E6B">
            <w:rPr>
              <w:sz w:val="22"/>
              <w:szCs w:val="22"/>
            </w:rPr>
            <w:delText>a</w:delText>
          </w:r>
          <w:r w:rsidR="005360AA" w:rsidDel="0096071A">
            <w:rPr>
              <w:sz w:val="22"/>
              <w:szCs w:val="22"/>
            </w:rPr>
            <w:delText xml:space="preserve"> </w:delText>
          </w:r>
        </w:del>
      </w:ins>
      <w:ins w:id="1264" w:author="Michael Flynn" w:date="2025-10-21T14:25:00Z" w16du:dateUtc="2025-10-21T19:25:00Z">
        <w:del w:id="1265" w:author="Carla Martinez Machain" w:date="2025-10-21T16:32:00Z" w16du:dateUtc="2025-10-21T20:32:00Z">
          <w:r w:rsidR="002F285E" w:rsidDel="0096071A">
            <w:rPr>
              <w:sz w:val="22"/>
              <w:szCs w:val="22"/>
            </w:rPr>
            <w:delText>several</w:delText>
          </w:r>
        </w:del>
      </w:ins>
      <w:ins w:id="1266" w:author="Michael Flynn" w:date="2025-10-21T12:22:00Z" w16du:dateUtc="2025-10-21T17:22:00Z">
        <w:del w:id="1267" w:author="Carla Martinez Machain" w:date="2025-10-21T16:32:00Z" w16du:dateUtc="2025-10-21T20:32:00Z">
          <w:r w:rsidR="007022D9" w:rsidDel="0096071A">
            <w:rPr>
              <w:sz w:val="22"/>
              <w:szCs w:val="22"/>
            </w:rPr>
            <w:delText xml:space="preserve"> </w:delText>
          </w:r>
        </w:del>
      </w:ins>
      <w:del w:id="1268" w:author="Carla Martinez Machain" w:date="2025-10-21T16:32:00Z" w16du:dateUtc="2025-10-21T20:32:00Z">
        <w:r w:rsidR="00B144A5" w:rsidDel="0096071A">
          <w:rPr>
            <w:sz w:val="22"/>
            <w:szCs w:val="22"/>
          </w:rPr>
          <w:delText xml:space="preserve">possible </w:delText>
        </w:r>
        <w:r w:rsidR="006D698F" w:rsidDel="0096071A">
          <w:rPr>
            <w:sz w:val="22"/>
            <w:szCs w:val="22"/>
          </w:rPr>
          <w:delText xml:space="preserve">deployment </w:delText>
        </w:r>
        <w:r w:rsidR="000D1AFF" w:rsidDel="0096071A">
          <w:rPr>
            <w:sz w:val="22"/>
            <w:szCs w:val="22"/>
          </w:rPr>
          <w:delText>scenarios for you to evaluate.</w:delText>
        </w:r>
      </w:del>
      <w:ins w:id="1269" w:author="Michael Flynn" w:date="2025-10-21T14:25:00Z" w16du:dateUtc="2025-10-21T19:25:00Z">
        <w:del w:id="1270" w:author="Carla Martinez Machain" w:date="2025-10-21T16:32:00Z" w16du:dateUtc="2025-10-21T20:32:00Z">
          <w:r w:rsidR="00814308" w:rsidDel="0096071A">
            <w:rPr>
              <w:sz w:val="22"/>
              <w:szCs w:val="22"/>
            </w:rPr>
            <w:delText xml:space="preserve"> We </w:delText>
          </w:r>
        </w:del>
        <w:r w:rsidR="00814308">
          <w:rPr>
            <w:sz w:val="22"/>
            <w:szCs w:val="22"/>
          </w:rPr>
          <w:t>will present you with two possible deployment scenarios to com</w:t>
        </w:r>
      </w:ins>
      <w:ins w:id="1271" w:author="Michael Flynn" w:date="2025-10-21T14:26:00Z" w16du:dateUtc="2025-10-21T19:26:00Z">
        <w:r w:rsidR="00814308">
          <w:rPr>
            <w:sz w:val="22"/>
            <w:szCs w:val="22"/>
          </w:rPr>
          <w:t>pare</w:t>
        </w:r>
      </w:ins>
      <w:ins w:id="1272" w:author="Michael Flynn" w:date="2025-10-21T14:25:00Z" w16du:dateUtc="2025-10-21T19:25:00Z">
        <w:r w:rsidR="00814308">
          <w:rPr>
            <w:sz w:val="22"/>
            <w:szCs w:val="22"/>
          </w:rPr>
          <w:t xml:space="preserve"> and ask you for your</w:t>
        </w:r>
      </w:ins>
      <w:ins w:id="1273" w:author="Michael Flynn" w:date="2025-10-21T14:26:00Z" w16du:dateUtc="2025-10-21T19:26:00Z">
        <w:r w:rsidR="00814308">
          <w:rPr>
            <w:sz w:val="22"/>
            <w:szCs w:val="22"/>
          </w:rPr>
          <w:t xml:space="preserve"> feedback.</w:t>
        </w:r>
      </w:ins>
    </w:p>
    <w:p w14:paraId="60D5FCEC" w14:textId="77777777" w:rsidR="009334FE" w:rsidRPr="006A7486" w:rsidRDefault="009334FE" w:rsidP="00F81EC4">
      <w:pPr>
        <w:spacing w:line="240" w:lineRule="auto"/>
        <w:rPr>
          <w:sz w:val="22"/>
          <w:szCs w:val="22"/>
        </w:rPr>
      </w:pPr>
    </w:p>
    <w:tbl>
      <w:tblPr>
        <w:tblStyle w:val="TableGrid"/>
        <w:tblW w:w="0" w:type="auto"/>
        <w:tblLook w:val="04A0" w:firstRow="1" w:lastRow="0" w:firstColumn="1" w:lastColumn="0" w:noHBand="0" w:noVBand="1"/>
      </w:tblPr>
      <w:tblGrid>
        <w:gridCol w:w="3116"/>
        <w:gridCol w:w="3117"/>
        <w:gridCol w:w="3117"/>
      </w:tblGrid>
      <w:tr w:rsidR="009334FE" w:rsidRPr="006A7486" w14:paraId="260D1C6A" w14:textId="77777777" w:rsidTr="009334FE">
        <w:tc>
          <w:tcPr>
            <w:tcW w:w="3116" w:type="dxa"/>
          </w:tcPr>
          <w:p w14:paraId="49A6D3AA" w14:textId="77777777" w:rsidR="009334FE" w:rsidRPr="006A7486" w:rsidRDefault="009334FE" w:rsidP="00F81EC4">
            <w:pPr>
              <w:rPr>
                <w:sz w:val="22"/>
                <w:szCs w:val="22"/>
              </w:rPr>
            </w:pPr>
          </w:p>
        </w:tc>
        <w:tc>
          <w:tcPr>
            <w:tcW w:w="3117" w:type="dxa"/>
          </w:tcPr>
          <w:p w14:paraId="2013028B" w14:textId="7933D5EF" w:rsidR="009334FE" w:rsidRPr="006A7486" w:rsidRDefault="008A0634" w:rsidP="00F81EC4">
            <w:pPr>
              <w:rPr>
                <w:sz w:val="22"/>
                <w:szCs w:val="22"/>
              </w:rPr>
            </w:pPr>
            <w:r w:rsidRPr="006A7486">
              <w:rPr>
                <w:sz w:val="22"/>
                <w:szCs w:val="22"/>
              </w:rPr>
              <w:t>Proposal</w:t>
            </w:r>
            <w:r w:rsidR="004A221B" w:rsidRPr="006A7486">
              <w:rPr>
                <w:sz w:val="22"/>
                <w:szCs w:val="22"/>
              </w:rPr>
              <w:t xml:space="preserve"> </w:t>
            </w:r>
            <w:r w:rsidR="0079104E" w:rsidRPr="006A7486">
              <w:rPr>
                <w:sz w:val="22"/>
                <w:szCs w:val="22"/>
              </w:rPr>
              <w:t>#</w:t>
            </w:r>
            <w:r w:rsidR="004A221B" w:rsidRPr="006A7486">
              <w:rPr>
                <w:sz w:val="22"/>
                <w:szCs w:val="22"/>
              </w:rPr>
              <w:t>1</w:t>
            </w:r>
          </w:p>
        </w:tc>
        <w:tc>
          <w:tcPr>
            <w:tcW w:w="3117" w:type="dxa"/>
          </w:tcPr>
          <w:p w14:paraId="1455438C" w14:textId="54A31B2C" w:rsidR="009334FE" w:rsidRPr="006A7486" w:rsidRDefault="008A0634" w:rsidP="00F81EC4">
            <w:pPr>
              <w:rPr>
                <w:sz w:val="22"/>
                <w:szCs w:val="22"/>
              </w:rPr>
            </w:pPr>
            <w:r w:rsidRPr="006A7486">
              <w:rPr>
                <w:sz w:val="22"/>
                <w:szCs w:val="22"/>
              </w:rPr>
              <w:t>Proposal</w:t>
            </w:r>
            <w:r w:rsidR="004A221B" w:rsidRPr="006A7486">
              <w:rPr>
                <w:sz w:val="22"/>
                <w:szCs w:val="22"/>
              </w:rPr>
              <w:t xml:space="preserve"> </w:t>
            </w:r>
            <w:r w:rsidR="0079104E" w:rsidRPr="006A7486">
              <w:rPr>
                <w:sz w:val="22"/>
                <w:szCs w:val="22"/>
              </w:rPr>
              <w:t>#</w:t>
            </w:r>
            <w:r w:rsidR="004A221B" w:rsidRPr="006A7486">
              <w:rPr>
                <w:sz w:val="22"/>
                <w:szCs w:val="22"/>
              </w:rPr>
              <w:t>2</w:t>
            </w:r>
          </w:p>
        </w:tc>
      </w:tr>
      <w:tr w:rsidR="009334FE" w:rsidRPr="006A7486" w14:paraId="4D5E618F" w14:textId="77777777" w:rsidTr="009334FE">
        <w:tc>
          <w:tcPr>
            <w:tcW w:w="3116" w:type="dxa"/>
          </w:tcPr>
          <w:p w14:paraId="6007DE14" w14:textId="02B907FF" w:rsidR="009334FE" w:rsidRPr="006A7486" w:rsidRDefault="004A221B" w:rsidP="00F81EC4">
            <w:pPr>
              <w:rPr>
                <w:sz w:val="22"/>
                <w:szCs w:val="22"/>
              </w:rPr>
            </w:pPr>
            <w:r w:rsidRPr="006A7486">
              <w:rPr>
                <w:sz w:val="22"/>
                <w:szCs w:val="22"/>
              </w:rPr>
              <w:t>Country</w:t>
            </w:r>
          </w:p>
        </w:tc>
        <w:tc>
          <w:tcPr>
            <w:tcW w:w="3117" w:type="dxa"/>
          </w:tcPr>
          <w:p w14:paraId="28DFA1B9" w14:textId="4D2877EA" w:rsidR="009334FE" w:rsidRPr="006A7486" w:rsidRDefault="008E4962" w:rsidP="00F81EC4">
            <w:pPr>
              <w:rPr>
                <w:sz w:val="22"/>
                <w:szCs w:val="22"/>
              </w:rPr>
            </w:pPr>
            <w:r w:rsidRPr="006A7486">
              <w:rPr>
                <w:sz w:val="22"/>
                <w:szCs w:val="22"/>
              </w:rPr>
              <w:t>Canada</w:t>
            </w:r>
          </w:p>
        </w:tc>
        <w:tc>
          <w:tcPr>
            <w:tcW w:w="3117" w:type="dxa"/>
          </w:tcPr>
          <w:p w14:paraId="264C04BC" w14:textId="14A531FA" w:rsidR="009334FE" w:rsidRPr="006A7486" w:rsidRDefault="008E4962" w:rsidP="00F81EC4">
            <w:pPr>
              <w:rPr>
                <w:sz w:val="22"/>
                <w:szCs w:val="22"/>
              </w:rPr>
            </w:pPr>
            <w:r w:rsidRPr="006A7486">
              <w:rPr>
                <w:sz w:val="22"/>
                <w:szCs w:val="22"/>
              </w:rPr>
              <w:t>United States</w:t>
            </w:r>
          </w:p>
        </w:tc>
      </w:tr>
      <w:tr w:rsidR="009334FE" w:rsidRPr="006A7486" w14:paraId="6D66293D" w14:textId="77777777" w:rsidTr="009334FE">
        <w:tc>
          <w:tcPr>
            <w:tcW w:w="3116" w:type="dxa"/>
          </w:tcPr>
          <w:p w14:paraId="38D18CCE" w14:textId="3B1F52DA" w:rsidR="009334FE" w:rsidRPr="006A7486" w:rsidRDefault="004A221B" w:rsidP="00F81EC4">
            <w:pPr>
              <w:rPr>
                <w:sz w:val="22"/>
                <w:szCs w:val="22"/>
              </w:rPr>
            </w:pPr>
            <w:r w:rsidRPr="006A7486">
              <w:rPr>
                <w:sz w:val="22"/>
                <w:szCs w:val="22"/>
              </w:rPr>
              <w:t>Personnel</w:t>
            </w:r>
          </w:p>
        </w:tc>
        <w:tc>
          <w:tcPr>
            <w:tcW w:w="3117" w:type="dxa"/>
          </w:tcPr>
          <w:p w14:paraId="5A139D37" w14:textId="72865339" w:rsidR="009334FE" w:rsidRPr="006A7486" w:rsidRDefault="008E4962" w:rsidP="00F81EC4">
            <w:pPr>
              <w:rPr>
                <w:sz w:val="22"/>
                <w:szCs w:val="22"/>
              </w:rPr>
            </w:pPr>
            <w:r w:rsidRPr="006A7486">
              <w:rPr>
                <w:sz w:val="22"/>
                <w:szCs w:val="22"/>
              </w:rPr>
              <w:t>2</w:t>
            </w:r>
            <w:ins w:id="1274" w:author="Michael Flynn" w:date="2025-10-20T17:20:00Z" w16du:dateUtc="2025-10-20T22:20:00Z">
              <w:r w:rsidR="000A05F8">
                <w:rPr>
                  <w:sz w:val="22"/>
                  <w:szCs w:val="22"/>
                </w:rPr>
                <w:t>,</w:t>
              </w:r>
            </w:ins>
            <w:r w:rsidRPr="006A7486">
              <w:rPr>
                <w:sz w:val="22"/>
                <w:szCs w:val="22"/>
              </w:rPr>
              <w:t>000</w:t>
            </w:r>
          </w:p>
        </w:tc>
        <w:tc>
          <w:tcPr>
            <w:tcW w:w="3117" w:type="dxa"/>
          </w:tcPr>
          <w:p w14:paraId="3D8333C7" w14:textId="740B0697" w:rsidR="009334FE" w:rsidRPr="006A7486" w:rsidRDefault="008E4962" w:rsidP="00F81EC4">
            <w:pPr>
              <w:rPr>
                <w:sz w:val="22"/>
                <w:szCs w:val="22"/>
              </w:rPr>
            </w:pPr>
            <w:r w:rsidRPr="006A7486">
              <w:rPr>
                <w:sz w:val="22"/>
                <w:szCs w:val="22"/>
              </w:rPr>
              <w:t>5</w:t>
            </w:r>
            <w:ins w:id="1275" w:author="Michael Flynn" w:date="2025-10-20T17:20:00Z" w16du:dateUtc="2025-10-20T22:20:00Z">
              <w:r w:rsidR="000A05F8">
                <w:rPr>
                  <w:sz w:val="22"/>
                  <w:szCs w:val="22"/>
                </w:rPr>
                <w:t>,</w:t>
              </w:r>
            </w:ins>
            <w:r w:rsidRPr="006A7486">
              <w:rPr>
                <w:sz w:val="22"/>
                <w:szCs w:val="22"/>
              </w:rPr>
              <w:t>000</w:t>
            </w:r>
          </w:p>
        </w:tc>
      </w:tr>
      <w:tr w:rsidR="009334FE" w:rsidRPr="006A7486" w14:paraId="49A7C5C0" w14:textId="77777777" w:rsidTr="009334FE">
        <w:tc>
          <w:tcPr>
            <w:tcW w:w="3116" w:type="dxa"/>
          </w:tcPr>
          <w:p w14:paraId="03490219" w14:textId="69558018" w:rsidR="009334FE" w:rsidRPr="006A7486" w:rsidRDefault="008E4962" w:rsidP="00F81EC4">
            <w:pPr>
              <w:rPr>
                <w:sz w:val="22"/>
                <w:szCs w:val="22"/>
              </w:rPr>
            </w:pPr>
            <w:r w:rsidRPr="006A7486">
              <w:rPr>
                <w:sz w:val="22"/>
                <w:szCs w:val="22"/>
              </w:rPr>
              <w:t>Unit types</w:t>
            </w:r>
          </w:p>
        </w:tc>
        <w:tc>
          <w:tcPr>
            <w:tcW w:w="3117" w:type="dxa"/>
          </w:tcPr>
          <w:p w14:paraId="22E23301" w14:textId="5A157184" w:rsidR="009334FE" w:rsidRPr="006A7486" w:rsidRDefault="008E4962" w:rsidP="00F81EC4">
            <w:pPr>
              <w:rPr>
                <w:sz w:val="22"/>
                <w:szCs w:val="22"/>
              </w:rPr>
            </w:pPr>
            <w:r w:rsidRPr="006A7486">
              <w:rPr>
                <w:sz w:val="22"/>
                <w:szCs w:val="22"/>
              </w:rPr>
              <w:t>Light infantry</w:t>
            </w:r>
          </w:p>
        </w:tc>
        <w:tc>
          <w:tcPr>
            <w:tcW w:w="3117" w:type="dxa"/>
          </w:tcPr>
          <w:p w14:paraId="5ACB7080" w14:textId="15EE3A2D" w:rsidR="009334FE" w:rsidRPr="006A7486" w:rsidRDefault="008E4962" w:rsidP="00F81EC4">
            <w:pPr>
              <w:rPr>
                <w:sz w:val="22"/>
                <w:szCs w:val="22"/>
              </w:rPr>
            </w:pPr>
            <w:r w:rsidRPr="006A7486">
              <w:rPr>
                <w:sz w:val="22"/>
                <w:szCs w:val="22"/>
              </w:rPr>
              <w:t>Heavy armor</w:t>
            </w:r>
          </w:p>
        </w:tc>
      </w:tr>
      <w:tr w:rsidR="009334FE" w:rsidRPr="006A7486" w14:paraId="3E4365C7" w14:textId="77777777" w:rsidTr="009334FE">
        <w:tc>
          <w:tcPr>
            <w:tcW w:w="3116" w:type="dxa"/>
          </w:tcPr>
          <w:p w14:paraId="445A3C21" w14:textId="10D4E6D1" w:rsidR="009334FE" w:rsidRPr="006A7486" w:rsidRDefault="004A221B" w:rsidP="00F81EC4">
            <w:pPr>
              <w:rPr>
                <w:sz w:val="22"/>
                <w:szCs w:val="22"/>
              </w:rPr>
            </w:pPr>
            <w:commentRangeStart w:id="1276"/>
            <w:commentRangeStart w:id="1277"/>
            <w:r w:rsidRPr="006A7486">
              <w:rPr>
                <w:sz w:val="22"/>
                <w:szCs w:val="22"/>
              </w:rPr>
              <w:t>Proximity</w:t>
            </w:r>
            <w:commentRangeEnd w:id="1276"/>
            <w:r w:rsidR="008F2049">
              <w:rPr>
                <w:rStyle w:val="CommentReference"/>
                <w:rFonts w:eastAsiaTheme="minorEastAsia"/>
                <w:kern w:val="0"/>
                <w14:ligatures w14:val="none"/>
              </w:rPr>
              <w:commentReference w:id="1276"/>
            </w:r>
            <w:commentRangeEnd w:id="1277"/>
            <w:r w:rsidR="00662B4C">
              <w:rPr>
                <w:rStyle w:val="CommentReference"/>
                <w:rFonts w:eastAsiaTheme="minorEastAsia"/>
                <w:kern w:val="0"/>
                <w14:ligatures w14:val="none"/>
              </w:rPr>
              <w:commentReference w:id="1277"/>
            </w:r>
            <w:ins w:id="1278" w:author="Carla Martinez Machain" w:date="2025-10-16T09:43:00Z" w16du:dateUtc="2025-10-16T13:43:00Z">
              <w:r w:rsidR="004E62C0">
                <w:rPr>
                  <w:sz w:val="22"/>
                  <w:szCs w:val="22"/>
                </w:rPr>
                <w:t xml:space="preserve"> to where you currently live</w:t>
              </w:r>
            </w:ins>
          </w:p>
        </w:tc>
        <w:tc>
          <w:tcPr>
            <w:tcW w:w="3117" w:type="dxa"/>
          </w:tcPr>
          <w:p w14:paraId="54C18E9C" w14:textId="353E0CA4" w:rsidR="009334FE" w:rsidRPr="006A7486" w:rsidRDefault="008E4962" w:rsidP="00F81EC4">
            <w:pPr>
              <w:rPr>
                <w:sz w:val="22"/>
                <w:szCs w:val="22"/>
              </w:rPr>
            </w:pPr>
            <w:r w:rsidRPr="006A7486">
              <w:rPr>
                <w:sz w:val="22"/>
                <w:szCs w:val="22"/>
              </w:rPr>
              <w:t>10</w:t>
            </w:r>
            <w:ins w:id="1279" w:author="Michael Flynn" w:date="2025-10-20T17:20:00Z" w16du:dateUtc="2025-10-20T22:20:00Z">
              <w:r w:rsidR="001C623B">
                <w:rPr>
                  <w:sz w:val="22"/>
                  <w:szCs w:val="22"/>
                </w:rPr>
                <w:t xml:space="preserve"> </w:t>
              </w:r>
            </w:ins>
            <w:r w:rsidRPr="006A7486">
              <w:rPr>
                <w:sz w:val="22"/>
                <w:szCs w:val="22"/>
              </w:rPr>
              <w:t>km</w:t>
            </w:r>
          </w:p>
        </w:tc>
        <w:tc>
          <w:tcPr>
            <w:tcW w:w="3117" w:type="dxa"/>
          </w:tcPr>
          <w:p w14:paraId="2088E199" w14:textId="0FBC7BAF" w:rsidR="009334FE" w:rsidRPr="006A7486" w:rsidRDefault="008E4962" w:rsidP="00F81EC4">
            <w:pPr>
              <w:rPr>
                <w:sz w:val="22"/>
                <w:szCs w:val="22"/>
              </w:rPr>
            </w:pPr>
            <w:r w:rsidRPr="006A7486">
              <w:rPr>
                <w:sz w:val="22"/>
                <w:szCs w:val="22"/>
              </w:rPr>
              <w:t>50</w:t>
            </w:r>
            <w:ins w:id="1280" w:author="Michael Flynn" w:date="2025-10-20T17:20:00Z" w16du:dateUtc="2025-10-20T22:20:00Z">
              <w:r w:rsidR="001C623B">
                <w:rPr>
                  <w:sz w:val="22"/>
                  <w:szCs w:val="22"/>
                </w:rPr>
                <w:t xml:space="preserve"> </w:t>
              </w:r>
            </w:ins>
            <w:r w:rsidRPr="006A7486">
              <w:rPr>
                <w:sz w:val="22"/>
                <w:szCs w:val="22"/>
              </w:rPr>
              <w:t>km</w:t>
            </w:r>
          </w:p>
        </w:tc>
      </w:tr>
      <w:tr w:rsidR="009334FE" w:rsidRPr="006A7486" w14:paraId="6C42C8F3" w14:textId="77777777" w:rsidTr="009334FE">
        <w:tc>
          <w:tcPr>
            <w:tcW w:w="3116" w:type="dxa"/>
          </w:tcPr>
          <w:p w14:paraId="3AA449CD" w14:textId="72B4BEF1" w:rsidR="009334FE" w:rsidRPr="006A7486" w:rsidRDefault="004A221B" w:rsidP="00F81EC4">
            <w:pPr>
              <w:rPr>
                <w:sz w:val="22"/>
                <w:szCs w:val="22"/>
              </w:rPr>
            </w:pPr>
            <w:commentRangeStart w:id="1281"/>
            <w:commentRangeStart w:id="1282"/>
            <w:commentRangeStart w:id="1283"/>
            <w:commentRangeStart w:id="1284"/>
            <w:r w:rsidRPr="006A7486">
              <w:rPr>
                <w:sz w:val="22"/>
                <w:szCs w:val="22"/>
              </w:rPr>
              <w:t>Expected economic impact</w:t>
            </w:r>
          </w:p>
        </w:tc>
        <w:tc>
          <w:tcPr>
            <w:tcW w:w="3117" w:type="dxa"/>
          </w:tcPr>
          <w:p w14:paraId="4BB01464" w14:textId="22BBD937" w:rsidR="009334FE" w:rsidRPr="006A7486" w:rsidRDefault="008E4962" w:rsidP="00F81EC4">
            <w:pPr>
              <w:rPr>
                <w:sz w:val="22"/>
                <w:szCs w:val="22"/>
              </w:rPr>
            </w:pPr>
            <w:r w:rsidRPr="006A7486">
              <w:rPr>
                <w:sz w:val="22"/>
                <w:szCs w:val="22"/>
              </w:rPr>
              <w:t xml:space="preserve">Expected to generate </w:t>
            </w:r>
            <w:del w:id="1285" w:author="Carla Martinez Machain" w:date="2025-10-20T12:45:00Z" w16du:dateUtc="2025-10-20T16:45:00Z">
              <w:r w:rsidRPr="006A7486" w:rsidDel="0013241D">
                <w:rPr>
                  <w:sz w:val="22"/>
                  <w:szCs w:val="22"/>
                </w:rPr>
                <w:delText>$</w:delText>
              </w:r>
            </w:del>
            <w:r w:rsidRPr="006A7486">
              <w:rPr>
                <w:sz w:val="22"/>
                <w:szCs w:val="22"/>
              </w:rPr>
              <w:t>2 million</w:t>
            </w:r>
            <w:ins w:id="1286" w:author="Carla Martinez Machain" w:date="2025-10-20T12:45:00Z" w16du:dateUtc="2025-10-20T16:45:00Z">
              <w:r w:rsidR="0013241D">
                <w:rPr>
                  <w:sz w:val="22"/>
                  <w:szCs w:val="22"/>
                </w:rPr>
                <w:t xml:space="preserve"> USD</w:t>
              </w:r>
            </w:ins>
            <w:r w:rsidRPr="006A7486">
              <w:rPr>
                <w:sz w:val="22"/>
                <w:szCs w:val="22"/>
              </w:rPr>
              <w:t xml:space="preserve"> in local revenue</w:t>
            </w:r>
            <w:ins w:id="1287" w:author="Michael Flynn" w:date="2025-10-16T15:27:00Z" w16du:dateUtc="2025-10-16T20:27:00Z">
              <w:r w:rsidR="000027CD">
                <w:rPr>
                  <w:sz w:val="22"/>
                  <w:szCs w:val="22"/>
                </w:rPr>
                <w:t xml:space="preserve"> for local businesses</w:t>
              </w:r>
            </w:ins>
            <w:r w:rsidRPr="006A7486">
              <w:rPr>
                <w:sz w:val="22"/>
                <w:szCs w:val="22"/>
              </w:rPr>
              <w:t xml:space="preserve"> per year</w:t>
            </w:r>
          </w:p>
        </w:tc>
        <w:tc>
          <w:tcPr>
            <w:tcW w:w="3117" w:type="dxa"/>
          </w:tcPr>
          <w:p w14:paraId="3D0B0EC7" w14:textId="46D7D043" w:rsidR="009334FE" w:rsidRPr="006A7486" w:rsidRDefault="008E4962" w:rsidP="00F81EC4">
            <w:pPr>
              <w:rPr>
                <w:sz w:val="22"/>
                <w:szCs w:val="22"/>
              </w:rPr>
            </w:pPr>
            <w:r w:rsidRPr="006A7486">
              <w:rPr>
                <w:sz w:val="22"/>
                <w:szCs w:val="22"/>
              </w:rPr>
              <w:t xml:space="preserve">Expected to generate </w:t>
            </w:r>
            <w:del w:id="1288" w:author="Carla Martinez Machain" w:date="2025-10-20T12:45:00Z" w16du:dateUtc="2025-10-20T16:45:00Z">
              <w:r w:rsidRPr="006A7486" w:rsidDel="0013241D">
                <w:rPr>
                  <w:sz w:val="22"/>
                  <w:szCs w:val="22"/>
                </w:rPr>
                <w:delText>$500,000</w:delText>
              </w:r>
            </w:del>
            <w:ins w:id="1289" w:author="Carla Martinez Machain" w:date="2025-10-20T12:45:00Z" w16du:dateUtc="2025-10-20T16:45:00Z">
              <w:r w:rsidR="0013241D">
                <w:rPr>
                  <w:sz w:val="22"/>
                  <w:szCs w:val="22"/>
                </w:rPr>
                <w:t>half a million USD</w:t>
              </w:r>
            </w:ins>
            <w:r w:rsidRPr="006A7486">
              <w:rPr>
                <w:sz w:val="22"/>
                <w:szCs w:val="22"/>
              </w:rPr>
              <w:t xml:space="preserve"> in local revenue</w:t>
            </w:r>
            <w:ins w:id="1290" w:author="Michael Flynn" w:date="2025-10-16T15:26:00Z" w16du:dateUtc="2025-10-16T20:26:00Z">
              <w:r w:rsidR="004D0DAF">
                <w:rPr>
                  <w:sz w:val="22"/>
                  <w:szCs w:val="22"/>
                </w:rPr>
                <w:t xml:space="preserve"> for local businesses</w:t>
              </w:r>
            </w:ins>
            <w:r w:rsidRPr="006A7486">
              <w:rPr>
                <w:sz w:val="22"/>
                <w:szCs w:val="22"/>
              </w:rPr>
              <w:t xml:space="preserve"> per year</w:t>
            </w:r>
            <w:commentRangeEnd w:id="1281"/>
            <w:r w:rsidR="008F2049">
              <w:rPr>
                <w:rStyle w:val="CommentReference"/>
                <w:rFonts w:eastAsiaTheme="minorEastAsia"/>
                <w:kern w:val="0"/>
                <w14:ligatures w14:val="none"/>
              </w:rPr>
              <w:commentReference w:id="1281"/>
            </w:r>
            <w:r w:rsidR="008D23E1">
              <w:rPr>
                <w:rStyle w:val="CommentReference"/>
                <w:rFonts w:eastAsiaTheme="minorEastAsia"/>
                <w:kern w:val="0"/>
                <w14:ligatures w14:val="none"/>
              </w:rPr>
              <w:commentReference w:id="1282"/>
            </w:r>
            <w:r w:rsidR="00B73D8C">
              <w:rPr>
                <w:rStyle w:val="CommentReference"/>
                <w:rFonts w:eastAsiaTheme="minorEastAsia"/>
                <w:kern w:val="0"/>
                <w14:ligatures w14:val="none"/>
              </w:rPr>
              <w:commentReference w:id="1283"/>
            </w:r>
            <w:r w:rsidR="004B31E4">
              <w:rPr>
                <w:rStyle w:val="CommentReference"/>
                <w:rFonts w:eastAsiaTheme="minorEastAsia"/>
                <w:kern w:val="0"/>
                <w14:ligatures w14:val="none"/>
              </w:rPr>
              <w:commentReference w:id="1284"/>
            </w:r>
          </w:p>
        </w:tc>
      </w:tr>
      <w:commentRangeEnd w:id="1282"/>
      <w:commentRangeEnd w:id="1283"/>
      <w:commentRangeEnd w:id="1284"/>
      <w:tr w:rsidR="004A221B" w:rsidRPr="006A7486" w14:paraId="561EE9CF" w14:textId="77777777" w:rsidTr="009334FE">
        <w:tc>
          <w:tcPr>
            <w:tcW w:w="3116" w:type="dxa"/>
          </w:tcPr>
          <w:p w14:paraId="6A844236" w14:textId="2557D835" w:rsidR="004A221B" w:rsidRPr="006A7486" w:rsidRDefault="004A221B" w:rsidP="00F81EC4">
            <w:pPr>
              <w:rPr>
                <w:sz w:val="22"/>
                <w:szCs w:val="22"/>
              </w:rPr>
            </w:pPr>
            <w:r w:rsidRPr="006A7486">
              <w:rPr>
                <w:sz w:val="22"/>
                <w:szCs w:val="22"/>
              </w:rPr>
              <w:t>Anticipated noise impact</w:t>
            </w:r>
          </w:p>
        </w:tc>
        <w:tc>
          <w:tcPr>
            <w:tcW w:w="3117" w:type="dxa"/>
          </w:tcPr>
          <w:p w14:paraId="6EED078D" w14:textId="0DCB16C1" w:rsidR="004A221B" w:rsidRPr="006A7486" w:rsidRDefault="008E4962" w:rsidP="00F81EC4">
            <w:pPr>
              <w:rPr>
                <w:sz w:val="22"/>
                <w:szCs w:val="22"/>
              </w:rPr>
            </w:pPr>
            <w:commentRangeStart w:id="1291"/>
            <w:del w:id="1292" w:author="Michael Flynn" w:date="2025-10-20T17:20:00Z" w16du:dateUtc="2025-10-20T22:20:00Z">
              <w:r w:rsidRPr="006A7486" w:rsidDel="001A4283">
                <w:rPr>
                  <w:sz w:val="22"/>
                  <w:szCs w:val="22"/>
                </w:rPr>
                <w:delText xml:space="preserve">Low </w:delText>
              </w:r>
            </w:del>
            <w:ins w:id="1293" w:author="Michael Flynn" w:date="2025-10-20T17:20:00Z" w16du:dateUtc="2025-10-20T22:20:00Z">
              <w:r w:rsidR="001A4283">
                <w:rPr>
                  <w:sz w:val="22"/>
                  <w:szCs w:val="22"/>
                </w:rPr>
                <w:t>Min</w:t>
              </w:r>
            </w:ins>
            <w:ins w:id="1294" w:author="Michael Flynn" w:date="2025-10-21T12:22:00Z" w16du:dateUtc="2025-10-21T17:22:00Z">
              <w:r w:rsidR="00270D40">
                <w:rPr>
                  <w:sz w:val="22"/>
                  <w:szCs w:val="22"/>
                </w:rPr>
                <w:t>i</w:t>
              </w:r>
            </w:ins>
            <w:ins w:id="1295" w:author="Michael Flynn" w:date="2025-10-20T17:20:00Z" w16du:dateUtc="2025-10-20T22:20:00Z">
              <w:r w:rsidR="001A4283">
                <w:rPr>
                  <w:sz w:val="22"/>
                  <w:szCs w:val="22"/>
                </w:rPr>
                <w:t>mal</w:t>
              </w:r>
              <w:r w:rsidR="001A4283" w:rsidRPr="006A7486">
                <w:rPr>
                  <w:sz w:val="22"/>
                  <w:szCs w:val="22"/>
                </w:rPr>
                <w:t xml:space="preserve"> </w:t>
              </w:r>
            </w:ins>
            <w:r w:rsidRPr="006A7486">
              <w:rPr>
                <w:sz w:val="22"/>
                <w:szCs w:val="22"/>
              </w:rPr>
              <w:t>increase in noise</w:t>
            </w:r>
          </w:p>
        </w:tc>
        <w:tc>
          <w:tcPr>
            <w:tcW w:w="3117" w:type="dxa"/>
          </w:tcPr>
          <w:p w14:paraId="1647A8AE" w14:textId="03EFEDFF" w:rsidR="004A221B" w:rsidRPr="006A7486" w:rsidRDefault="008E4962" w:rsidP="00F81EC4">
            <w:pPr>
              <w:rPr>
                <w:sz w:val="22"/>
                <w:szCs w:val="22"/>
              </w:rPr>
            </w:pPr>
            <w:r w:rsidRPr="006A7486">
              <w:rPr>
                <w:sz w:val="22"/>
                <w:szCs w:val="22"/>
              </w:rPr>
              <w:t>Moderate increase in noise</w:t>
            </w:r>
            <w:commentRangeEnd w:id="1291"/>
            <w:r w:rsidR="008F2049">
              <w:rPr>
                <w:rStyle w:val="CommentReference"/>
                <w:rFonts w:eastAsiaTheme="minorEastAsia"/>
                <w:kern w:val="0"/>
                <w14:ligatures w14:val="none"/>
              </w:rPr>
              <w:commentReference w:id="1291"/>
            </w:r>
          </w:p>
        </w:tc>
      </w:tr>
      <w:tr w:rsidR="004A221B" w:rsidRPr="006A7486" w14:paraId="1F0ACF61" w14:textId="77777777" w:rsidTr="009334FE">
        <w:tc>
          <w:tcPr>
            <w:tcW w:w="3116" w:type="dxa"/>
          </w:tcPr>
          <w:p w14:paraId="621747D5" w14:textId="37BF240C" w:rsidR="004A221B" w:rsidRPr="006A7486" w:rsidRDefault="004A221B" w:rsidP="00F81EC4">
            <w:pPr>
              <w:rPr>
                <w:sz w:val="22"/>
                <w:szCs w:val="22"/>
              </w:rPr>
            </w:pPr>
            <w:r w:rsidRPr="006A7486">
              <w:rPr>
                <w:sz w:val="22"/>
                <w:szCs w:val="22"/>
              </w:rPr>
              <w:t>Anticipated environmental impact</w:t>
            </w:r>
          </w:p>
        </w:tc>
        <w:tc>
          <w:tcPr>
            <w:tcW w:w="3117" w:type="dxa"/>
          </w:tcPr>
          <w:p w14:paraId="322B93F7" w14:textId="62014E42" w:rsidR="004A221B" w:rsidRPr="006A7486" w:rsidRDefault="008E4962" w:rsidP="00F81EC4">
            <w:pPr>
              <w:rPr>
                <w:sz w:val="22"/>
                <w:szCs w:val="22"/>
              </w:rPr>
            </w:pPr>
            <w:del w:id="1296" w:author="Michael Flynn" w:date="2025-10-20T17:21:00Z" w16du:dateUtc="2025-10-20T22:21:00Z">
              <w:r w:rsidRPr="006A7486" w:rsidDel="00204304">
                <w:rPr>
                  <w:sz w:val="22"/>
                  <w:szCs w:val="22"/>
                </w:rPr>
                <w:delText>Low environmental pollution</w:delText>
              </w:r>
            </w:del>
            <w:ins w:id="1297" w:author="Michael Flynn" w:date="2025-10-20T17:21:00Z" w16du:dateUtc="2025-10-20T22:21:00Z">
              <w:r w:rsidR="00204304">
                <w:rPr>
                  <w:sz w:val="22"/>
                  <w:szCs w:val="22"/>
                </w:rPr>
                <w:t>No or negative environmental impacts expected</w:t>
              </w:r>
            </w:ins>
          </w:p>
        </w:tc>
        <w:tc>
          <w:tcPr>
            <w:tcW w:w="3117" w:type="dxa"/>
          </w:tcPr>
          <w:p w14:paraId="4CD83F8D" w14:textId="12E269CA" w:rsidR="004A221B" w:rsidRPr="006A7486" w:rsidRDefault="008E4962" w:rsidP="00F81EC4">
            <w:pPr>
              <w:rPr>
                <w:sz w:val="22"/>
                <w:szCs w:val="22"/>
              </w:rPr>
            </w:pPr>
            <w:commentRangeStart w:id="1298"/>
            <w:commentRangeStart w:id="1299"/>
            <w:del w:id="1300" w:author="Michael Flynn" w:date="2025-10-20T17:21:00Z" w16du:dateUtc="2025-10-20T22:21:00Z">
              <w:r w:rsidRPr="006A7486" w:rsidDel="00204304">
                <w:rPr>
                  <w:sz w:val="22"/>
                  <w:szCs w:val="22"/>
                </w:rPr>
                <w:delText>High increase in noise</w:delText>
              </w:r>
              <w:commentRangeEnd w:id="1298"/>
              <w:r w:rsidR="008F2049" w:rsidDel="00204304">
                <w:rPr>
                  <w:rStyle w:val="CommentReference"/>
                  <w:rFonts w:eastAsiaTheme="minorEastAsia"/>
                  <w:kern w:val="0"/>
                  <w14:ligatures w14:val="none"/>
                </w:rPr>
                <w:commentReference w:id="1298"/>
              </w:r>
              <w:commentRangeEnd w:id="1299"/>
              <w:r w:rsidR="008D23E1" w:rsidDel="00204304">
                <w:rPr>
                  <w:rStyle w:val="CommentReference"/>
                  <w:rFonts w:eastAsiaTheme="minorEastAsia"/>
                  <w:kern w:val="0"/>
                  <w14:ligatures w14:val="none"/>
                </w:rPr>
                <w:commentReference w:id="1299"/>
              </w:r>
            </w:del>
            <w:ins w:id="1301" w:author="Carla Martinez Machain" w:date="2025-10-16T09:44:00Z" w16du:dateUtc="2025-10-16T13:44:00Z">
              <w:del w:id="1302" w:author="Michael Flynn" w:date="2025-10-20T17:21:00Z" w16du:dateUtc="2025-10-20T22:21:00Z">
                <w:r w:rsidR="008D23E1" w:rsidDel="00204304">
                  <w:rPr>
                    <w:sz w:val="22"/>
                    <w:szCs w:val="22"/>
                  </w:rPr>
                  <w:delText>environmental pollution</w:delText>
                </w:r>
              </w:del>
            </w:ins>
            <w:ins w:id="1303" w:author="Michael Flynn" w:date="2025-10-20T17:21:00Z" w16du:dateUtc="2025-10-20T22:21:00Z">
              <w:r w:rsidR="00204304">
                <w:rPr>
                  <w:sz w:val="22"/>
                  <w:szCs w:val="22"/>
                </w:rPr>
                <w:t>Significant negative environmental impacts expected</w:t>
              </w:r>
            </w:ins>
          </w:p>
        </w:tc>
      </w:tr>
    </w:tbl>
    <w:p w14:paraId="25CCAACC" w14:textId="27902B33" w:rsidR="009334FE" w:rsidRDefault="009334FE" w:rsidP="00F81EC4">
      <w:pPr>
        <w:spacing w:line="240" w:lineRule="auto"/>
        <w:rPr>
          <w:ins w:id="1304" w:author="Michael Flynn" w:date="2025-10-21T14:16:00Z" w16du:dateUtc="2025-10-21T19:16:00Z"/>
          <w:sz w:val="22"/>
          <w:szCs w:val="22"/>
        </w:rPr>
      </w:pPr>
      <w:r w:rsidRPr="006A7486">
        <w:rPr>
          <w:sz w:val="22"/>
          <w:szCs w:val="22"/>
        </w:rPr>
        <w:t xml:space="preserve"> </w:t>
      </w:r>
    </w:p>
    <w:p w14:paraId="76576092" w14:textId="69A35A96" w:rsidR="00DD53E6" w:rsidRPr="00DD53E6" w:rsidRDefault="00DD53E6" w:rsidP="00F81EC4">
      <w:pPr>
        <w:spacing w:line="240" w:lineRule="auto"/>
        <w:rPr>
          <w:b/>
          <w:bCs/>
          <w:sz w:val="22"/>
          <w:szCs w:val="22"/>
          <w:rPrChange w:id="1305" w:author="Michael Flynn" w:date="2025-10-21T14:16:00Z" w16du:dateUtc="2025-10-21T19:16:00Z">
            <w:rPr>
              <w:sz w:val="22"/>
              <w:szCs w:val="22"/>
            </w:rPr>
          </w:rPrChange>
        </w:rPr>
      </w:pPr>
      <w:ins w:id="1306" w:author="Michael Flynn" w:date="2025-10-21T14:16:00Z" w16du:dateUtc="2025-10-21T19:16:00Z">
        <w:r>
          <w:rPr>
            <w:b/>
            <w:bCs/>
            <w:sz w:val="22"/>
            <w:szCs w:val="22"/>
          </w:rPr>
          <w:t>Note: Keep order of attributes</w:t>
        </w:r>
      </w:ins>
      <w:ins w:id="1307" w:author="Michael Flynn" w:date="2025-10-21T14:17:00Z" w16du:dateUtc="2025-10-21T19:17:00Z">
        <w:r>
          <w:rPr>
            <w:b/>
            <w:bCs/>
            <w:sz w:val="22"/>
            <w:szCs w:val="22"/>
          </w:rPr>
          <w:t xml:space="preserve"> constant within </w:t>
        </w:r>
        <w:proofErr w:type="gramStart"/>
        <w:r>
          <w:rPr>
            <w:b/>
            <w:bCs/>
            <w:sz w:val="22"/>
            <w:szCs w:val="22"/>
          </w:rPr>
          <w:t>respondent, but</w:t>
        </w:r>
        <w:proofErr w:type="gramEnd"/>
        <w:r>
          <w:rPr>
            <w:b/>
            <w:bCs/>
            <w:sz w:val="22"/>
            <w:szCs w:val="22"/>
          </w:rPr>
          <w:t xml:space="preserve"> vary ordering across respondents.</w:t>
        </w:r>
      </w:ins>
    </w:p>
    <w:p w14:paraId="02B5F44B" w14:textId="77777777" w:rsidR="008E4962" w:rsidRPr="006A7486" w:rsidRDefault="008E4962" w:rsidP="00F81EC4">
      <w:pPr>
        <w:spacing w:line="240" w:lineRule="auto"/>
        <w:rPr>
          <w:sz w:val="22"/>
          <w:szCs w:val="22"/>
        </w:rPr>
      </w:pPr>
    </w:p>
    <w:p w14:paraId="0192795C" w14:textId="10D0F7DE" w:rsidR="008E4962" w:rsidRDefault="008A0634" w:rsidP="00F81EC4">
      <w:pPr>
        <w:pStyle w:val="ListParagraph"/>
        <w:numPr>
          <w:ilvl w:val="0"/>
          <w:numId w:val="1"/>
        </w:numPr>
        <w:spacing w:line="240" w:lineRule="auto"/>
        <w:rPr>
          <w:ins w:id="1308" w:author="Michael Flynn" w:date="2025-10-21T14:20:00Z" w16du:dateUtc="2025-10-21T19:20:00Z"/>
          <w:sz w:val="22"/>
          <w:szCs w:val="22"/>
        </w:rPr>
      </w:pPr>
      <w:r w:rsidRPr="006A7486">
        <w:rPr>
          <w:sz w:val="22"/>
          <w:szCs w:val="22"/>
        </w:rPr>
        <w:t xml:space="preserve">If you had to choose between the two </w:t>
      </w:r>
      <w:r w:rsidR="0079104E" w:rsidRPr="006A7486">
        <w:rPr>
          <w:sz w:val="22"/>
          <w:szCs w:val="22"/>
        </w:rPr>
        <w:t>proposals</w:t>
      </w:r>
      <w:r w:rsidRPr="006A7486">
        <w:rPr>
          <w:sz w:val="22"/>
          <w:szCs w:val="22"/>
        </w:rPr>
        <w:t xml:space="preserve"> </w:t>
      </w:r>
      <w:del w:id="1309" w:author="Michael Flynn" w:date="2025-10-21T12:22:00Z" w16du:dateUtc="2025-10-21T17:22:00Z">
        <w:r w:rsidRPr="006A7486" w:rsidDel="00E5153E">
          <w:rPr>
            <w:sz w:val="22"/>
            <w:szCs w:val="22"/>
          </w:rPr>
          <w:delText>for strengthening NATO forces</w:delText>
        </w:r>
      </w:del>
      <w:ins w:id="1310" w:author="Michael Flynn" w:date="2025-10-21T12:22:00Z" w16du:dateUtc="2025-10-21T17:22:00Z">
        <w:r w:rsidR="00E5153E">
          <w:rPr>
            <w:sz w:val="22"/>
            <w:szCs w:val="22"/>
          </w:rPr>
          <w:t>for new deployments</w:t>
        </w:r>
      </w:ins>
      <w:r w:rsidRPr="006A7486">
        <w:rPr>
          <w:sz w:val="22"/>
          <w:szCs w:val="22"/>
        </w:rPr>
        <w:t xml:space="preserve"> in Poland, which would you prefer?</w:t>
      </w:r>
    </w:p>
    <w:p w14:paraId="64ECD1E2" w14:textId="48C53C0F" w:rsidR="00915456" w:rsidRDefault="003B1A33" w:rsidP="00915456">
      <w:pPr>
        <w:pStyle w:val="ListParagraph"/>
        <w:numPr>
          <w:ilvl w:val="1"/>
          <w:numId w:val="1"/>
        </w:numPr>
        <w:spacing w:line="240" w:lineRule="auto"/>
        <w:rPr>
          <w:ins w:id="1311" w:author="Michael Flynn" w:date="2025-10-21T14:20:00Z" w16du:dateUtc="2025-10-21T19:20:00Z"/>
          <w:sz w:val="22"/>
          <w:szCs w:val="22"/>
        </w:rPr>
      </w:pPr>
      <w:ins w:id="1312" w:author="Michael Flynn" w:date="2025-10-21T14:25:00Z" w16du:dateUtc="2025-10-21T19:25:00Z">
        <w:r>
          <w:rPr>
            <w:sz w:val="22"/>
            <w:szCs w:val="22"/>
          </w:rPr>
          <w:t>P</w:t>
        </w:r>
      </w:ins>
      <w:ins w:id="1313" w:author="Michael Flynn" w:date="2025-10-21T14:24:00Z" w16du:dateUtc="2025-10-21T19:24:00Z">
        <w:r w:rsidR="00A62E03">
          <w:rPr>
            <w:sz w:val="22"/>
            <w:szCs w:val="22"/>
          </w:rPr>
          <w:t xml:space="preserve">refer </w:t>
        </w:r>
      </w:ins>
      <w:ins w:id="1314" w:author="Michael Flynn" w:date="2025-10-21T14:20:00Z" w16du:dateUtc="2025-10-21T19:20:00Z">
        <w:r w:rsidR="00915456">
          <w:rPr>
            <w:sz w:val="22"/>
            <w:szCs w:val="22"/>
          </w:rPr>
          <w:t>Profile 1</w:t>
        </w:r>
      </w:ins>
    </w:p>
    <w:p w14:paraId="1C52A7DA" w14:textId="07EBD221" w:rsidR="00915456" w:rsidRDefault="003B1A33" w:rsidP="00915456">
      <w:pPr>
        <w:pStyle w:val="ListParagraph"/>
        <w:numPr>
          <w:ilvl w:val="1"/>
          <w:numId w:val="1"/>
        </w:numPr>
        <w:spacing w:line="240" w:lineRule="auto"/>
        <w:rPr>
          <w:ins w:id="1315" w:author="Michael Flynn" w:date="2025-10-21T14:20:00Z" w16du:dateUtc="2025-10-21T19:20:00Z"/>
          <w:sz w:val="22"/>
          <w:szCs w:val="22"/>
        </w:rPr>
      </w:pPr>
      <w:ins w:id="1316" w:author="Michael Flynn" w:date="2025-10-21T14:25:00Z" w16du:dateUtc="2025-10-21T19:25:00Z">
        <w:r>
          <w:rPr>
            <w:sz w:val="22"/>
            <w:szCs w:val="22"/>
          </w:rPr>
          <w:t>P</w:t>
        </w:r>
      </w:ins>
      <w:ins w:id="1317" w:author="Michael Flynn" w:date="2025-10-21T14:24:00Z" w16du:dateUtc="2025-10-21T19:24:00Z">
        <w:r w:rsidR="00A62E03">
          <w:rPr>
            <w:sz w:val="22"/>
            <w:szCs w:val="22"/>
          </w:rPr>
          <w:t xml:space="preserve">refer </w:t>
        </w:r>
      </w:ins>
      <w:ins w:id="1318" w:author="Michael Flynn" w:date="2025-10-21T14:20:00Z" w16du:dateUtc="2025-10-21T19:20:00Z">
        <w:r w:rsidR="00915456">
          <w:rPr>
            <w:sz w:val="22"/>
            <w:szCs w:val="22"/>
          </w:rPr>
          <w:t>Profile 2</w:t>
        </w:r>
      </w:ins>
    </w:p>
    <w:p w14:paraId="6044BAF4" w14:textId="77777777" w:rsidR="00C5084B" w:rsidRPr="006A7486" w:rsidRDefault="00C5084B" w:rsidP="00C5084B">
      <w:pPr>
        <w:pStyle w:val="ListParagraph"/>
        <w:numPr>
          <w:ilvl w:val="1"/>
          <w:numId w:val="1"/>
        </w:numPr>
        <w:spacing w:line="240" w:lineRule="auto"/>
        <w:rPr>
          <w:ins w:id="1319" w:author="Michael Flynn" w:date="2025-10-21T14:21:00Z" w16du:dateUtc="2025-10-21T19:21:00Z"/>
          <w:sz w:val="22"/>
          <w:szCs w:val="22"/>
        </w:rPr>
      </w:pPr>
      <w:ins w:id="1320" w:author="Michael Flynn" w:date="2025-10-21T14:21:00Z" w16du:dateUtc="2025-10-21T19:21:00Z">
        <w:r>
          <w:rPr>
            <w:sz w:val="22"/>
            <w:szCs w:val="22"/>
          </w:rPr>
          <w:t>Accept either</w:t>
        </w:r>
      </w:ins>
    </w:p>
    <w:p w14:paraId="000A80A6" w14:textId="53C490DD" w:rsidR="00915456" w:rsidRDefault="00915456" w:rsidP="00915456">
      <w:pPr>
        <w:pStyle w:val="ListParagraph"/>
        <w:numPr>
          <w:ilvl w:val="1"/>
          <w:numId w:val="1"/>
        </w:numPr>
        <w:spacing w:line="240" w:lineRule="auto"/>
        <w:rPr>
          <w:ins w:id="1321" w:author="Michael Flynn" w:date="2025-10-21T14:20:00Z" w16du:dateUtc="2025-10-21T19:20:00Z"/>
          <w:sz w:val="22"/>
          <w:szCs w:val="22"/>
        </w:rPr>
      </w:pPr>
      <w:ins w:id="1322" w:author="Michael Flynn" w:date="2025-10-21T14:20:00Z" w16du:dateUtc="2025-10-21T19:20:00Z">
        <w:r>
          <w:rPr>
            <w:sz w:val="22"/>
            <w:szCs w:val="22"/>
          </w:rPr>
          <w:t>Reject both</w:t>
        </w:r>
      </w:ins>
    </w:p>
    <w:p w14:paraId="3842CB63" w14:textId="0F3F83E1" w:rsidR="00915456" w:rsidRPr="006A7486" w:rsidDel="00C5084B" w:rsidRDefault="00915456">
      <w:pPr>
        <w:pStyle w:val="ListParagraph"/>
        <w:numPr>
          <w:ilvl w:val="1"/>
          <w:numId w:val="1"/>
        </w:numPr>
        <w:spacing w:line="240" w:lineRule="auto"/>
        <w:rPr>
          <w:del w:id="1323" w:author="Michael Flynn" w:date="2025-10-21T14:21:00Z" w16du:dateUtc="2025-10-21T19:21:00Z"/>
          <w:sz w:val="22"/>
          <w:szCs w:val="22"/>
        </w:rPr>
        <w:pPrChange w:id="1324" w:author="Michael Flynn" w:date="2025-10-21T14:20:00Z" w16du:dateUtc="2025-10-21T19:20:00Z">
          <w:pPr>
            <w:pStyle w:val="ListParagraph"/>
            <w:numPr>
              <w:numId w:val="1"/>
            </w:numPr>
            <w:spacing w:line="240" w:lineRule="auto"/>
            <w:ind w:hanging="360"/>
          </w:pPr>
        </w:pPrChange>
      </w:pPr>
    </w:p>
    <w:p w14:paraId="375FF73C" w14:textId="135B1CC9" w:rsidR="0079104E" w:rsidRDefault="008A0634" w:rsidP="00F81EC4">
      <w:pPr>
        <w:pStyle w:val="ListParagraph"/>
        <w:numPr>
          <w:ilvl w:val="0"/>
          <w:numId w:val="1"/>
        </w:numPr>
        <w:spacing w:line="240" w:lineRule="auto"/>
        <w:rPr>
          <w:ins w:id="1325" w:author="Michael Flynn" w:date="2025-10-21T14:23:00Z" w16du:dateUtc="2025-10-21T19:23:00Z"/>
          <w:sz w:val="22"/>
          <w:szCs w:val="22"/>
        </w:rPr>
      </w:pPr>
      <w:r w:rsidRPr="006A7486">
        <w:rPr>
          <w:sz w:val="22"/>
          <w:szCs w:val="22"/>
        </w:rPr>
        <w:t>On a scale of 1-</w:t>
      </w:r>
      <w:del w:id="1326" w:author="Michael Flynn" w:date="2025-10-21T14:20:00Z" w16du:dateUtc="2025-10-21T19:20:00Z">
        <w:r w:rsidRPr="006A7486" w:rsidDel="001B4B2C">
          <w:rPr>
            <w:sz w:val="22"/>
            <w:szCs w:val="22"/>
          </w:rPr>
          <w:delText>7</w:delText>
        </w:r>
      </w:del>
      <w:ins w:id="1327" w:author="Michael Flynn" w:date="2025-10-21T14:20:00Z" w16du:dateUtc="2025-10-21T19:20:00Z">
        <w:r w:rsidR="001B4B2C">
          <w:rPr>
            <w:sz w:val="22"/>
            <w:szCs w:val="22"/>
          </w:rPr>
          <w:t>5</w:t>
        </w:r>
      </w:ins>
      <w:r w:rsidRPr="006A7486">
        <w:rPr>
          <w:sz w:val="22"/>
          <w:szCs w:val="22"/>
        </w:rPr>
        <w:t xml:space="preserve">, where 1 indicates strong opposition to the proposed option and </w:t>
      </w:r>
      <w:ins w:id="1328" w:author="Michael Flynn" w:date="2025-10-21T14:20:00Z" w16du:dateUtc="2025-10-21T19:20:00Z">
        <w:r w:rsidR="006743AA">
          <w:rPr>
            <w:sz w:val="22"/>
            <w:szCs w:val="22"/>
          </w:rPr>
          <w:t>5</w:t>
        </w:r>
      </w:ins>
      <w:del w:id="1329" w:author="Michael Flynn" w:date="2025-10-21T14:20:00Z" w16du:dateUtc="2025-10-21T19:20:00Z">
        <w:r w:rsidRPr="006A7486" w:rsidDel="006743AA">
          <w:rPr>
            <w:sz w:val="22"/>
            <w:szCs w:val="22"/>
          </w:rPr>
          <w:delText>7</w:delText>
        </w:r>
      </w:del>
      <w:del w:id="1330" w:author="Michael Flynn" w:date="2025-10-21T14:23:00Z" w16du:dateUtc="2025-10-21T19:23:00Z">
        <w:r w:rsidRPr="006A7486" w:rsidDel="00014906">
          <w:rPr>
            <w:sz w:val="22"/>
            <w:szCs w:val="22"/>
          </w:rPr>
          <w:delText xml:space="preserve"> </w:delText>
        </w:r>
      </w:del>
      <w:r w:rsidRPr="006A7486">
        <w:rPr>
          <w:sz w:val="22"/>
          <w:szCs w:val="22"/>
        </w:rPr>
        <w:t xml:space="preserve">indicates strong support for the proposed option, please rate </w:t>
      </w:r>
      <w:r w:rsidR="0079104E" w:rsidRPr="006A7486">
        <w:rPr>
          <w:sz w:val="22"/>
          <w:szCs w:val="22"/>
        </w:rPr>
        <w:t>Proposal #1.</w:t>
      </w:r>
      <w:ins w:id="1331" w:author="Michael Flynn" w:date="2025-10-21T14:20:00Z" w16du:dateUtc="2025-10-21T19:20:00Z">
        <w:r w:rsidR="006743AA">
          <w:rPr>
            <w:sz w:val="22"/>
            <w:szCs w:val="22"/>
          </w:rPr>
          <w:t xml:space="preserve"> </w:t>
        </w:r>
      </w:ins>
    </w:p>
    <w:p w14:paraId="1FD10B23" w14:textId="77777777" w:rsidR="00014906" w:rsidRPr="00014906" w:rsidRDefault="00014906" w:rsidP="00014906">
      <w:pPr>
        <w:pStyle w:val="ListParagraph"/>
        <w:numPr>
          <w:ilvl w:val="1"/>
          <w:numId w:val="1"/>
        </w:numPr>
        <w:rPr>
          <w:ins w:id="1332" w:author="Michael Flynn" w:date="2025-10-21T14:23:00Z"/>
          <w:sz w:val="22"/>
          <w:szCs w:val="22"/>
        </w:rPr>
      </w:pPr>
      <w:ins w:id="1333" w:author="Michael Flynn" w:date="2025-10-21T14:23:00Z">
        <w:r w:rsidRPr="00014906">
          <w:rPr>
            <w:sz w:val="22"/>
            <w:szCs w:val="22"/>
          </w:rPr>
          <w:t>1 – Strongly Oppose</w:t>
        </w:r>
      </w:ins>
    </w:p>
    <w:p w14:paraId="31A506EC" w14:textId="77777777" w:rsidR="00014906" w:rsidRPr="00014906" w:rsidRDefault="00014906" w:rsidP="00014906">
      <w:pPr>
        <w:pStyle w:val="ListParagraph"/>
        <w:numPr>
          <w:ilvl w:val="1"/>
          <w:numId w:val="1"/>
        </w:numPr>
        <w:rPr>
          <w:ins w:id="1334" w:author="Michael Flynn" w:date="2025-10-21T14:23:00Z"/>
          <w:sz w:val="22"/>
          <w:szCs w:val="22"/>
        </w:rPr>
      </w:pPr>
      <w:ins w:id="1335" w:author="Michael Flynn" w:date="2025-10-21T14:23:00Z">
        <w:r w:rsidRPr="00014906">
          <w:rPr>
            <w:sz w:val="22"/>
            <w:szCs w:val="22"/>
          </w:rPr>
          <w:t xml:space="preserve">2 – Oppose </w:t>
        </w:r>
      </w:ins>
    </w:p>
    <w:p w14:paraId="230750F8" w14:textId="77777777" w:rsidR="00014906" w:rsidRPr="00014906" w:rsidRDefault="00014906" w:rsidP="00014906">
      <w:pPr>
        <w:pStyle w:val="ListParagraph"/>
        <w:numPr>
          <w:ilvl w:val="1"/>
          <w:numId w:val="1"/>
        </w:numPr>
        <w:rPr>
          <w:ins w:id="1336" w:author="Michael Flynn" w:date="2025-10-21T14:23:00Z"/>
          <w:sz w:val="22"/>
          <w:szCs w:val="22"/>
        </w:rPr>
      </w:pPr>
      <w:ins w:id="1337" w:author="Michael Flynn" w:date="2025-10-21T14:23:00Z">
        <w:r w:rsidRPr="00014906">
          <w:rPr>
            <w:sz w:val="22"/>
            <w:szCs w:val="22"/>
          </w:rPr>
          <w:t>3 – Neutral</w:t>
        </w:r>
      </w:ins>
    </w:p>
    <w:p w14:paraId="6ABA0DA3" w14:textId="77777777" w:rsidR="00014906" w:rsidRPr="00014906" w:rsidRDefault="00014906" w:rsidP="00014906">
      <w:pPr>
        <w:pStyle w:val="ListParagraph"/>
        <w:numPr>
          <w:ilvl w:val="1"/>
          <w:numId w:val="1"/>
        </w:numPr>
        <w:rPr>
          <w:ins w:id="1338" w:author="Michael Flynn" w:date="2025-10-21T14:23:00Z"/>
          <w:sz w:val="22"/>
          <w:szCs w:val="22"/>
        </w:rPr>
      </w:pPr>
      <w:ins w:id="1339" w:author="Michael Flynn" w:date="2025-10-21T14:23:00Z">
        <w:r w:rsidRPr="00014906">
          <w:rPr>
            <w:sz w:val="22"/>
            <w:szCs w:val="22"/>
          </w:rPr>
          <w:t>4 – Support</w:t>
        </w:r>
      </w:ins>
    </w:p>
    <w:p w14:paraId="764ED259" w14:textId="7EAA145B" w:rsidR="00014906" w:rsidRPr="006A7486" w:rsidRDefault="00014906">
      <w:pPr>
        <w:pStyle w:val="ListParagraph"/>
        <w:numPr>
          <w:ilvl w:val="1"/>
          <w:numId w:val="1"/>
        </w:numPr>
        <w:spacing w:line="240" w:lineRule="auto"/>
        <w:rPr>
          <w:sz w:val="22"/>
          <w:szCs w:val="22"/>
        </w:rPr>
        <w:pPrChange w:id="1340" w:author="Michael Flynn" w:date="2025-10-21T14:23:00Z" w16du:dateUtc="2025-10-21T19:23:00Z">
          <w:pPr>
            <w:pStyle w:val="ListParagraph"/>
            <w:numPr>
              <w:numId w:val="1"/>
            </w:numPr>
            <w:spacing w:line="240" w:lineRule="auto"/>
            <w:ind w:hanging="360"/>
          </w:pPr>
        </w:pPrChange>
      </w:pPr>
      <w:ins w:id="1341" w:author="Michael Flynn" w:date="2025-10-21T14:23:00Z">
        <w:r w:rsidRPr="00014906">
          <w:rPr>
            <w:sz w:val="22"/>
            <w:szCs w:val="22"/>
          </w:rPr>
          <w:t>5 – Strongly Support</w:t>
        </w:r>
      </w:ins>
    </w:p>
    <w:p w14:paraId="2D0C5170" w14:textId="5D69E709" w:rsidR="0079104E" w:rsidRDefault="0079104E" w:rsidP="00F81EC4">
      <w:pPr>
        <w:pStyle w:val="ListParagraph"/>
        <w:numPr>
          <w:ilvl w:val="0"/>
          <w:numId w:val="1"/>
        </w:numPr>
        <w:spacing w:line="240" w:lineRule="auto"/>
        <w:rPr>
          <w:ins w:id="1342" w:author="Michael Flynn" w:date="2025-10-21T14:23:00Z" w16du:dateUtc="2025-10-21T19:23:00Z"/>
          <w:sz w:val="22"/>
          <w:szCs w:val="22"/>
        </w:rPr>
      </w:pPr>
      <w:r w:rsidRPr="006A7486">
        <w:rPr>
          <w:sz w:val="22"/>
          <w:szCs w:val="22"/>
        </w:rPr>
        <w:t>Using the same scale, how would you rate Proposal #2?</w:t>
      </w:r>
    </w:p>
    <w:p w14:paraId="6E69E678" w14:textId="77777777" w:rsidR="00B907CB" w:rsidRPr="00B907CB" w:rsidRDefault="00B907CB">
      <w:pPr>
        <w:pStyle w:val="ListParagraph"/>
        <w:numPr>
          <w:ilvl w:val="0"/>
          <w:numId w:val="18"/>
        </w:numPr>
        <w:rPr>
          <w:ins w:id="1343" w:author="Michael Flynn" w:date="2025-10-21T14:23:00Z"/>
          <w:sz w:val="22"/>
          <w:szCs w:val="22"/>
        </w:rPr>
        <w:pPrChange w:id="1344" w:author="Michael Flynn" w:date="2025-10-21T14:24:00Z" w16du:dateUtc="2025-10-21T19:24:00Z">
          <w:pPr>
            <w:pStyle w:val="ListParagraph"/>
            <w:numPr>
              <w:numId w:val="1"/>
            </w:numPr>
            <w:ind w:hanging="360"/>
          </w:pPr>
        </w:pPrChange>
      </w:pPr>
      <w:ins w:id="1345" w:author="Michael Flynn" w:date="2025-10-21T14:23:00Z">
        <w:r w:rsidRPr="00B907CB">
          <w:rPr>
            <w:sz w:val="22"/>
            <w:szCs w:val="22"/>
          </w:rPr>
          <w:t>1 – Strongly Oppose</w:t>
        </w:r>
      </w:ins>
    </w:p>
    <w:p w14:paraId="6FBB867F" w14:textId="77777777" w:rsidR="00B907CB" w:rsidRPr="00B907CB" w:rsidRDefault="00B907CB">
      <w:pPr>
        <w:pStyle w:val="ListParagraph"/>
        <w:numPr>
          <w:ilvl w:val="0"/>
          <w:numId w:val="18"/>
        </w:numPr>
        <w:rPr>
          <w:ins w:id="1346" w:author="Michael Flynn" w:date="2025-10-21T14:23:00Z"/>
          <w:sz w:val="22"/>
          <w:szCs w:val="22"/>
        </w:rPr>
        <w:pPrChange w:id="1347" w:author="Michael Flynn" w:date="2025-10-21T14:24:00Z" w16du:dateUtc="2025-10-21T19:24:00Z">
          <w:pPr>
            <w:pStyle w:val="ListParagraph"/>
            <w:numPr>
              <w:numId w:val="1"/>
            </w:numPr>
            <w:ind w:hanging="360"/>
          </w:pPr>
        </w:pPrChange>
      </w:pPr>
      <w:ins w:id="1348" w:author="Michael Flynn" w:date="2025-10-21T14:23:00Z">
        <w:r w:rsidRPr="00B907CB">
          <w:rPr>
            <w:sz w:val="22"/>
            <w:szCs w:val="22"/>
          </w:rPr>
          <w:t xml:space="preserve">2 – Oppose </w:t>
        </w:r>
      </w:ins>
    </w:p>
    <w:p w14:paraId="0823AE8D" w14:textId="77777777" w:rsidR="00B907CB" w:rsidRPr="00B907CB" w:rsidRDefault="00B907CB">
      <w:pPr>
        <w:pStyle w:val="ListParagraph"/>
        <w:numPr>
          <w:ilvl w:val="0"/>
          <w:numId w:val="18"/>
        </w:numPr>
        <w:rPr>
          <w:ins w:id="1349" w:author="Michael Flynn" w:date="2025-10-21T14:23:00Z"/>
          <w:sz w:val="22"/>
          <w:szCs w:val="22"/>
        </w:rPr>
        <w:pPrChange w:id="1350" w:author="Michael Flynn" w:date="2025-10-21T14:24:00Z" w16du:dateUtc="2025-10-21T19:24:00Z">
          <w:pPr>
            <w:pStyle w:val="ListParagraph"/>
            <w:numPr>
              <w:numId w:val="1"/>
            </w:numPr>
            <w:ind w:hanging="360"/>
          </w:pPr>
        </w:pPrChange>
      </w:pPr>
      <w:ins w:id="1351" w:author="Michael Flynn" w:date="2025-10-21T14:23:00Z">
        <w:r w:rsidRPr="00B907CB">
          <w:rPr>
            <w:sz w:val="22"/>
            <w:szCs w:val="22"/>
          </w:rPr>
          <w:t>3 – Neutral</w:t>
        </w:r>
      </w:ins>
    </w:p>
    <w:p w14:paraId="5BEC06CD" w14:textId="77777777" w:rsidR="00B907CB" w:rsidRPr="00B907CB" w:rsidRDefault="00B907CB">
      <w:pPr>
        <w:pStyle w:val="ListParagraph"/>
        <w:numPr>
          <w:ilvl w:val="0"/>
          <w:numId w:val="18"/>
        </w:numPr>
        <w:rPr>
          <w:ins w:id="1352" w:author="Michael Flynn" w:date="2025-10-21T14:23:00Z"/>
          <w:sz w:val="22"/>
          <w:szCs w:val="22"/>
        </w:rPr>
        <w:pPrChange w:id="1353" w:author="Michael Flynn" w:date="2025-10-21T14:24:00Z" w16du:dateUtc="2025-10-21T19:24:00Z">
          <w:pPr>
            <w:pStyle w:val="ListParagraph"/>
            <w:numPr>
              <w:numId w:val="1"/>
            </w:numPr>
            <w:ind w:hanging="360"/>
          </w:pPr>
        </w:pPrChange>
      </w:pPr>
      <w:ins w:id="1354" w:author="Michael Flynn" w:date="2025-10-21T14:23:00Z">
        <w:r w:rsidRPr="00B907CB">
          <w:rPr>
            <w:sz w:val="22"/>
            <w:szCs w:val="22"/>
          </w:rPr>
          <w:t>4 – Support</w:t>
        </w:r>
      </w:ins>
    </w:p>
    <w:p w14:paraId="1451A37F" w14:textId="08CDCD6E" w:rsidR="00B907CB" w:rsidRDefault="00B907CB">
      <w:pPr>
        <w:pStyle w:val="ListParagraph"/>
        <w:numPr>
          <w:ilvl w:val="0"/>
          <w:numId w:val="18"/>
        </w:numPr>
        <w:spacing w:line="240" w:lineRule="auto"/>
        <w:rPr>
          <w:ins w:id="1355" w:author="Michael Flynn" w:date="2025-10-21T12:24:00Z" w16du:dateUtc="2025-10-21T17:24:00Z"/>
          <w:sz w:val="22"/>
          <w:szCs w:val="22"/>
        </w:rPr>
        <w:pPrChange w:id="1356" w:author="Michael Flynn" w:date="2025-10-21T14:24:00Z" w16du:dateUtc="2025-10-21T19:24:00Z">
          <w:pPr>
            <w:pStyle w:val="ListParagraph"/>
            <w:numPr>
              <w:numId w:val="16"/>
            </w:numPr>
            <w:spacing w:line="240" w:lineRule="auto"/>
            <w:ind w:hanging="360"/>
          </w:pPr>
        </w:pPrChange>
      </w:pPr>
      <w:ins w:id="1357" w:author="Michael Flynn" w:date="2025-10-21T14:23:00Z">
        <w:r w:rsidRPr="00B907CB">
          <w:rPr>
            <w:sz w:val="22"/>
            <w:szCs w:val="22"/>
          </w:rPr>
          <w:t>5 – Strongly Support</w:t>
        </w:r>
      </w:ins>
    </w:p>
    <w:p w14:paraId="01EFB85E" w14:textId="25ABB46A" w:rsidR="003A6324" w:rsidRPr="003A6324" w:rsidRDefault="003A6324">
      <w:pPr>
        <w:spacing w:line="240" w:lineRule="auto"/>
        <w:rPr>
          <w:sz w:val="22"/>
          <w:szCs w:val="22"/>
          <w:rPrChange w:id="1358" w:author="Michael Flynn" w:date="2025-10-21T12:24:00Z" w16du:dateUtc="2025-10-21T17:24:00Z">
            <w:rPr/>
          </w:rPrChange>
        </w:rPr>
        <w:pPrChange w:id="1359" w:author="Michael Flynn" w:date="2025-10-21T12:24:00Z" w16du:dateUtc="2025-10-21T17:24:00Z">
          <w:pPr>
            <w:pStyle w:val="ListParagraph"/>
            <w:numPr>
              <w:numId w:val="1"/>
            </w:numPr>
            <w:spacing w:line="240" w:lineRule="auto"/>
            <w:ind w:hanging="360"/>
          </w:pPr>
        </w:pPrChange>
      </w:pPr>
    </w:p>
    <w:p w14:paraId="43CBC106" w14:textId="77777777" w:rsidR="00885FAC" w:rsidRPr="006A7486" w:rsidRDefault="00885FAC" w:rsidP="00F81EC4">
      <w:pPr>
        <w:spacing w:line="240" w:lineRule="auto"/>
        <w:rPr>
          <w:sz w:val="22"/>
          <w:szCs w:val="22"/>
        </w:rPr>
      </w:pPr>
    </w:p>
    <w:p w14:paraId="5EFF9E5A" w14:textId="257DED33" w:rsidR="00885FAC" w:rsidRPr="006A7486" w:rsidRDefault="00885FAC" w:rsidP="00F81EC4">
      <w:pPr>
        <w:spacing w:line="240" w:lineRule="auto"/>
        <w:rPr>
          <w:sz w:val="22"/>
          <w:szCs w:val="22"/>
        </w:rPr>
      </w:pPr>
      <w:commentRangeStart w:id="1360"/>
      <w:commentRangeStart w:id="1361"/>
      <w:commentRangeStart w:id="1362"/>
      <w:commentRangeStart w:id="1363"/>
      <w:r w:rsidRPr="006A7486">
        <w:rPr>
          <w:b/>
          <w:bCs/>
          <w:sz w:val="22"/>
          <w:szCs w:val="22"/>
        </w:rPr>
        <w:t xml:space="preserve">REPLICATE THESE PAIRED CHOICES </w:t>
      </w:r>
      <w:del w:id="1364" w:author="Michael Flynn" w:date="2025-10-21T14:22:00Z" w16du:dateUtc="2025-10-21T19:22:00Z">
        <w:r w:rsidRPr="006A7486" w:rsidDel="00415385">
          <w:rPr>
            <w:b/>
            <w:bCs/>
            <w:sz w:val="22"/>
            <w:szCs w:val="22"/>
          </w:rPr>
          <w:delText xml:space="preserve">FIVE </w:delText>
        </w:r>
      </w:del>
      <w:ins w:id="1365" w:author="Michael Flynn" w:date="2025-10-21T14:22:00Z" w16du:dateUtc="2025-10-21T19:22:00Z">
        <w:r w:rsidR="00415385">
          <w:rPr>
            <w:b/>
            <w:bCs/>
            <w:sz w:val="22"/>
            <w:szCs w:val="22"/>
          </w:rPr>
          <w:t>10</w:t>
        </w:r>
        <w:r w:rsidR="00415385" w:rsidRPr="006A7486">
          <w:rPr>
            <w:b/>
            <w:bCs/>
            <w:sz w:val="22"/>
            <w:szCs w:val="22"/>
          </w:rPr>
          <w:t xml:space="preserve"> </w:t>
        </w:r>
      </w:ins>
      <w:r w:rsidRPr="006A7486">
        <w:rPr>
          <w:b/>
          <w:bCs/>
          <w:sz w:val="22"/>
          <w:szCs w:val="22"/>
        </w:rPr>
        <w:t>TIMES PER RESPONDENT</w:t>
      </w:r>
      <w:commentRangeEnd w:id="1360"/>
      <w:r w:rsidR="00184EB8">
        <w:rPr>
          <w:rStyle w:val="CommentReference"/>
          <w:rFonts w:eastAsiaTheme="minorEastAsia"/>
          <w:kern w:val="0"/>
          <w14:ligatures w14:val="none"/>
        </w:rPr>
        <w:commentReference w:id="1360"/>
      </w:r>
      <w:commentRangeEnd w:id="1361"/>
      <w:r w:rsidR="00662B4C">
        <w:rPr>
          <w:rStyle w:val="CommentReference"/>
          <w:rFonts w:eastAsiaTheme="minorEastAsia"/>
          <w:kern w:val="0"/>
          <w14:ligatures w14:val="none"/>
        </w:rPr>
        <w:commentReference w:id="1361"/>
      </w:r>
      <w:commentRangeEnd w:id="1362"/>
      <w:r w:rsidR="00CD087A">
        <w:rPr>
          <w:rStyle w:val="CommentReference"/>
          <w:rFonts w:eastAsiaTheme="minorEastAsia"/>
          <w:kern w:val="0"/>
          <w14:ligatures w14:val="none"/>
        </w:rPr>
        <w:commentReference w:id="1362"/>
      </w:r>
      <w:commentRangeEnd w:id="1363"/>
      <w:r w:rsidR="0013241D">
        <w:rPr>
          <w:rStyle w:val="CommentReference"/>
          <w:rFonts w:eastAsiaTheme="minorEastAsia"/>
          <w:kern w:val="0"/>
          <w14:ligatures w14:val="none"/>
        </w:rPr>
        <w:commentReference w:id="1363"/>
      </w:r>
    </w:p>
    <w:p w14:paraId="6662B0B8" w14:textId="77777777" w:rsidR="00CC3937" w:rsidRPr="006A7486" w:rsidRDefault="00CC3937" w:rsidP="00F81EC4">
      <w:pPr>
        <w:spacing w:line="240" w:lineRule="auto"/>
        <w:rPr>
          <w:sz w:val="22"/>
          <w:szCs w:val="22"/>
        </w:rPr>
      </w:pPr>
    </w:p>
    <w:p w14:paraId="091F2DAE" w14:textId="225BAD31" w:rsidR="00CC3937" w:rsidRPr="006A7486" w:rsidRDefault="00CC3937" w:rsidP="00F81EC4">
      <w:pPr>
        <w:spacing w:line="240" w:lineRule="auto"/>
        <w:rPr>
          <w:b/>
          <w:bCs/>
          <w:sz w:val="22"/>
          <w:szCs w:val="22"/>
        </w:rPr>
      </w:pPr>
      <w:r w:rsidRPr="006A7486">
        <w:rPr>
          <w:b/>
          <w:bCs/>
          <w:sz w:val="22"/>
          <w:szCs w:val="22"/>
        </w:rPr>
        <w:lastRenderedPageBreak/>
        <w:t>BLOCK 3: GENERAL QUESTIONS</w:t>
      </w:r>
    </w:p>
    <w:p w14:paraId="5D4F6CD6"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relations between Poland and neighboring countries (not Russia)? Are relations…</w:t>
      </w:r>
    </w:p>
    <w:p w14:paraId="4B0F45DA" w14:textId="77777777" w:rsidR="00785FD1" w:rsidRPr="006A7486" w:rsidRDefault="00785FD1" w:rsidP="00F81EC4">
      <w:pPr>
        <w:pStyle w:val="ListParagraph"/>
        <w:tabs>
          <w:tab w:val="left" w:pos="270"/>
        </w:tabs>
        <w:spacing w:line="240" w:lineRule="auto"/>
        <w:ind w:left="144"/>
        <w:rPr>
          <w:rFonts w:cs="Times New Roman"/>
          <w:sz w:val="22"/>
          <w:szCs w:val="22"/>
        </w:rPr>
      </w:pPr>
      <w:r w:rsidRPr="006A7486">
        <w:rPr>
          <w:rFonts w:cs="Times New Roman"/>
          <w:sz w:val="22"/>
          <w:szCs w:val="22"/>
        </w:rPr>
        <w:t>Very peaceful</w:t>
      </w:r>
    </w:p>
    <w:p w14:paraId="23F79C8E" w14:textId="77777777" w:rsidR="00785FD1" w:rsidRPr="006A7486" w:rsidRDefault="00785FD1" w:rsidP="00F81EC4">
      <w:pPr>
        <w:pStyle w:val="ListParagraph"/>
        <w:tabs>
          <w:tab w:val="left" w:pos="270"/>
        </w:tabs>
        <w:spacing w:line="240" w:lineRule="auto"/>
        <w:ind w:left="144"/>
        <w:rPr>
          <w:rFonts w:cs="Times New Roman"/>
          <w:sz w:val="22"/>
          <w:szCs w:val="22"/>
        </w:rPr>
      </w:pPr>
      <w:r w:rsidRPr="006A7486">
        <w:rPr>
          <w:rFonts w:cs="Times New Roman"/>
          <w:sz w:val="22"/>
          <w:szCs w:val="22"/>
        </w:rPr>
        <w:t>Somewhat peaceful</w:t>
      </w:r>
    </w:p>
    <w:p w14:paraId="6D3DBDB0" w14:textId="77777777" w:rsidR="00785FD1" w:rsidRPr="006A7486" w:rsidRDefault="00785FD1" w:rsidP="00F81EC4">
      <w:pPr>
        <w:pStyle w:val="ListParagraph"/>
        <w:tabs>
          <w:tab w:val="left" w:pos="270"/>
        </w:tabs>
        <w:spacing w:line="240" w:lineRule="auto"/>
        <w:ind w:left="144"/>
        <w:rPr>
          <w:rFonts w:cs="Times New Roman"/>
          <w:sz w:val="22"/>
          <w:szCs w:val="22"/>
        </w:rPr>
      </w:pPr>
      <w:r w:rsidRPr="006A7486">
        <w:rPr>
          <w:rFonts w:cs="Times New Roman"/>
          <w:sz w:val="22"/>
          <w:szCs w:val="22"/>
        </w:rPr>
        <w:t>Neutral</w:t>
      </w:r>
    </w:p>
    <w:p w14:paraId="74A2FB6D" w14:textId="77777777" w:rsidR="00785FD1" w:rsidRPr="006A7486" w:rsidRDefault="00785FD1" w:rsidP="00F81EC4">
      <w:pPr>
        <w:pStyle w:val="ListParagraph"/>
        <w:tabs>
          <w:tab w:val="left" w:pos="270"/>
        </w:tabs>
        <w:spacing w:line="240" w:lineRule="auto"/>
        <w:ind w:left="144"/>
        <w:rPr>
          <w:rFonts w:cs="Times New Roman"/>
          <w:sz w:val="22"/>
          <w:szCs w:val="22"/>
        </w:rPr>
      </w:pPr>
      <w:r w:rsidRPr="006A7486">
        <w:rPr>
          <w:rFonts w:cs="Times New Roman"/>
          <w:sz w:val="22"/>
          <w:szCs w:val="22"/>
        </w:rPr>
        <w:t>Somewhat hostile</w:t>
      </w:r>
    </w:p>
    <w:p w14:paraId="2B94736B" w14:textId="77777777" w:rsidR="00785FD1" w:rsidRPr="006A7486" w:rsidRDefault="00785FD1" w:rsidP="00F81EC4">
      <w:pPr>
        <w:pStyle w:val="ListParagraph"/>
        <w:tabs>
          <w:tab w:val="left" w:pos="270"/>
        </w:tabs>
        <w:spacing w:line="240" w:lineRule="auto"/>
        <w:ind w:left="144"/>
        <w:rPr>
          <w:rFonts w:cs="Times New Roman"/>
          <w:sz w:val="22"/>
          <w:szCs w:val="22"/>
        </w:rPr>
      </w:pPr>
      <w:r w:rsidRPr="006A7486">
        <w:rPr>
          <w:rFonts w:cs="Times New Roman"/>
          <w:sz w:val="22"/>
          <w:szCs w:val="22"/>
        </w:rPr>
        <w:t>Very hostile</w:t>
      </w:r>
    </w:p>
    <w:p w14:paraId="791C9C38" w14:textId="77777777" w:rsidR="00785FD1" w:rsidRPr="006A7486" w:rsidRDefault="00785FD1" w:rsidP="00F81EC4">
      <w:pPr>
        <w:pStyle w:val="ListParagraph"/>
        <w:tabs>
          <w:tab w:val="left" w:pos="270"/>
        </w:tabs>
        <w:spacing w:line="240" w:lineRule="auto"/>
        <w:ind w:left="144"/>
        <w:rPr>
          <w:rFonts w:cs="Times New Roman"/>
          <w:sz w:val="22"/>
          <w:szCs w:val="22"/>
        </w:rPr>
      </w:pPr>
      <w:r w:rsidRPr="006A7486">
        <w:rPr>
          <w:rFonts w:cs="Times New Roman"/>
          <w:sz w:val="22"/>
          <w:szCs w:val="22"/>
        </w:rPr>
        <w:t>Don’t know/decline to answer</w:t>
      </w:r>
    </w:p>
    <w:p w14:paraId="59A21411" w14:textId="77777777" w:rsidR="00785FD1" w:rsidRPr="006A7486" w:rsidRDefault="00785FD1" w:rsidP="00F81EC4">
      <w:pPr>
        <w:pStyle w:val="ListParagraph"/>
        <w:tabs>
          <w:tab w:val="left" w:pos="270"/>
        </w:tabs>
        <w:spacing w:line="240" w:lineRule="auto"/>
        <w:ind w:left="144"/>
        <w:rPr>
          <w:rFonts w:cs="Times New Roman"/>
          <w:sz w:val="22"/>
          <w:szCs w:val="22"/>
        </w:rPr>
      </w:pPr>
    </w:p>
    <w:p w14:paraId="39E8B674"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United States government?</w:t>
      </w:r>
    </w:p>
    <w:p w14:paraId="2FAC57A8"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Very favorable</w:t>
      </w:r>
    </w:p>
    <w:p w14:paraId="01ABA7DE"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Somewhat favorable</w:t>
      </w:r>
    </w:p>
    <w:p w14:paraId="3153AF57"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Neutral</w:t>
      </w:r>
    </w:p>
    <w:p w14:paraId="727A5F37"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Somewhat unfavorable</w:t>
      </w:r>
    </w:p>
    <w:p w14:paraId="5BA3C42E"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Very unfavorable</w:t>
      </w:r>
    </w:p>
    <w:p w14:paraId="34A9F4A6" w14:textId="77777777" w:rsidR="00785FD1" w:rsidRPr="006A7486" w:rsidRDefault="00785FD1" w:rsidP="00F81EC4">
      <w:pPr>
        <w:tabs>
          <w:tab w:val="left" w:pos="270"/>
        </w:tabs>
        <w:spacing w:line="240" w:lineRule="auto"/>
        <w:ind w:left="432" w:hanging="288"/>
        <w:rPr>
          <w:rFonts w:cs="Times New Roman"/>
          <w:sz w:val="22"/>
          <w:szCs w:val="22"/>
        </w:rPr>
      </w:pPr>
      <w:commentRangeStart w:id="1366"/>
      <w:commentRangeStart w:id="1367"/>
      <w:commentRangeStart w:id="1368"/>
      <w:r w:rsidRPr="006A7486">
        <w:rPr>
          <w:rFonts w:cs="Times New Roman"/>
          <w:sz w:val="22"/>
          <w:szCs w:val="22"/>
        </w:rPr>
        <w:t>Don’t know/decline to answer</w:t>
      </w:r>
      <w:commentRangeEnd w:id="1366"/>
      <w:r w:rsidR="00363DA1">
        <w:rPr>
          <w:rStyle w:val="CommentReference"/>
          <w:rFonts w:eastAsiaTheme="minorEastAsia"/>
          <w:kern w:val="0"/>
          <w14:ligatures w14:val="none"/>
        </w:rPr>
        <w:commentReference w:id="1366"/>
      </w:r>
      <w:commentRangeEnd w:id="1367"/>
      <w:r w:rsidR="008D23E1">
        <w:rPr>
          <w:rStyle w:val="CommentReference"/>
          <w:rFonts w:eastAsiaTheme="minorEastAsia"/>
          <w:kern w:val="0"/>
          <w14:ligatures w14:val="none"/>
        </w:rPr>
        <w:commentReference w:id="1367"/>
      </w:r>
      <w:commentRangeEnd w:id="1368"/>
      <w:r w:rsidR="00CD087A">
        <w:rPr>
          <w:rStyle w:val="CommentReference"/>
          <w:rFonts w:eastAsiaTheme="minorEastAsia"/>
          <w:kern w:val="0"/>
          <w14:ligatures w14:val="none"/>
        </w:rPr>
        <w:commentReference w:id="1368"/>
      </w:r>
    </w:p>
    <w:p w14:paraId="771B5945" w14:textId="77777777" w:rsidR="00785FD1" w:rsidRPr="006A7486" w:rsidRDefault="00785FD1" w:rsidP="00F81EC4">
      <w:pPr>
        <w:tabs>
          <w:tab w:val="left" w:pos="270"/>
        </w:tabs>
        <w:spacing w:line="240" w:lineRule="auto"/>
        <w:ind w:left="144" w:hanging="288"/>
        <w:rPr>
          <w:rFonts w:cs="Times New Roman"/>
          <w:sz w:val="22"/>
          <w:szCs w:val="22"/>
        </w:rPr>
      </w:pPr>
    </w:p>
    <w:p w14:paraId="6F3CAB84"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United States people?</w:t>
      </w:r>
    </w:p>
    <w:p w14:paraId="058CE61C"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Very favorable</w:t>
      </w:r>
    </w:p>
    <w:p w14:paraId="09647D18"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Somewhat favorable</w:t>
      </w:r>
    </w:p>
    <w:p w14:paraId="6F1FA8AE"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Neutral</w:t>
      </w:r>
    </w:p>
    <w:p w14:paraId="2C97066F"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Somewhat unfavorable</w:t>
      </w:r>
    </w:p>
    <w:p w14:paraId="38DEA777"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Very unfavorable</w:t>
      </w:r>
    </w:p>
    <w:p w14:paraId="50CB6396"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Don’t know/decline to answer</w:t>
      </w:r>
    </w:p>
    <w:p w14:paraId="25B845CA" w14:textId="77777777" w:rsidR="00785FD1" w:rsidRPr="006A7486" w:rsidRDefault="00785FD1" w:rsidP="00F81EC4">
      <w:pPr>
        <w:pStyle w:val="ListParagraph"/>
        <w:tabs>
          <w:tab w:val="left" w:pos="270"/>
        </w:tabs>
        <w:spacing w:line="240" w:lineRule="auto"/>
        <w:ind w:left="144" w:hanging="288"/>
        <w:rPr>
          <w:rFonts w:cs="Times New Roman"/>
          <w:sz w:val="22"/>
          <w:szCs w:val="22"/>
        </w:rPr>
      </w:pPr>
    </w:p>
    <w:p w14:paraId="295A171F"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how much influence does the United States have in Poland?</w:t>
      </w:r>
    </w:p>
    <w:p w14:paraId="0035D7B5"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A lot</w:t>
      </w:r>
    </w:p>
    <w:p w14:paraId="2CA0ED42"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Some</w:t>
      </w:r>
    </w:p>
    <w:p w14:paraId="34BAC0CA"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A little</w:t>
      </w:r>
    </w:p>
    <w:p w14:paraId="7B82D601"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None</w:t>
      </w:r>
    </w:p>
    <w:p w14:paraId="6558CF49"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Don’t know/Decline to answer</w:t>
      </w:r>
    </w:p>
    <w:p w14:paraId="1B150527" w14:textId="77777777" w:rsidR="00785FD1" w:rsidRPr="006A7486" w:rsidRDefault="00785FD1" w:rsidP="00F81EC4">
      <w:pPr>
        <w:tabs>
          <w:tab w:val="left" w:pos="270"/>
        </w:tabs>
        <w:spacing w:line="240" w:lineRule="auto"/>
        <w:ind w:left="144" w:hanging="288"/>
        <w:rPr>
          <w:rFonts w:cs="Times New Roman"/>
          <w:sz w:val="22"/>
          <w:szCs w:val="22"/>
        </w:rPr>
      </w:pPr>
    </w:p>
    <w:p w14:paraId="107376A6"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the influence that the United States has in Poland is…</w:t>
      </w:r>
    </w:p>
    <w:p w14:paraId="389B6ABD"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Very positive</w:t>
      </w:r>
    </w:p>
    <w:p w14:paraId="3D5AA37C"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lastRenderedPageBreak/>
        <w:t>Positive</w:t>
      </w:r>
    </w:p>
    <w:p w14:paraId="593EA92E"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Neither Positive nor Negative</w:t>
      </w:r>
    </w:p>
    <w:p w14:paraId="53ED4172"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Negative</w:t>
      </w:r>
    </w:p>
    <w:p w14:paraId="4FF4964B" w14:textId="77777777" w:rsidR="00785FD1" w:rsidRPr="006A7486" w:rsidRDefault="00785FD1" w:rsidP="00F81EC4">
      <w:pPr>
        <w:tabs>
          <w:tab w:val="left" w:pos="270"/>
        </w:tabs>
        <w:spacing w:line="240" w:lineRule="auto"/>
        <w:ind w:left="432" w:hanging="288"/>
        <w:rPr>
          <w:rFonts w:cs="Times New Roman"/>
          <w:sz w:val="22"/>
          <w:szCs w:val="22"/>
        </w:rPr>
      </w:pPr>
      <w:r w:rsidRPr="006A7486">
        <w:rPr>
          <w:rFonts w:cs="Times New Roman"/>
          <w:sz w:val="22"/>
          <w:szCs w:val="22"/>
        </w:rPr>
        <w:t>Very Negative</w:t>
      </w:r>
    </w:p>
    <w:p w14:paraId="0962148A" w14:textId="77777777" w:rsidR="00785FD1" w:rsidRPr="006A7486" w:rsidRDefault="00785FD1" w:rsidP="00F81EC4">
      <w:pPr>
        <w:spacing w:line="240" w:lineRule="auto"/>
        <w:ind w:firstLine="144"/>
        <w:rPr>
          <w:rFonts w:cs="Times New Roman"/>
          <w:sz w:val="22"/>
          <w:szCs w:val="22"/>
        </w:rPr>
      </w:pPr>
      <w:r w:rsidRPr="006A7486">
        <w:rPr>
          <w:rFonts w:cs="Times New Roman"/>
          <w:sz w:val="22"/>
          <w:szCs w:val="22"/>
        </w:rPr>
        <w:t>Don’t know/Decline to answer</w:t>
      </w:r>
    </w:p>
    <w:p w14:paraId="12BAAC81"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general, what is your opinion of the presence of United States military forces in Poland?</w:t>
      </w:r>
    </w:p>
    <w:p w14:paraId="1E789773"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favorable</w:t>
      </w:r>
    </w:p>
    <w:p w14:paraId="1356CE4D"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favorable</w:t>
      </w:r>
    </w:p>
    <w:p w14:paraId="04352A4E"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Neutral</w:t>
      </w:r>
    </w:p>
    <w:p w14:paraId="06A4AD02"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unfavorable</w:t>
      </w:r>
    </w:p>
    <w:p w14:paraId="768DE1D1"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unfavorable</w:t>
      </w:r>
    </w:p>
    <w:p w14:paraId="3C1D02B1"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p>
    <w:p w14:paraId="3FFD0C34" w14:textId="77777777" w:rsidR="00785FD1" w:rsidRPr="006A7486" w:rsidRDefault="00785FD1" w:rsidP="00F81EC4">
      <w:pPr>
        <w:tabs>
          <w:tab w:val="left" w:pos="270"/>
        </w:tabs>
        <w:spacing w:line="240" w:lineRule="auto"/>
        <w:rPr>
          <w:rFonts w:cs="Times New Roman"/>
          <w:sz w:val="22"/>
          <w:szCs w:val="22"/>
        </w:rPr>
      </w:pPr>
    </w:p>
    <w:p w14:paraId="69CA00CD"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what sort of influence does the presence of United States military forces have on the economy of Poland?</w:t>
      </w:r>
    </w:p>
    <w:p w14:paraId="058DB77B"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positive</w:t>
      </w:r>
    </w:p>
    <w:p w14:paraId="28C49897"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positive</w:t>
      </w:r>
    </w:p>
    <w:p w14:paraId="191EA775"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Neutral</w:t>
      </w:r>
    </w:p>
    <w:p w14:paraId="480AFBBC"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negative</w:t>
      </w:r>
    </w:p>
    <w:p w14:paraId="68683908"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negative</w:t>
      </w:r>
    </w:p>
    <w:p w14:paraId="0160CAAA"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p>
    <w:p w14:paraId="794B9EAA" w14:textId="77777777" w:rsidR="00785FD1" w:rsidRPr="006A7486" w:rsidRDefault="00785FD1" w:rsidP="00F81EC4">
      <w:pPr>
        <w:tabs>
          <w:tab w:val="left" w:pos="270"/>
        </w:tabs>
        <w:spacing w:line="240" w:lineRule="auto"/>
        <w:rPr>
          <w:rFonts w:cs="Times New Roman"/>
          <w:sz w:val="22"/>
          <w:szCs w:val="22"/>
        </w:rPr>
      </w:pPr>
    </w:p>
    <w:p w14:paraId="6512E7D4"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commentRangeStart w:id="1369"/>
      <w:commentRangeStart w:id="1370"/>
      <w:commentRangeStart w:id="1371"/>
      <w:r w:rsidRPr="006A7486">
        <w:rPr>
          <w:rFonts w:cs="Times New Roman"/>
          <w:sz w:val="22"/>
          <w:szCs w:val="22"/>
        </w:rPr>
        <w:t>In your opinion, what sort of influence does the presence of United States military forces have on the economy of your local area?</w:t>
      </w:r>
    </w:p>
    <w:p w14:paraId="21549000"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positive</w:t>
      </w:r>
    </w:p>
    <w:p w14:paraId="44251DA0"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positive</w:t>
      </w:r>
    </w:p>
    <w:p w14:paraId="5EEE63DB"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Neutral</w:t>
      </w:r>
    </w:p>
    <w:p w14:paraId="7A79B580"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negative</w:t>
      </w:r>
    </w:p>
    <w:p w14:paraId="2A34F3C0" w14:textId="77777777" w:rsidR="00785FD1" w:rsidRDefault="00785FD1" w:rsidP="00F81EC4">
      <w:pPr>
        <w:tabs>
          <w:tab w:val="left" w:pos="270"/>
        </w:tabs>
        <w:spacing w:line="240" w:lineRule="auto"/>
        <w:ind w:left="558" w:hanging="288"/>
        <w:rPr>
          <w:ins w:id="1372" w:author="Carla Martinez Machain" w:date="2025-10-16T09:47:00Z" w16du:dateUtc="2025-10-16T13:47:00Z"/>
          <w:rFonts w:cs="Times New Roman"/>
          <w:sz w:val="22"/>
          <w:szCs w:val="22"/>
        </w:rPr>
      </w:pPr>
      <w:r w:rsidRPr="006A7486">
        <w:rPr>
          <w:rFonts w:cs="Times New Roman"/>
          <w:sz w:val="22"/>
          <w:szCs w:val="22"/>
        </w:rPr>
        <w:t>Very negative</w:t>
      </w:r>
    </w:p>
    <w:p w14:paraId="249557B2" w14:textId="653E633C" w:rsidR="008D23E1" w:rsidRPr="006A7486" w:rsidRDefault="008D23E1" w:rsidP="00F81EC4">
      <w:pPr>
        <w:tabs>
          <w:tab w:val="left" w:pos="270"/>
        </w:tabs>
        <w:spacing w:line="240" w:lineRule="auto"/>
        <w:ind w:left="558" w:hanging="288"/>
        <w:rPr>
          <w:rFonts w:cs="Times New Roman"/>
          <w:sz w:val="22"/>
          <w:szCs w:val="22"/>
        </w:rPr>
      </w:pPr>
      <w:ins w:id="1373" w:author="Carla Martinez Machain" w:date="2025-10-16T09:47:00Z" w16du:dateUtc="2025-10-16T13:47:00Z">
        <w:r>
          <w:rPr>
            <w:rFonts w:cs="Times New Roman"/>
            <w:sz w:val="22"/>
            <w:szCs w:val="22"/>
          </w:rPr>
          <w:t>No influence</w:t>
        </w:r>
      </w:ins>
    </w:p>
    <w:p w14:paraId="4C77D727"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commentRangeEnd w:id="1369"/>
      <w:r w:rsidR="0047679D">
        <w:rPr>
          <w:rStyle w:val="CommentReference"/>
          <w:rFonts w:eastAsiaTheme="minorEastAsia"/>
          <w:kern w:val="0"/>
          <w14:ligatures w14:val="none"/>
        </w:rPr>
        <w:commentReference w:id="1369"/>
      </w:r>
      <w:commentRangeEnd w:id="1370"/>
      <w:r w:rsidR="00363DA1">
        <w:rPr>
          <w:rStyle w:val="CommentReference"/>
          <w:rFonts w:eastAsiaTheme="minorEastAsia"/>
          <w:kern w:val="0"/>
          <w14:ligatures w14:val="none"/>
        </w:rPr>
        <w:commentReference w:id="1370"/>
      </w:r>
      <w:commentRangeEnd w:id="1371"/>
      <w:r w:rsidR="008D23E1">
        <w:rPr>
          <w:rStyle w:val="CommentReference"/>
          <w:rFonts w:eastAsiaTheme="minorEastAsia"/>
          <w:kern w:val="0"/>
          <w14:ligatures w14:val="none"/>
        </w:rPr>
        <w:commentReference w:id="1371"/>
      </w:r>
      <w:r w:rsidRPr="006A7486">
        <w:rPr>
          <w:rFonts w:cs="Times New Roman"/>
          <w:sz w:val="22"/>
          <w:szCs w:val="22"/>
        </w:rPr>
        <w:br/>
      </w:r>
    </w:p>
    <w:p w14:paraId="2C85DB2C"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lastRenderedPageBreak/>
        <w:t>In your opinion, how has the presence of United States military forces affected crime and public safety in Poland?</w:t>
      </w:r>
    </w:p>
    <w:p w14:paraId="2635DEF5"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positive</w:t>
      </w:r>
    </w:p>
    <w:p w14:paraId="7BB72AC7"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positive</w:t>
      </w:r>
    </w:p>
    <w:p w14:paraId="3CF102F6"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Neutral</w:t>
      </w:r>
    </w:p>
    <w:p w14:paraId="050B7C26"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negative</w:t>
      </w:r>
    </w:p>
    <w:p w14:paraId="24A67D0C"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negative</w:t>
      </w:r>
    </w:p>
    <w:p w14:paraId="2217F487"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0C0C973E" w14:textId="77777777" w:rsidR="00785FD1" w:rsidRPr="006A7486" w:rsidRDefault="00785FD1"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In your opinion, how has the presence of United States military forces in Poland affected Poland’s security from foreign threats?</w:t>
      </w:r>
    </w:p>
    <w:p w14:paraId="5A12E1D7"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helpful</w:t>
      </w:r>
    </w:p>
    <w:p w14:paraId="216ED76A"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helpful</w:t>
      </w:r>
    </w:p>
    <w:p w14:paraId="344ABCF9"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Neutral</w:t>
      </w:r>
    </w:p>
    <w:p w14:paraId="32407087"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Somewhat unhelpful</w:t>
      </w:r>
    </w:p>
    <w:p w14:paraId="6D29BD3D" w14:textId="77777777" w:rsidR="00785FD1" w:rsidRPr="006A7486" w:rsidRDefault="00785FD1" w:rsidP="00F81EC4">
      <w:pPr>
        <w:tabs>
          <w:tab w:val="left" w:pos="270"/>
        </w:tabs>
        <w:spacing w:line="240" w:lineRule="auto"/>
        <w:ind w:left="558" w:hanging="288"/>
        <w:rPr>
          <w:rFonts w:cs="Times New Roman"/>
          <w:sz w:val="22"/>
          <w:szCs w:val="22"/>
        </w:rPr>
      </w:pPr>
      <w:r w:rsidRPr="006A7486">
        <w:rPr>
          <w:rFonts w:cs="Times New Roman"/>
          <w:sz w:val="22"/>
          <w:szCs w:val="22"/>
        </w:rPr>
        <w:t>Very unhelpful</w:t>
      </w:r>
    </w:p>
    <w:p w14:paraId="536E6BEE" w14:textId="77777777" w:rsidR="001E4B0D" w:rsidRPr="006A7486" w:rsidRDefault="00785FD1" w:rsidP="00F81EC4">
      <w:pPr>
        <w:spacing w:line="240" w:lineRule="auto"/>
        <w:ind w:firstLine="270"/>
        <w:rPr>
          <w:rFonts w:cs="Times New Roman"/>
          <w:sz w:val="22"/>
          <w:szCs w:val="22"/>
        </w:rPr>
      </w:pPr>
      <w:r w:rsidRPr="006A7486">
        <w:rPr>
          <w:rFonts w:cs="Times New Roman"/>
          <w:sz w:val="22"/>
          <w:szCs w:val="22"/>
        </w:rPr>
        <w:t>Don’t know/Decline to answer</w:t>
      </w:r>
    </w:p>
    <w:p w14:paraId="5EA5108C" w14:textId="77777777"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Have you personally had direct contact with a member of the United States military in Poland?</w:t>
      </w:r>
    </w:p>
    <w:p w14:paraId="7D78A6B8"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Yes</w:t>
      </w:r>
    </w:p>
    <w:p w14:paraId="18A0D536"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No</w:t>
      </w:r>
    </w:p>
    <w:p w14:paraId="6D202F8A"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p>
    <w:p w14:paraId="06CCA072"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br/>
      </w:r>
    </w:p>
    <w:p w14:paraId="7333EAAF" w14:textId="6EB1D153"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YES to </w:t>
      </w:r>
      <w:r w:rsidR="00D84937">
        <w:rPr>
          <w:rFonts w:cs="Times New Roman"/>
          <w:sz w:val="22"/>
          <w:szCs w:val="22"/>
        </w:rPr>
        <w:t>20</w:t>
      </w:r>
      <w:r w:rsidRPr="006A7486">
        <w:rPr>
          <w:rFonts w:cs="Times New Roman"/>
          <w:sz w:val="22"/>
          <w:szCs w:val="22"/>
        </w:rPr>
        <w:t xml:space="preserve"> - What kind of contact was this? Select all that apply.</w:t>
      </w:r>
    </w:p>
    <w:p w14:paraId="29BF4166"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brief everyday interaction with a U.S. service member, such as conversing on public transport, or shopping at the same market.</w:t>
      </w:r>
    </w:p>
    <w:p w14:paraId="293CA944"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Did business with a U.S. service member, such as selling them something or buying something from them</w:t>
      </w:r>
    </w:p>
    <w:p w14:paraId="17366CEC"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Interacted with a U.S. service member in an individual social setting, such as a party, bar, festival, etc.</w:t>
      </w:r>
    </w:p>
    <w:p w14:paraId="1DFD5DB2"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Interacted with a U.S. service member in a recurring social setting, such as a house of worship, sports club, school, etc.</w:t>
      </w:r>
    </w:p>
    <w:p w14:paraId="1C0045D7"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commentRangeStart w:id="1374"/>
      <w:commentRangeStart w:id="1375"/>
      <w:commentRangeStart w:id="1376"/>
      <w:commentRangeStart w:id="1377"/>
      <w:r w:rsidRPr="006A7486">
        <w:rPr>
          <w:rFonts w:cs="Times New Roman"/>
          <w:sz w:val="22"/>
          <w:szCs w:val="22"/>
        </w:rPr>
        <w:t>Had a neighbor who was a U.S. servicemember</w:t>
      </w:r>
      <w:commentRangeEnd w:id="1374"/>
      <w:r w:rsidR="0047679D">
        <w:rPr>
          <w:rStyle w:val="CommentReference"/>
          <w:rFonts w:eastAsiaTheme="minorEastAsia"/>
          <w:kern w:val="0"/>
          <w14:ligatures w14:val="none"/>
        </w:rPr>
        <w:commentReference w:id="1374"/>
      </w:r>
      <w:commentRangeEnd w:id="1375"/>
      <w:r w:rsidR="008D23E1">
        <w:rPr>
          <w:rStyle w:val="CommentReference"/>
          <w:rFonts w:eastAsiaTheme="minorEastAsia"/>
          <w:kern w:val="0"/>
          <w14:ligatures w14:val="none"/>
        </w:rPr>
        <w:commentReference w:id="1375"/>
      </w:r>
      <w:commentRangeEnd w:id="1376"/>
      <w:r w:rsidR="00497EA7">
        <w:rPr>
          <w:rStyle w:val="CommentReference"/>
          <w:rFonts w:eastAsiaTheme="minorEastAsia"/>
          <w:kern w:val="0"/>
          <w14:ligatures w14:val="none"/>
        </w:rPr>
        <w:commentReference w:id="1376"/>
      </w:r>
      <w:commentRangeEnd w:id="1377"/>
      <w:r w:rsidR="0013241D">
        <w:rPr>
          <w:rStyle w:val="CommentReference"/>
          <w:rFonts w:eastAsiaTheme="minorEastAsia"/>
          <w:kern w:val="0"/>
          <w14:ligatures w14:val="none"/>
        </w:rPr>
        <w:commentReference w:id="1377"/>
      </w:r>
    </w:p>
    <w:p w14:paraId="51840A38"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co-worker who was a U.S. servicemember</w:t>
      </w:r>
    </w:p>
    <w:p w14:paraId="5188DA43"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Been close friends with a U.S. service member</w:t>
      </w:r>
    </w:p>
    <w:p w14:paraId="0A2A26F7"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Dated/were romantically involved with a U.S. service member</w:t>
      </w:r>
    </w:p>
    <w:p w14:paraId="0E25976B"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U.S. service member as a spouse or domestic partner</w:t>
      </w:r>
    </w:p>
    <w:p w14:paraId="532E9480"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t>Had a U.S. service member as a family member (other than a spouse)</w:t>
      </w:r>
    </w:p>
    <w:p w14:paraId="3D03C7EB" w14:textId="77777777" w:rsidR="001E4B0D" w:rsidRPr="006A7486" w:rsidRDefault="001E4B0D" w:rsidP="00F81EC4">
      <w:pPr>
        <w:pStyle w:val="ListParagraph"/>
        <w:numPr>
          <w:ilvl w:val="0"/>
          <w:numId w:val="10"/>
        </w:numPr>
        <w:tabs>
          <w:tab w:val="left" w:pos="270"/>
        </w:tabs>
        <w:spacing w:after="0" w:line="240" w:lineRule="auto"/>
        <w:rPr>
          <w:rFonts w:cs="Times New Roman"/>
          <w:sz w:val="22"/>
          <w:szCs w:val="22"/>
        </w:rPr>
      </w:pPr>
      <w:r w:rsidRPr="006A7486">
        <w:rPr>
          <w:rFonts w:cs="Times New Roman"/>
          <w:sz w:val="22"/>
          <w:szCs w:val="22"/>
        </w:rPr>
        <w:lastRenderedPageBreak/>
        <w:t xml:space="preserve">Had a different interaction that does not fit into these categories (please list </w:t>
      </w:r>
      <w:proofErr w:type="gramStart"/>
      <w:r w:rsidRPr="006A7486">
        <w:rPr>
          <w:rFonts w:cs="Times New Roman"/>
          <w:sz w:val="22"/>
          <w:szCs w:val="22"/>
        </w:rPr>
        <w:t>here)_</w:t>
      </w:r>
      <w:proofErr w:type="gramEnd"/>
      <w:r w:rsidRPr="006A7486">
        <w:rPr>
          <w:rFonts w:cs="Times New Roman"/>
          <w:sz w:val="22"/>
          <w:szCs w:val="22"/>
        </w:rPr>
        <w:t>__________</w:t>
      </w:r>
    </w:p>
    <w:p w14:paraId="55195EE8" w14:textId="77777777" w:rsidR="001E4B0D" w:rsidRPr="006A7486" w:rsidRDefault="001E4B0D" w:rsidP="00F81EC4">
      <w:pPr>
        <w:pStyle w:val="ListParagraph"/>
        <w:tabs>
          <w:tab w:val="left" w:pos="270"/>
        </w:tabs>
        <w:spacing w:line="240" w:lineRule="auto"/>
        <w:ind w:left="144"/>
        <w:rPr>
          <w:rFonts w:cs="Times New Roman"/>
          <w:sz w:val="22"/>
          <w:szCs w:val="22"/>
        </w:rPr>
      </w:pPr>
    </w:p>
    <w:p w14:paraId="495AD0A2" w14:textId="77777777"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Has a member of your family or close friend had direct contact with a member of the United States military stationed in Poland?</w:t>
      </w:r>
    </w:p>
    <w:p w14:paraId="3C02B556"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Yes</w:t>
      </w:r>
    </w:p>
    <w:p w14:paraId="4EF37FF4"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No</w:t>
      </w:r>
    </w:p>
    <w:p w14:paraId="6E809A11"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56A363A1" w14:textId="70117B68"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YES to </w:t>
      </w:r>
      <w:r w:rsidR="00D84937">
        <w:rPr>
          <w:rFonts w:cs="Times New Roman"/>
          <w:sz w:val="22"/>
          <w:szCs w:val="22"/>
        </w:rPr>
        <w:t>22</w:t>
      </w:r>
      <w:r w:rsidRPr="006A7486">
        <w:rPr>
          <w:rFonts w:cs="Times New Roman"/>
          <w:sz w:val="22"/>
          <w:szCs w:val="22"/>
        </w:rPr>
        <w:t xml:space="preserve"> - What kind of contact was this? Select all that apply.</w:t>
      </w:r>
    </w:p>
    <w:p w14:paraId="5531EF14"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brief everyday interaction with a U.S. service member, such as conversing on public transport, or shopping at the same market.</w:t>
      </w:r>
    </w:p>
    <w:p w14:paraId="77ADB910"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Did business with a U.S. service member, such as selling them something or buying something from them</w:t>
      </w:r>
    </w:p>
    <w:p w14:paraId="5EA1A31B"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Interacted with a U.S. service member in an individual social setting, such as a party, bar, festival, etc.</w:t>
      </w:r>
    </w:p>
    <w:p w14:paraId="79FB2C3B"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Interacted with a U.S. service member in a recurring social setting, such as a house of worship, sports club, school, etc.</w:t>
      </w:r>
    </w:p>
    <w:p w14:paraId="33DCC314"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neighbor who was a U.S. servicemember</w:t>
      </w:r>
    </w:p>
    <w:p w14:paraId="3734A278"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co-worker who was a U.S. servicemember</w:t>
      </w:r>
    </w:p>
    <w:p w14:paraId="7949A504"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Been close friends with a U.S. service member</w:t>
      </w:r>
    </w:p>
    <w:p w14:paraId="194C78FA"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Dated/were romantically involved with a U.S. service member</w:t>
      </w:r>
    </w:p>
    <w:p w14:paraId="25C9BF4D"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U.S. service member as a spouse or domestic partner</w:t>
      </w:r>
    </w:p>
    <w:p w14:paraId="47BCB474"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Had a U.S. service member as a family member (other than a spouse)</w:t>
      </w:r>
    </w:p>
    <w:p w14:paraId="2D63AAEC" w14:textId="77777777" w:rsidR="001E4B0D" w:rsidRPr="006A7486" w:rsidRDefault="001E4B0D" w:rsidP="00F81EC4">
      <w:pPr>
        <w:pStyle w:val="ListParagraph"/>
        <w:numPr>
          <w:ilvl w:val="0"/>
          <w:numId w:val="11"/>
        </w:numPr>
        <w:tabs>
          <w:tab w:val="left" w:pos="270"/>
        </w:tabs>
        <w:spacing w:after="0" w:line="240" w:lineRule="auto"/>
        <w:rPr>
          <w:rFonts w:cs="Times New Roman"/>
          <w:sz w:val="22"/>
          <w:szCs w:val="22"/>
        </w:rPr>
      </w:pPr>
      <w:r w:rsidRPr="006A7486">
        <w:rPr>
          <w:rFonts w:cs="Times New Roman"/>
          <w:sz w:val="22"/>
          <w:szCs w:val="22"/>
        </w:rPr>
        <w:t xml:space="preserve">Had a different interaction that does not fit into these categories (please list </w:t>
      </w:r>
      <w:proofErr w:type="gramStart"/>
      <w:r w:rsidRPr="006A7486">
        <w:rPr>
          <w:rFonts w:cs="Times New Roman"/>
          <w:sz w:val="22"/>
          <w:szCs w:val="22"/>
        </w:rPr>
        <w:t>here)_</w:t>
      </w:r>
      <w:proofErr w:type="gramEnd"/>
      <w:r w:rsidRPr="006A7486">
        <w:rPr>
          <w:rFonts w:cs="Times New Roman"/>
          <w:sz w:val="22"/>
          <w:szCs w:val="22"/>
        </w:rPr>
        <w:t>__________</w:t>
      </w:r>
    </w:p>
    <w:p w14:paraId="63A0DEF9" w14:textId="77777777" w:rsidR="001E4B0D" w:rsidRPr="006A7486" w:rsidRDefault="001E4B0D" w:rsidP="00F81EC4">
      <w:pPr>
        <w:pStyle w:val="ListParagraph"/>
        <w:tabs>
          <w:tab w:val="left" w:pos="270"/>
        </w:tabs>
        <w:spacing w:line="240" w:lineRule="auto"/>
        <w:ind w:left="144"/>
        <w:rPr>
          <w:rFonts w:cs="Times New Roman"/>
          <w:sz w:val="22"/>
          <w:szCs w:val="22"/>
        </w:rPr>
      </w:pPr>
    </w:p>
    <w:p w14:paraId="2D96DBFC" w14:textId="77777777"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Have you personally received a direct </w:t>
      </w:r>
      <w:commentRangeStart w:id="1378"/>
      <w:commentRangeStart w:id="1379"/>
      <w:r w:rsidRPr="006A7486">
        <w:rPr>
          <w:rFonts w:cs="Times New Roman"/>
          <w:sz w:val="22"/>
          <w:szCs w:val="22"/>
        </w:rPr>
        <w:t xml:space="preserve">economic benefit </w:t>
      </w:r>
      <w:commentRangeEnd w:id="1378"/>
      <w:r w:rsidR="0047679D">
        <w:rPr>
          <w:rStyle w:val="CommentReference"/>
          <w:rFonts w:eastAsiaTheme="minorEastAsia"/>
          <w:kern w:val="0"/>
          <w14:ligatures w14:val="none"/>
        </w:rPr>
        <w:commentReference w:id="1378"/>
      </w:r>
      <w:commentRangeEnd w:id="1379"/>
      <w:r w:rsidR="008D23E1">
        <w:rPr>
          <w:rStyle w:val="CommentReference"/>
          <w:rFonts w:eastAsiaTheme="minorEastAsia"/>
          <w:kern w:val="0"/>
          <w14:ligatures w14:val="none"/>
        </w:rPr>
        <w:commentReference w:id="1379"/>
      </w:r>
      <w:r w:rsidRPr="006A7486">
        <w:rPr>
          <w:rFonts w:cs="Times New Roman"/>
          <w:sz w:val="22"/>
          <w:szCs w:val="22"/>
        </w:rPr>
        <w:t>from the United States military presence in Poland? Examples include employment by the US military, employment by a contractor that does business with the US military, or ownership/employment at a business that frequently serves US military personnel.</w:t>
      </w:r>
    </w:p>
    <w:p w14:paraId="0F82311C"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Yes</w:t>
      </w:r>
    </w:p>
    <w:p w14:paraId="10A2BB7E"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No</w:t>
      </w:r>
    </w:p>
    <w:p w14:paraId="4DFF8CB7"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p>
    <w:p w14:paraId="5FC62E4E" w14:textId="77777777" w:rsidR="001E4B0D" w:rsidRPr="006A7486" w:rsidRDefault="001E4B0D" w:rsidP="00F81EC4">
      <w:pPr>
        <w:tabs>
          <w:tab w:val="left" w:pos="270"/>
        </w:tabs>
        <w:spacing w:line="240" w:lineRule="auto"/>
        <w:ind w:left="144" w:hanging="288"/>
        <w:rPr>
          <w:rFonts w:cs="Times New Roman"/>
          <w:sz w:val="22"/>
          <w:szCs w:val="22"/>
        </w:rPr>
      </w:pPr>
    </w:p>
    <w:p w14:paraId="50EB60C5" w14:textId="7D3A1418"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 xml:space="preserve">If YES to </w:t>
      </w:r>
      <w:r w:rsidR="00D84937">
        <w:rPr>
          <w:rFonts w:cs="Times New Roman"/>
          <w:sz w:val="22"/>
          <w:szCs w:val="22"/>
        </w:rPr>
        <w:t>24</w:t>
      </w:r>
      <w:r w:rsidRPr="006A7486">
        <w:rPr>
          <w:rFonts w:cs="Times New Roman"/>
          <w:sz w:val="22"/>
          <w:szCs w:val="22"/>
        </w:rPr>
        <w:t xml:space="preserve"> – How reliant are you on these economic benefits?</w:t>
      </w:r>
    </w:p>
    <w:p w14:paraId="70EC37C3"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Very reliant</w:t>
      </w:r>
    </w:p>
    <w:p w14:paraId="312417A5"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Somewhat reliant</w:t>
      </w:r>
    </w:p>
    <w:p w14:paraId="50ABECAF"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Not reliant at all</w:t>
      </w:r>
    </w:p>
    <w:p w14:paraId="6EA3C3F2"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r w:rsidRPr="006A7486">
        <w:rPr>
          <w:rFonts w:cs="Times New Roman"/>
          <w:sz w:val="22"/>
          <w:szCs w:val="22"/>
        </w:rPr>
        <w:br/>
      </w:r>
    </w:p>
    <w:p w14:paraId="1BA11AF8" w14:textId="77777777"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lastRenderedPageBreak/>
        <w:t>Has a member of your family or close friend received a direct economic benefit from the United States military presence in Poland? Examples include employment by the US military, employment by a contractor that does business with the US military, or ownership/employment at a business that frequently serves US military personnel.</w:t>
      </w:r>
    </w:p>
    <w:p w14:paraId="0E945FE8"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Yes</w:t>
      </w:r>
    </w:p>
    <w:p w14:paraId="6D300984"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No</w:t>
      </w:r>
    </w:p>
    <w:p w14:paraId="66E9FCAB"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p>
    <w:p w14:paraId="398F25BB" w14:textId="77777777" w:rsidR="001E4B0D" w:rsidRPr="006A7486" w:rsidRDefault="001E4B0D" w:rsidP="00F81EC4">
      <w:pPr>
        <w:tabs>
          <w:tab w:val="left" w:pos="270"/>
        </w:tabs>
        <w:spacing w:line="240" w:lineRule="auto"/>
        <w:ind w:left="144" w:hanging="288"/>
        <w:rPr>
          <w:rFonts w:cs="Times New Roman"/>
          <w:sz w:val="22"/>
          <w:szCs w:val="22"/>
        </w:rPr>
      </w:pPr>
    </w:p>
    <w:p w14:paraId="43A74934" w14:textId="444055E8"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If YES to 26 – How reliant are they on these economic benefits?</w:t>
      </w:r>
    </w:p>
    <w:p w14:paraId="03B03AAB"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Very reliant</w:t>
      </w:r>
    </w:p>
    <w:p w14:paraId="1AC75F61"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Somewhat reliant</w:t>
      </w:r>
    </w:p>
    <w:p w14:paraId="6DA2DAFC"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Not reliant at all</w:t>
      </w:r>
    </w:p>
    <w:p w14:paraId="1BB7F215" w14:textId="77777777" w:rsidR="001E4B0D" w:rsidRPr="006A7486" w:rsidRDefault="001E4B0D" w:rsidP="00F81EC4">
      <w:pPr>
        <w:tabs>
          <w:tab w:val="left" w:pos="270"/>
        </w:tabs>
        <w:spacing w:line="240" w:lineRule="auto"/>
        <w:ind w:left="144" w:hanging="288"/>
        <w:rPr>
          <w:rFonts w:cs="Times New Roman"/>
          <w:sz w:val="22"/>
          <w:szCs w:val="22"/>
        </w:rPr>
      </w:pPr>
      <w:r w:rsidRPr="006A7486">
        <w:rPr>
          <w:rFonts w:cs="Times New Roman"/>
          <w:sz w:val="22"/>
          <w:szCs w:val="22"/>
        </w:rPr>
        <w:tab/>
        <w:t xml:space="preserve">  Don’t know/Decline to answer</w:t>
      </w:r>
    </w:p>
    <w:p w14:paraId="7ACEBEC1" w14:textId="77777777" w:rsidR="001E4B0D" w:rsidRPr="006A7486" w:rsidRDefault="001E4B0D" w:rsidP="00F81EC4">
      <w:pPr>
        <w:tabs>
          <w:tab w:val="left" w:pos="270"/>
        </w:tabs>
        <w:spacing w:line="240" w:lineRule="auto"/>
        <w:ind w:left="144" w:hanging="288"/>
        <w:rPr>
          <w:rFonts w:cs="Times New Roman"/>
          <w:sz w:val="22"/>
          <w:szCs w:val="22"/>
        </w:rPr>
      </w:pPr>
    </w:p>
    <w:p w14:paraId="6878FBFB" w14:textId="77777777" w:rsidR="001E4B0D" w:rsidRPr="006A7486" w:rsidRDefault="001E4B0D"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Do you feel safer in your daily life because of the presence of US military personnel?</w:t>
      </w:r>
    </w:p>
    <w:p w14:paraId="0467AE6B"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Yes</w:t>
      </w:r>
    </w:p>
    <w:p w14:paraId="189AF75F" w14:textId="77777777" w:rsidR="001E4B0D" w:rsidRPr="006A7486" w:rsidRDefault="001E4B0D" w:rsidP="00F81EC4">
      <w:pPr>
        <w:tabs>
          <w:tab w:val="left" w:pos="270"/>
        </w:tabs>
        <w:spacing w:line="240" w:lineRule="auto"/>
        <w:ind w:left="558" w:hanging="288"/>
        <w:rPr>
          <w:rFonts w:cs="Times New Roman"/>
          <w:sz w:val="22"/>
          <w:szCs w:val="22"/>
        </w:rPr>
      </w:pPr>
      <w:r w:rsidRPr="006A7486">
        <w:rPr>
          <w:rFonts w:cs="Times New Roman"/>
          <w:sz w:val="22"/>
          <w:szCs w:val="22"/>
        </w:rPr>
        <w:t>No</w:t>
      </w:r>
    </w:p>
    <w:p w14:paraId="5F775D9D" w14:textId="77777777" w:rsidR="006A7486" w:rsidRPr="006A7486" w:rsidRDefault="001E4B0D" w:rsidP="00F81EC4">
      <w:pPr>
        <w:spacing w:line="240" w:lineRule="auto"/>
        <w:ind w:firstLine="270"/>
        <w:rPr>
          <w:rFonts w:cs="Times New Roman"/>
          <w:sz w:val="22"/>
          <w:szCs w:val="22"/>
        </w:rPr>
      </w:pPr>
      <w:r w:rsidRPr="006A7486">
        <w:rPr>
          <w:rFonts w:cs="Times New Roman"/>
          <w:sz w:val="22"/>
          <w:szCs w:val="22"/>
        </w:rPr>
        <w:t>Don’t know/Decline to answer</w:t>
      </w:r>
      <w:r w:rsidR="00785FD1" w:rsidRPr="006A7486">
        <w:rPr>
          <w:rFonts w:cs="Times New Roman"/>
          <w:sz w:val="22"/>
          <w:szCs w:val="22"/>
        </w:rPr>
        <w:br/>
      </w:r>
    </w:p>
    <w:p w14:paraId="014F26A8" w14:textId="77777777" w:rsidR="006A7486" w:rsidRPr="006A7486" w:rsidRDefault="006A7486" w:rsidP="00F81EC4">
      <w:pPr>
        <w:pStyle w:val="ListParagraph"/>
        <w:numPr>
          <w:ilvl w:val="0"/>
          <w:numId w:val="9"/>
        </w:numPr>
        <w:tabs>
          <w:tab w:val="left" w:pos="270"/>
        </w:tabs>
        <w:spacing w:after="0" w:line="240" w:lineRule="auto"/>
        <w:ind w:left="144" w:hanging="288"/>
        <w:rPr>
          <w:rFonts w:cs="Times New Roman"/>
          <w:sz w:val="22"/>
          <w:szCs w:val="22"/>
        </w:rPr>
      </w:pPr>
      <w:r w:rsidRPr="006A7486">
        <w:rPr>
          <w:rFonts w:cs="Times New Roman"/>
          <w:sz w:val="22"/>
          <w:szCs w:val="22"/>
        </w:rPr>
        <w:t>Have you ever attended a protest event against a US military base?</w:t>
      </w:r>
    </w:p>
    <w:p w14:paraId="548AB912" w14:textId="77777777" w:rsidR="006A7486" w:rsidRPr="006A7486" w:rsidRDefault="006A7486" w:rsidP="00F81EC4">
      <w:pPr>
        <w:tabs>
          <w:tab w:val="left" w:pos="270"/>
        </w:tabs>
        <w:spacing w:line="240" w:lineRule="auto"/>
        <w:ind w:left="558" w:hanging="288"/>
        <w:rPr>
          <w:rFonts w:cs="Times New Roman"/>
          <w:sz w:val="22"/>
          <w:szCs w:val="22"/>
        </w:rPr>
      </w:pPr>
      <w:r w:rsidRPr="006A7486">
        <w:rPr>
          <w:rFonts w:cs="Times New Roman"/>
          <w:sz w:val="22"/>
          <w:szCs w:val="22"/>
        </w:rPr>
        <w:t>Never</w:t>
      </w:r>
    </w:p>
    <w:p w14:paraId="68EAD0AA" w14:textId="77777777" w:rsidR="006A7486" w:rsidRPr="006A7486" w:rsidRDefault="006A7486" w:rsidP="00F81EC4">
      <w:pPr>
        <w:tabs>
          <w:tab w:val="left" w:pos="270"/>
        </w:tabs>
        <w:spacing w:line="240" w:lineRule="auto"/>
        <w:ind w:left="558" w:hanging="288"/>
        <w:rPr>
          <w:rFonts w:cs="Times New Roman"/>
          <w:sz w:val="22"/>
          <w:szCs w:val="22"/>
        </w:rPr>
      </w:pPr>
      <w:r w:rsidRPr="006A7486">
        <w:rPr>
          <w:rFonts w:cs="Times New Roman"/>
          <w:sz w:val="22"/>
          <w:szCs w:val="22"/>
        </w:rPr>
        <w:t>One time</w:t>
      </w:r>
    </w:p>
    <w:p w14:paraId="1353E8FF" w14:textId="77777777" w:rsidR="006A7486" w:rsidRPr="006A7486" w:rsidRDefault="006A7486" w:rsidP="00F81EC4">
      <w:pPr>
        <w:tabs>
          <w:tab w:val="left" w:pos="270"/>
        </w:tabs>
        <w:spacing w:line="240" w:lineRule="auto"/>
        <w:ind w:left="558" w:hanging="288"/>
        <w:rPr>
          <w:rFonts w:cs="Times New Roman"/>
          <w:sz w:val="22"/>
          <w:szCs w:val="22"/>
        </w:rPr>
      </w:pPr>
      <w:r w:rsidRPr="006A7486">
        <w:rPr>
          <w:rFonts w:cs="Times New Roman"/>
          <w:sz w:val="22"/>
          <w:szCs w:val="22"/>
        </w:rPr>
        <w:t>Two times</w:t>
      </w:r>
    </w:p>
    <w:p w14:paraId="151E2CF2" w14:textId="77777777" w:rsidR="006A7486" w:rsidRPr="006A7486" w:rsidRDefault="006A7486" w:rsidP="00F81EC4">
      <w:pPr>
        <w:tabs>
          <w:tab w:val="left" w:pos="270"/>
        </w:tabs>
        <w:spacing w:line="240" w:lineRule="auto"/>
        <w:ind w:left="558" w:hanging="288"/>
        <w:rPr>
          <w:rFonts w:cs="Times New Roman"/>
          <w:sz w:val="22"/>
          <w:szCs w:val="22"/>
        </w:rPr>
      </w:pPr>
      <w:r w:rsidRPr="006A7486">
        <w:rPr>
          <w:rFonts w:cs="Times New Roman"/>
          <w:sz w:val="22"/>
          <w:szCs w:val="22"/>
        </w:rPr>
        <w:t>Three times</w:t>
      </w:r>
    </w:p>
    <w:p w14:paraId="41AEFD21" w14:textId="77777777" w:rsidR="006A7486" w:rsidRPr="006A7486" w:rsidRDefault="006A7486" w:rsidP="00F81EC4">
      <w:pPr>
        <w:tabs>
          <w:tab w:val="left" w:pos="270"/>
        </w:tabs>
        <w:spacing w:line="240" w:lineRule="auto"/>
        <w:ind w:left="558" w:hanging="288"/>
        <w:rPr>
          <w:rFonts w:cs="Times New Roman"/>
          <w:sz w:val="22"/>
          <w:szCs w:val="22"/>
        </w:rPr>
      </w:pPr>
      <w:r w:rsidRPr="006A7486">
        <w:rPr>
          <w:rFonts w:cs="Times New Roman"/>
          <w:sz w:val="22"/>
          <w:szCs w:val="22"/>
        </w:rPr>
        <w:t>More than three times</w:t>
      </w:r>
    </w:p>
    <w:p w14:paraId="7131C42F" w14:textId="77777777" w:rsidR="006A7486" w:rsidRPr="006A7486" w:rsidRDefault="006A7486" w:rsidP="00F81EC4">
      <w:pPr>
        <w:tabs>
          <w:tab w:val="left" w:pos="270"/>
        </w:tabs>
        <w:spacing w:line="240" w:lineRule="auto"/>
        <w:ind w:left="558" w:hanging="288"/>
        <w:rPr>
          <w:rFonts w:cs="Times New Roman"/>
          <w:sz w:val="22"/>
          <w:szCs w:val="22"/>
        </w:rPr>
      </w:pPr>
      <w:r w:rsidRPr="006A7486">
        <w:rPr>
          <w:rFonts w:cs="Times New Roman"/>
          <w:sz w:val="22"/>
          <w:szCs w:val="22"/>
        </w:rPr>
        <w:t>Don’t know/Decline to answer</w:t>
      </w:r>
    </w:p>
    <w:p w14:paraId="1D40402E" w14:textId="77777777" w:rsidR="006A7486" w:rsidRPr="006A7486" w:rsidRDefault="006A7486" w:rsidP="00F81EC4">
      <w:pPr>
        <w:tabs>
          <w:tab w:val="left" w:pos="270"/>
        </w:tabs>
        <w:spacing w:line="240" w:lineRule="auto"/>
        <w:ind w:left="558" w:hanging="288"/>
        <w:rPr>
          <w:rFonts w:cs="Times New Roman"/>
          <w:sz w:val="22"/>
          <w:szCs w:val="22"/>
        </w:rPr>
      </w:pPr>
    </w:p>
    <w:p w14:paraId="44EAD6FD" w14:textId="77777777" w:rsidR="006A7486" w:rsidRPr="006A7486" w:rsidRDefault="006A7486" w:rsidP="00F81EC4">
      <w:pPr>
        <w:pStyle w:val="ListParagraph"/>
        <w:numPr>
          <w:ilvl w:val="0"/>
          <w:numId w:val="9"/>
        </w:numPr>
        <w:tabs>
          <w:tab w:val="left" w:pos="270"/>
        </w:tabs>
        <w:spacing w:after="0" w:line="240" w:lineRule="auto"/>
        <w:ind w:left="270"/>
        <w:rPr>
          <w:rFonts w:cs="Times New Roman"/>
          <w:sz w:val="22"/>
          <w:szCs w:val="22"/>
        </w:rPr>
      </w:pPr>
      <w:r w:rsidRPr="006A7486">
        <w:rPr>
          <w:rFonts w:cs="Times New Roman"/>
          <w:sz w:val="22"/>
          <w:szCs w:val="22"/>
        </w:rPr>
        <w:t>If there were a protest against the US military presence planned in your community within the next month, would you attend?</w:t>
      </w:r>
    </w:p>
    <w:p w14:paraId="00467D2F" w14:textId="77777777" w:rsidR="006A7486" w:rsidRPr="006A7486" w:rsidRDefault="006A7486" w:rsidP="00F81EC4">
      <w:pPr>
        <w:pStyle w:val="ListParagraph"/>
        <w:tabs>
          <w:tab w:val="left" w:pos="270"/>
        </w:tabs>
        <w:spacing w:line="240" w:lineRule="auto"/>
        <w:ind w:left="270"/>
        <w:rPr>
          <w:rFonts w:cs="Times New Roman"/>
          <w:sz w:val="22"/>
          <w:szCs w:val="22"/>
        </w:rPr>
      </w:pPr>
      <w:r w:rsidRPr="006A7486">
        <w:rPr>
          <w:rFonts w:cs="Times New Roman"/>
          <w:sz w:val="22"/>
          <w:szCs w:val="22"/>
        </w:rPr>
        <w:t>Yes</w:t>
      </w:r>
    </w:p>
    <w:p w14:paraId="2B3D1C50" w14:textId="77777777" w:rsidR="006A7486" w:rsidRPr="006A7486" w:rsidRDefault="006A7486" w:rsidP="00F81EC4">
      <w:pPr>
        <w:pStyle w:val="ListParagraph"/>
        <w:tabs>
          <w:tab w:val="left" w:pos="270"/>
        </w:tabs>
        <w:spacing w:line="240" w:lineRule="auto"/>
        <w:ind w:left="270"/>
        <w:rPr>
          <w:rFonts w:cs="Times New Roman"/>
          <w:sz w:val="22"/>
          <w:szCs w:val="22"/>
        </w:rPr>
      </w:pPr>
      <w:r w:rsidRPr="006A7486">
        <w:rPr>
          <w:rFonts w:cs="Times New Roman"/>
          <w:sz w:val="22"/>
          <w:szCs w:val="22"/>
        </w:rPr>
        <w:t>Maybe</w:t>
      </w:r>
    </w:p>
    <w:p w14:paraId="6273F14B" w14:textId="77777777" w:rsidR="006A7486" w:rsidRPr="006A7486" w:rsidRDefault="006A7486" w:rsidP="00F81EC4">
      <w:pPr>
        <w:pStyle w:val="ListParagraph"/>
        <w:tabs>
          <w:tab w:val="left" w:pos="270"/>
        </w:tabs>
        <w:spacing w:line="240" w:lineRule="auto"/>
        <w:ind w:left="270"/>
        <w:rPr>
          <w:rFonts w:cs="Times New Roman"/>
          <w:sz w:val="22"/>
          <w:szCs w:val="22"/>
        </w:rPr>
      </w:pPr>
      <w:r w:rsidRPr="006A7486">
        <w:rPr>
          <w:rFonts w:cs="Times New Roman"/>
          <w:sz w:val="22"/>
          <w:szCs w:val="22"/>
        </w:rPr>
        <w:t>No</w:t>
      </w:r>
    </w:p>
    <w:p w14:paraId="14FCB65F" w14:textId="77777777" w:rsidR="006A7486" w:rsidRPr="006A7486" w:rsidRDefault="006A7486" w:rsidP="00F81EC4">
      <w:pPr>
        <w:pStyle w:val="ListParagraph"/>
        <w:tabs>
          <w:tab w:val="left" w:pos="270"/>
        </w:tabs>
        <w:spacing w:line="240" w:lineRule="auto"/>
        <w:ind w:left="270"/>
        <w:rPr>
          <w:rFonts w:cs="Times New Roman"/>
          <w:sz w:val="22"/>
          <w:szCs w:val="22"/>
        </w:rPr>
      </w:pPr>
      <w:r w:rsidRPr="006A7486">
        <w:rPr>
          <w:rFonts w:cs="Times New Roman"/>
          <w:sz w:val="22"/>
          <w:szCs w:val="22"/>
        </w:rPr>
        <w:t>Don’t know/Decline to answer</w:t>
      </w:r>
    </w:p>
    <w:p w14:paraId="2BD6EE5D" w14:textId="0188281C" w:rsidR="00CC3937" w:rsidRPr="006A7486" w:rsidRDefault="00785FD1" w:rsidP="00F81EC4">
      <w:pPr>
        <w:spacing w:line="240" w:lineRule="auto"/>
        <w:ind w:firstLine="270"/>
        <w:rPr>
          <w:rFonts w:cs="Times New Roman"/>
          <w:sz w:val="22"/>
          <w:szCs w:val="22"/>
        </w:rPr>
      </w:pPr>
      <w:r w:rsidRPr="006A7486">
        <w:rPr>
          <w:rFonts w:cs="Times New Roman"/>
          <w:sz w:val="22"/>
          <w:szCs w:val="22"/>
        </w:rPr>
        <w:br/>
      </w:r>
    </w:p>
    <w:sectPr w:rsidR="00CC3937" w:rsidRPr="006A748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Michael Allen" w:date="2025-10-16T16:49:00Z" w:initials="MA">
    <w:p w14:paraId="51216FA0" w14:textId="77D818E0" w:rsidR="00F662FE" w:rsidRDefault="00F662FE">
      <w:pPr>
        <w:pStyle w:val="CommentText"/>
      </w:pPr>
      <w:r>
        <w:rPr>
          <w:rStyle w:val="CommentReference"/>
        </w:rPr>
        <w:annotationRef/>
      </w:r>
      <w:r>
        <w:t>Update your affiliation</w:t>
      </w:r>
    </w:p>
  </w:comment>
  <w:comment w:id="39" w:author="Carla Martinez" w:date="2023-01-09T15:18:00Z" w:initials="CM">
    <w:p w14:paraId="3562E2AA" w14:textId="6B62D291" w:rsidR="00885FAC" w:rsidRDefault="00885FAC" w:rsidP="00885FAC">
      <w:pPr>
        <w:pStyle w:val="CommentText"/>
      </w:pPr>
      <w:r>
        <w:rPr>
          <w:rStyle w:val="CommentReference"/>
        </w:rPr>
        <w:annotationRef/>
      </w:r>
      <w:r>
        <w:t>Need to fix some of the non-English characters</w:t>
      </w:r>
    </w:p>
  </w:comment>
  <w:comment w:id="41" w:author="Michael Flynn" w:date="2025-10-21T12:14:00Z" w:initials="MF">
    <w:p w14:paraId="25474A16" w14:textId="77777777" w:rsidR="008724BD" w:rsidRDefault="008724BD" w:rsidP="008724BD">
      <w:r>
        <w:rPr>
          <w:rStyle w:val="CommentReference"/>
        </w:rPr>
        <w:annotationRef/>
      </w:r>
      <w:r>
        <w:rPr>
          <w:rFonts w:eastAsiaTheme="minorEastAsia"/>
          <w:kern w:val="0"/>
          <w:sz w:val="20"/>
          <w:szCs w:val="20"/>
          <w14:ligatures w14:val="none"/>
        </w:rPr>
        <w:t>I don't know if we necessarily need to translate these as they are not options that will be presented, but wanted to flag them so they don't slip in on accident.</w:t>
      </w:r>
    </w:p>
  </w:comment>
  <w:comment w:id="1108" w:author="Grzegorz Smułek" w:date="2025-10-15T09:12:00Z" w:initials="GS">
    <w:p w14:paraId="48225F5C" w14:textId="7F8F2879" w:rsidR="00AC4B75" w:rsidRDefault="00A176E6" w:rsidP="00AC4B75">
      <w:pPr>
        <w:pStyle w:val="CommentText"/>
      </w:pPr>
      <w:r>
        <w:rPr>
          <w:rStyle w:val="CommentReference"/>
        </w:rPr>
        <w:annotationRef/>
      </w:r>
      <w:r w:rsidR="00AC4B75">
        <w:t xml:space="preserve">In Poland, questions about income are often distinguished between “gross” and “net” (that is, the amount received after taxes are deducted), depending on the purpose of the study. If the research has a more social, geographical, or quality-of-life focus, it is better to use </w:t>
      </w:r>
      <w:r w:rsidR="00AC4B75">
        <w:rPr>
          <w:i/>
          <w:iCs/>
        </w:rPr>
        <w:t>net income</w:t>
      </w:r>
      <w:r w:rsidR="00AC4B75">
        <w:t xml:space="preserve">. However, if the goal is to compare results with official statistical data or if the study has a more economic character, it is better to use </w:t>
      </w:r>
      <w:r w:rsidR="00AC4B75">
        <w:rPr>
          <w:i/>
          <w:iCs/>
        </w:rPr>
        <w:t>gross income</w:t>
      </w:r>
      <w:r w:rsidR="00AC4B75">
        <w:t>. Here as I understand we talk about net income.</w:t>
      </w:r>
    </w:p>
  </w:comment>
  <w:comment w:id="1109" w:author="Michael Allen" w:date="2025-10-16T16:43:00Z" w:initials="MA">
    <w:p w14:paraId="21955263" w14:textId="29F86D96" w:rsidR="00CD087A" w:rsidRDefault="00CD087A">
      <w:pPr>
        <w:pStyle w:val="CommentText"/>
      </w:pPr>
      <w:r>
        <w:rPr>
          <w:rStyle w:val="CommentReference"/>
        </w:rPr>
        <w:annotationRef/>
      </w:r>
      <w:r>
        <w:t>@meflynn are we on net?</w:t>
      </w:r>
    </w:p>
  </w:comment>
  <w:comment w:id="1110" w:author="Michael Flynn" w:date="2025-10-21T12:18:00Z" w:initials="MF">
    <w:p w14:paraId="1BEA3B48" w14:textId="77777777" w:rsidR="00E62D06" w:rsidRDefault="00E62D06" w:rsidP="00E62D06">
      <w:r>
        <w:rPr>
          <w:rStyle w:val="CommentReference"/>
        </w:rPr>
        <w:annotationRef/>
      </w:r>
      <w:r>
        <w:rPr>
          <w:rFonts w:eastAsiaTheme="minorEastAsia"/>
          <w:kern w:val="0"/>
          <w:sz w:val="20"/>
          <w:szCs w:val="20"/>
          <w14:ligatures w14:val="none"/>
        </w:rPr>
        <w:t>I think this is gross. It's on page 164 of the PDF linked below:</w:t>
      </w:r>
    </w:p>
    <w:p w14:paraId="03F1001E" w14:textId="77777777" w:rsidR="00E62D06" w:rsidRDefault="00E62D06" w:rsidP="00E62D06"/>
    <w:p w14:paraId="11504FBB" w14:textId="77777777" w:rsidR="00E62D06" w:rsidRDefault="00E62D06" w:rsidP="00E62D06">
      <w:hyperlink r:id="rId1" w:history="1">
        <w:r w:rsidRPr="00D45D0C">
          <w:rPr>
            <w:rStyle w:val="Hyperlink"/>
            <w:rFonts w:eastAsiaTheme="minorEastAsia"/>
            <w:kern w:val="0"/>
            <w:sz w:val="20"/>
            <w:szCs w:val="20"/>
            <w14:ligatures w14:val="none"/>
          </w:rPr>
          <w:t>https://stat.gov.pl/en/topics/living-conditions/living-conditions/household-budget-survey-in-2024,2,20.html</w:t>
        </w:r>
      </w:hyperlink>
    </w:p>
  </w:comment>
  <w:comment w:id="1111" w:author="Michael Allen" w:date="2025-10-22T08:14:00Z" w:initials="MA">
    <w:p w14:paraId="06EEC3EE" w14:textId="35475663" w:rsidR="00725277" w:rsidRDefault="00725277">
      <w:pPr>
        <w:pStyle w:val="CommentText"/>
      </w:pPr>
      <w:r>
        <w:rPr>
          <w:rStyle w:val="CommentReference"/>
        </w:rPr>
        <w:annotationRef/>
      </w:r>
      <w:r>
        <w:t>Greg, verify if this matches gross and add in both document please.</w:t>
      </w:r>
    </w:p>
  </w:comment>
  <w:comment w:id="1114" w:author="Grzegorz Smułek" w:date="2025-10-15T09:16:00Z" w:initials="GS">
    <w:p w14:paraId="0C63391F" w14:textId="03137DA5" w:rsidR="00AC4B75" w:rsidRDefault="00A176E6" w:rsidP="00AC4B75">
      <w:pPr>
        <w:pStyle w:val="CommentText"/>
      </w:pPr>
      <w:r>
        <w:rPr>
          <w:rStyle w:val="CommentReference"/>
        </w:rPr>
        <w:annotationRef/>
      </w:r>
      <w:r w:rsidR="00AC4B75">
        <w:t>Nobody talks in Poland that is „Agnostic” or „Atheist”. If somebody wants to describe himself as a person without relation with any faith he/she uses „niewierzący” -&gt; „nonbeliever”</w:t>
      </w:r>
      <w:r w:rsidR="00AC4B75">
        <w:br/>
        <w:t>So maybe better that way?</w:t>
      </w:r>
    </w:p>
  </w:comment>
  <w:comment w:id="1115" w:author="Carla Martinez Machain" w:date="2025-10-16T09:35:00Z" w:initials="CM">
    <w:p w14:paraId="78F82B19" w14:textId="77777777" w:rsidR="004E62C0" w:rsidRDefault="004E62C0" w:rsidP="004E62C0">
      <w:pPr>
        <w:pStyle w:val="CommentText"/>
      </w:pPr>
      <w:r>
        <w:rPr>
          <w:rStyle w:val="CommentReference"/>
        </w:rPr>
        <w:annotationRef/>
      </w:r>
      <w:r>
        <w:t>I like this phrasing</w:t>
      </w:r>
    </w:p>
  </w:comment>
  <w:comment w:id="1123" w:author="Grzegorz Smułek" w:date="2025-10-15T09:18:00Z" w:initials="GS">
    <w:p w14:paraId="1BB5636F" w14:textId="6901B194" w:rsidR="00AC4B75" w:rsidRDefault="00A176E6" w:rsidP="00AC4B75">
      <w:pPr>
        <w:pStyle w:val="CommentText"/>
      </w:pPr>
      <w:r>
        <w:rPr>
          <w:rStyle w:val="CommentReference"/>
        </w:rPr>
        <w:annotationRef/>
      </w:r>
      <w:r w:rsidR="00AC4B75">
        <w:t>I simplified it a bit in polish version:</w:t>
      </w:r>
      <w:r w:rsidR="00AC4B75">
        <w:br/>
      </w:r>
      <w:r w:rsidR="00AC4B75">
        <w:br/>
        <w:t>„People differ in their political views — some hold more left-wing (liberal) opinions, while others have more right-wing (conservative) ones. Where would you place yourself on this scale of political views?”</w:t>
      </w:r>
    </w:p>
  </w:comment>
  <w:comment w:id="1124" w:author="Michael Allen" w:date="2025-10-16T16:44:00Z" w:initials="MA">
    <w:p w14:paraId="406004A8" w14:textId="20410E75" w:rsidR="00CD087A" w:rsidRDefault="00CD087A">
      <w:pPr>
        <w:pStyle w:val="CommentText"/>
      </w:pPr>
      <w:r>
        <w:rPr>
          <w:rStyle w:val="CommentReference"/>
        </w:rPr>
        <w:annotationRef/>
      </w:r>
      <w:r>
        <w:t>Updated to match Polish</w:t>
      </w:r>
    </w:p>
  </w:comment>
  <w:comment w:id="1127" w:author="Grzegorz Smułek" w:date="2025-10-15T11:03:00Z" w:initials="GS">
    <w:p w14:paraId="4CF0818A" w14:textId="77777777" w:rsidR="00B63FCB" w:rsidRDefault="00B63FCB" w:rsidP="00B63FCB">
      <w:pPr>
        <w:pStyle w:val="CommentText"/>
      </w:pPr>
      <w:r>
        <w:rPr>
          <w:rStyle w:val="CommentReference"/>
        </w:rPr>
        <w:annotationRef/>
      </w:r>
      <w:r>
        <w:t>I think that is not necessary</w:t>
      </w:r>
    </w:p>
  </w:comment>
  <w:comment w:id="1128" w:author="Carla Martinez Machain" w:date="2025-10-16T09:37:00Z" w:initials="CM">
    <w:p w14:paraId="333A2CF4" w14:textId="77777777" w:rsidR="004E62C0" w:rsidRDefault="004E62C0" w:rsidP="004E62C0">
      <w:pPr>
        <w:pStyle w:val="CommentText"/>
      </w:pPr>
      <w:r>
        <w:rPr>
          <w:rStyle w:val="CommentReference"/>
        </w:rPr>
        <w:annotationRef/>
      </w:r>
      <w:r>
        <w:t>I kind of agree with this. The importance of the debates is kind of subjective. I think we can cut the sentence without losing anything</w:t>
      </w:r>
    </w:p>
  </w:comment>
  <w:comment w:id="1129" w:author="Michael Allen" w:date="2025-10-16T16:44:00Z" w:initials="MA">
    <w:p w14:paraId="5526EB96" w14:textId="0F82D13F" w:rsidR="00CD087A" w:rsidRDefault="00CD087A">
      <w:pPr>
        <w:pStyle w:val="CommentText"/>
      </w:pPr>
      <w:r>
        <w:rPr>
          <w:rStyle w:val="CommentReference"/>
        </w:rPr>
        <w:annotationRef/>
      </w:r>
      <w:r>
        <w:t>Agreed.</w:t>
      </w:r>
    </w:p>
  </w:comment>
  <w:comment w:id="1161" w:author="Grzegorz Smułek" w:date="2025-10-15T09:50:00Z" w:initials="GS">
    <w:p w14:paraId="2E3277C4" w14:textId="2111AC94" w:rsidR="00AC4B75" w:rsidRDefault="00BF433C" w:rsidP="00AC4B75">
      <w:pPr>
        <w:pStyle w:val="CommentText"/>
      </w:pPr>
      <w:r>
        <w:rPr>
          <w:rStyle w:val="CommentReference"/>
        </w:rPr>
        <w:annotationRef/>
      </w:r>
      <w:r w:rsidR="00AC4B75">
        <w:t>I am not sure - is this section for the respndends or just a note for us? If yes, I think would be good to add a short intro.</w:t>
      </w:r>
      <w:r w:rsidR="00AC4B75">
        <w:br/>
      </w:r>
    </w:p>
  </w:comment>
  <w:comment w:id="1162" w:author="Carla Martinez Machain" w:date="2025-10-16T09:38:00Z" w:initials="CM">
    <w:p w14:paraId="2D7E3D2C" w14:textId="77777777" w:rsidR="004E62C0" w:rsidRDefault="004E62C0" w:rsidP="004E62C0">
      <w:pPr>
        <w:pStyle w:val="CommentText"/>
      </w:pPr>
      <w:r>
        <w:rPr>
          <w:rStyle w:val="CommentReference"/>
        </w:rPr>
        <w:annotationRef/>
      </w:r>
      <w:r>
        <w:t>Just for us</w:t>
      </w:r>
    </w:p>
  </w:comment>
  <w:comment w:id="1168" w:author="Carla Martinez Machain" w:date="2025-10-16T08:50:00Z" w:initials="CM">
    <w:p w14:paraId="73955AC6" w14:textId="61C9D595" w:rsidR="00662B4C" w:rsidRDefault="00662B4C" w:rsidP="00662B4C">
      <w:pPr>
        <w:pStyle w:val="CommentText"/>
      </w:pPr>
      <w:r>
        <w:rPr>
          <w:rStyle w:val="CommentReference"/>
        </w:rPr>
        <w:annotationRef/>
      </w:r>
      <w:r>
        <w:t>Cutting this down as we discussed</w:t>
      </w:r>
    </w:p>
  </w:comment>
  <w:comment w:id="1172" w:author="Grzegorz Smułek" w:date="2025-10-15T09:49:00Z" w:initials="GS">
    <w:p w14:paraId="700B1737" w14:textId="11B14C71" w:rsidR="00BF433C" w:rsidRDefault="00BF433C" w:rsidP="00BF433C">
      <w:pPr>
        <w:pStyle w:val="CommentText"/>
      </w:pPr>
      <w:r>
        <w:rPr>
          <w:rStyle w:val="CommentReference"/>
        </w:rPr>
        <w:annotationRef/>
      </w:r>
      <w:r>
        <w:t>If it’s a question to the average polish citizen I would simplified that, e.g.:</w:t>
      </w:r>
      <w:r>
        <w:br/>
        <w:t>Infrantry</w:t>
      </w:r>
      <w:r>
        <w:br/>
        <w:t>Tanks</w:t>
      </w:r>
      <w:r>
        <w:br/>
        <w:t>Helicopter unit</w:t>
      </w:r>
      <w:r>
        <w:br/>
        <w:t>Rocket unit</w:t>
      </w:r>
      <w:r>
        <w:br/>
        <w:t>Fighters</w:t>
      </w:r>
      <w:r>
        <w:br/>
      </w:r>
      <w:r>
        <w:br/>
        <w:t>or something like that.</w:t>
      </w:r>
      <w:r>
        <w:br/>
      </w:r>
    </w:p>
  </w:comment>
  <w:comment w:id="1173" w:author="Carla Martinez Machain" w:date="2025-10-16T09:39:00Z" w:initials="CM">
    <w:p w14:paraId="1B41C64B" w14:textId="77777777" w:rsidR="004E62C0" w:rsidRDefault="004E62C0" w:rsidP="004E62C0">
      <w:pPr>
        <w:pStyle w:val="CommentText"/>
      </w:pPr>
      <w:r>
        <w:rPr>
          <w:rStyle w:val="CommentReference"/>
        </w:rPr>
        <w:annotationRef/>
      </w:r>
      <w:r>
        <w:t>This seems like a good point. Maybe if we want more detail for informed respondents  we can put it in parentheses</w:t>
      </w:r>
    </w:p>
  </w:comment>
  <w:comment w:id="1174" w:author="Michael Allen" w:date="2025-10-16T16:45:00Z" w:initials="MA">
    <w:p w14:paraId="22535EC4" w14:textId="1C070EBA" w:rsidR="00CD087A" w:rsidRDefault="00CD087A">
      <w:pPr>
        <w:pStyle w:val="CommentText"/>
      </w:pPr>
      <w:r>
        <w:rPr>
          <w:rStyle w:val="CommentReference"/>
        </w:rPr>
        <w:annotationRef/>
      </w:r>
      <w:r>
        <w:t>@meflynn change</w:t>
      </w:r>
    </w:p>
  </w:comment>
  <w:comment w:id="1175" w:author="Carla Martinez Machain" w:date="2025-10-20T12:42:00Z" w:initials="CM">
    <w:p w14:paraId="7F7738BE" w14:textId="77777777" w:rsidR="009C7B7A" w:rsidRDefault="009C7B7A" w:rsidP="009C7B7A">
      <w:pPr>
        <w:pStyle w:val="CommentText"/>
      </w:pPr>
      <w:r>
        <w:rPr>
          <w:rStyle w:val="CommentReference"/>
        </w:rPr>
        <w:annotationRef/>
      </w:r>
      <w:r>
        <w:t>I changed it to what Greg suggested, but edit if needed.</w:t>
      </w:r>
    </w:p>
  </w:comment>
  <w:comment w:id="1224" w:author="Michael Flynn" w:date="2025-10-16T15:27:00Z" w:initials="MF">
    <w:p w14:paraId="25EEDDC8" w14:textId="7D8C6186" w:rsidR="00E26052" w:rsidRDefault="00E26052" w:rsidP="00E26052">
      <w:r>
        <w:rPr>
          <w:rStyle w:val="CommentReference"/>
        </w:rPr>
        <w:annotationRef/>
      </w:r>
      <w:r>
        <w:rPr>
          <w:rFonts w:eastAsiaTheme="minorEastAsia"/>
          <w:kern w:val="0"/>
          <w:sz w:val="20"/>
          <w:szCs w:val="20"/>
          <w14:ligatures w14:val="none"/>
        </w:rPr>
        <w:t>I'm thinking we might want to limit this to 5km, 100km, and 250km to more closely match options from the previous study and to ensure we get more respondents in each group.</w:t>
      </w:r>
    </w:p>
  </w:comment>
  <w:comment w:id="1225" w:author="Carla Martinez Machain" w:date="2025-10-16T16:32:00Z" w:initials="CM">
    <w:p w14:paraId="0D3CECA0" w14:textId="77777777" w:rsidR="00644487" w:rsidRDefault="00644487" w:rsidP="00644487">
      <w:pPr>
        <w:pStyle w:val="CommentText"/>
      </w:pPr>
      <w:r>
        <w:rPr>
          <w:rStyle w:val="CommentReference"/>
        </w:rPr>
        <w:annotationRef/>
      </w:r>
      <w:r>
        <w:t>I agree. Let’s keep it simple</w:t>
      </w:r>
    </w:p>
  </w:comment>
  <w:comment w:id="1230" w:author="Grzegorz Smułek" w:date="2025-10-15T09:55:00Z" w:initials="GS">
    <w:p w14:paraId="3918E07F" w14:textId="5CF162FF" w:rsidR="00BF433C" w:rsidRDefault="00BF433C" w:rsidP="00BF433C">
      <w:pPr>
        <w:pStyle w:val="CommentText"/>
        <w:numPr>
          <w:ilvl w:val="0"/>
          <w:numId w:val="15"/>
        </w:numPr>
      </w:pPr>
      <w:r>
        <w:rPr>
          <w:rStyle w:val="CommentReference"/>
        </w:rPr>
        <w:annotationRef/>
      </w:r>
      <w:r>
        <w:t>Could you tell me more how do you think we can asess expected income? Extrapolation of the data from other countries?</w:t>
      </w:r>
      <w:r>
        <w:br/>
      </w:r>
      <w:r>
        <w:br/>
        <w:t xml:space="preserve">2. We should precise what means „local” - I’ve tried to asses economic (nominal) impact on local municipality budget but this is very difficult to do. </w:t>
      </w:r>
      <w:r>
        <w:br/>
      </w:r>
      <w:r>
        <w:br/>
        <w:t xml:space="preserve">PS. E.g. Most of the income to the budget is administration tax - bt in Poland most of the US bases are like „matrioshka” smaller base inside the polish base so the tax is payed probably by the poles even if the americans are there or not. </w:t>
      </w:r>
      <w:r>
        <w:br/>
      </w:r>
      <w:r>
        <w:br/>
      </w:r>
    </w:p>
  </w:comment>
  <w:comment w:id="1231" w:author="Carla Martinez Machain" w:date="2025-10-16T09:41:00Z" w:initials="CM">
    <w:p w14:paraId="025F3C20" w14:textId="77777777" w:rsidR="004E62C0" w:rsidRDefault="004E62C0" w:rsidP="004E62C0">
      <w:pPr>
        <w:pStyle w:val="CommentText"/>
      </w:pPr>
      <w:r>
        <w:rPr>
          <w:rStyle w:val="CommentReference"/>
        </w:rPr>
        <w:annotationRef/>
      </w:r>
      <w:r>
        <w:t>Maybe there is a simpler way to phrase this. We could say something like “Expected to generate X amount of revenue for local businesses and contractors” or something like that</w:t>
      </w:r>
    </w:p>
  </w:comment>
  <w:comment w:id="1232" w:author="Michael Flynn" w:date="2025-10-16T15:23:00Z" w:initials="MF">
    <w:p w14:paraId="6395319F" w14:textId="77777777" w:rsidR="00B73D8C" w:rsidRDefault="00B73D8C" w:rsidP="00B73D8C">
      <w:r>
        <w:rPr>
          <w:rStyle w:val="CommentReference"/>
        </w:rPr>
        <w:annotationRef/>
      </w:r>
      <w:r>
        <w:rPr>
          <w:rFonts w:eastAsiaTheme="minorEastAsia"/>
          <w:kern w:val="0"/>
          <w:sz w:val="20"/>
          <w:szCs w:val="20"/>
          <w14:ligatures w14:val="none"/>
        </w:rPr>
        <w:t xml:space="preserve">This sounds good. My thinking here was to tap into the idea that deployed personnel will spend money locally, and deploying countries will often pay local contractors when constructing or renovating facilities. </w:t>
      </w:r>
    </w:p>
    <w:p w14:paraId="6D9D9CD7" w14:textId="77777777" w:rsidR="00B73D8C" w:rsidRDefault="00B73D8C" w:rsidP="00B73D8C"/>
    <w:p w14:paraId="5296DC84" w14:textId="77777777" w:rsidR="00B73D8C" w:rsidRDefault="00B73D8C" w:rsidP="00B73D8C">
      <w:r>
        <w:rPr>
          <w:rFonts w:eastAsiaTheme="minorEastAsia"/>
          <w:kern w:val="0"/>
          <w:sz w:val="20"/>
          <w:szCs w:val="20"/>
          <w14:ligatures w14:val="none"/>
        </w:rPr>
        <w:t>I chose the amounts here with a couple of things in mind. First, this is ballpark what we see in other smaller temporary deployments. Like maybe $1.2 million for short term deployments with construction projects in Latin America. $5 million obviously being at the upper end here.</w:t>
      </w:r>
    </w:p>
    <w:p w14:paraId="009689E6" w14:textId="77777777" w:rsidR="00B73D8C" w:rsidRDefault="00B73D8C" w:rsidP="00B73D8C"/>
    <w:p w14:paraId="6DB396B6" w14:textId="77777777" w:rsidR="00B73D8C" w:rsidRDefault="00B73D8C" w:rsidP="00B73D8C">
      <w:r>
        <w:rPr>
          <w:rFonts w:eastAsiaTheme="minorEastAsia"/>
          <w:kern w:val="0"/>
          <w:sz w:val="20"/>
          <w:szCs w:val="20"/>
          <w14:ligatures w14:val="none"/>
        </w:rPr>
        <w:t>Second, I wanted to look at round-ish numbers. We might want to make $1 million the floor or write them all out as numbers, though, so we don't tap into some weird bias where $500,000 "looks" larger because it has more numbers in it or something.</w:t>
      </w:r>
    </w:p>
  </w:comment>
  <w:comment w:id="1233" w:author="Carla Martinez Machain" w:date="2025-10-20T12:45:00Z" w:initials="CM">
    <w:p w14:paraId="28D0E8EE" w14:textId="77777777" w:rsidR="009C7B7A" w:rsidRDefault="009C7B7A" w:rsidP="009C7B7A">
      <w:pPr>
        <w:pStyle w:val="CommentText"/>
      </w:pPr>
      <w:r>
        <w:rPr>
          <w:rStyle w:val="CommentReference"/>
        </w:rPr>
        <w:annotationRef/>
      </w:r>
      <w:r>
        <w:t xml:space="preserve">I spelled out half a million, that avoids that “more numbers” problem. Also, I spelled out USD instead of $. A lot of other currencies use $ as a symbol for their currency (both Mexico and Canada do), so just to be super clear. </w:t>
      </w:r>
    </w:p>
  </w:comment>
  <w:comment w:id="1260" w:author="Carla Martinez Machain" w:date="2025-10-21T16:33:00Z" w:initials="CM">
    <w:p w14:paraId="247C9FCD" w14:textId="77777777" w:rsidR="0096071A" w:rsidRDefault="0096071A" w:rsidP="0096071A">
      <w:pPr>
        <w:pStyle w:val="CommentText"/>
      </w:pPr>
      <w:r>
        <w:rPr>
          <w:rStyle w:val="CommentReference"/>
        </w:rPr>
        <w:annotationRef/>
      </w:r>
      <w:r>
        <w:t>These two sentences were repetitive. Cut the first one.</w:t>
      </w:r>
    </w:p>
  </w:comment>
  <w:comment w:id="1276" w:author="Grzegorz Smułek" w:date="2025-10-15T10:02:00Z" w:initials="GS">
    <w:p w14:paraId="0604BBCE" w14:textId="1522AFB3" w:rsidR="008F2049" w:rsidRDefault="008F2049" w:rsidP="008F2049">
      <w:pPr>
        <w:pStyle w:val="CommentText"/>
      </w:pPr>
      <w:r>
        <w:rPr>
          <w:rStyle w:val="CommentReference"/>
        </w:rPr>
        <w:annotationRef/>
      </w:r>
      <w:r>
        <w:t>I assume when we talk about proximity we mean proximity from the respondent place of living?</w:t>
      </w:r>
    </w:p>
  </w:comment>
  <w:comment w:id="1277" w:author="Carla Martinez Machain" w:date="2025-10-16T09:01:00Z" w:initials="CM">
    <w:p w14:paraId="7D9224FA" w14:textId="77777777" w:rsidR="00662B4C" w:rsidRDefault="00662B4C" w:rsidP="00662B4C">
      <w:pPr>
        <w:pStyle w:val="CommentText"/>
      </w:pPr>
      <w:r>
        <w:rPr>
          <w:rStyle w:val="CommentReference"/>
        </w:rPr>
        <w:annotationRef/>
      </w:r>
      <w:r>
        <w:t>This is a good point, we should make this clearer</w:t>
      </w:r>
    </w:p>
  </w:comment>
  <w:comment w:id="1281" w:author="Grzegorz Smułek" w:date="2025-10-15T10:06:00Z" w:initials="GS">
    <w:p w14:paraId="388BFC09" w14:textId="1152810A" w:rsidR="00AC4B75" w:rsidRDefault="008F2049" w:rsidP="00AC4B75">
      <w:pPr>
        <w:pStyle w:val="CommentText"/>
      </w:pPr>
      <w:r>
        <w:rPr>
          <w:rStyle w:val="CommentReference"/>
        </w:rPr>
        <w:annotationRef/>
      </w:r>
      <w:r w:rsidR="00AC4B75">
        <w:t>I am just thinking - maybe we should describe expected profit (better roads, more shops, more cultural events etc.)? Those numbers may mean nothing for the respondents,</w:t>
      </w:r>
    </w:p>
  </w:comment>
  <w:comment w:id="1282" w:author="Carla Martinez Machain" w:date="2025-10-16T09:44:00Z" w:initials="CM">
    <w:p w14:paraId="37C53FEB" w14:textId="77777777" w:rsidR="008D23E1" w:rsidRDefault="008D23E1" w:rsidP="008D23E1">
      <w:pPr>
        <w:pStyle w:val="CommentText"/>
      </w:pPr>
      <w:r>
        <w:rPr>
          <w:rStyle w:val="CommentReference"/>
        </w:rPr>
        <w:annotationRef/>
      </w:r>
      <w:r>
        <w:t>This is a good point, but I wonder how we would have different levels for this?</w:t>
      </w:r>
    </w:p>
  </w:comment>
  <w:comment w:id="1283" w:author="Michael Flynn" w:date="2025-10-16T15:26:00Z" w:initials="MF">
    <w:p w14:paraId="11A5EFDC" w14:textId="77777777" w:rsidR="00B73D8C" w:rsidRDefault="00B73D8C" w:rsidP="00B73D8C">
      <w:r>
        <w:rPr>
          <w:rStyle w:val="CommentReference"/>
        </w:rPr>
        <w:annotationRef/>
      </w:r>
      <w:r>
        <w:rPr>
          <w:rFonts w:eastAsiaTheme="minorEastAsia"/>
          <w:kern w:val="0"/>
          <w:sz w:val="20"/>
          <w:szCs w:val="20"/>
          <w14:ligatures w14:val="none"/>
        </w:rPr>
        <w:t>Referring back to the previous comment, maybe we make this read as though it's directed to local businesses. I'll make the edit here but we can further revise it if we need to.</w:t>
      </w:r>
    </w:p>
  </w:comment>
  <w:comment w:id="1284" w:author="Carla Martinez Machain" w:date="2025-10-16T16:33:00Z" w:initials="CM">
    <w:p w14:paraId="63878C35" w14:textId="77777777" w:rsidR="004B31E4" w:rsidRDefault="004B31E4" w:rsidP="004B31E4">
      <w:pPr>
        <w:pStyle w:val="CommentText"/>
      </w:pPr>
      <w:r>
        <w:rPr>
          <w:rStyle w:val="CommentReference"/>
        </w:rPr>
        <w:annotationRef/>
      </w:r>
      <w:r>
        <w:t>I like it</w:t>
      </w:r>
    </w:p>
  </w:comment>
  <w:comment w:id="1291" w:author="Grzegorz Smułek" w:date="2025-10-15T10:07:00Z" w:initials="GS">
    <w:p w14:paraId="331A6FFD" w14:textId="247016D9" w:rsidR="008F2049" w:rsidRDefault="008F2049" w:rsidP="008F2049">
      <w:pPr>
        <w:pStyle w:val="CommentText"/>
      </w:pPr>
      <w:r>
        <w:rPr>
          <w:rStyle w:val="CommentReference"/>
        </w:rPr>
        <w:annotationRef/>
      </w:r>
      <w:r>
        <w:t>Beside noise a huge problem in Poland is the air pllution, maybe we can add that to play a bit more on respondents emotions.</w:t>
      </w:r>
    </w:p>
  </w:comment>
  <w:comment w:id="1298" w:author="Grzegorz Smułek" w:date="2025-10-15T10:08:00Z" w:initials="GS">
    <w:p w14:paraId="7D75EE60" w14:textId="77777777" w:rsidR="008F2049" w:rsidRDefault="008F2049" w:rsidP="008F2049">
      <w:pPr>
        <w:pStyle w:val="CommentText"/>
      </w:pPr>
      <w:r>
        <w:rPr>
          <w:rStyle w:val="CommentReference"/>
        </w:rPr>
        <w:annotationRef/>
      </w:r>
      <w:r>
        <w:t>High environmental pollution?</w:t>
      </w:r>
    </w:p>
  </w:comment>
  <w:comment w:id="1299" w:author="Carla Martinez Machain" w:date="2025-10-16T09:45:00Z" w:initials="CM">
    <w:p w14:paraId="3ADB78D0" w14:textId="77777777" w:rsidR="008D23E1" w:rsidRDefault="008D23E1" w:rsidP="008D23E1">
      <w:pPr>
        <w:pStyle w:val="CommentText"/>
      </w:pPr>
      <w:r>
        <w:rPr>
          <w:rStyle w:val="CommentReference"/>
        </w:rPr>
        <w:annotationRef/>
      </w:r>
      <w:r>
        <w:t>This looks like it was just a typo</w:t>
      </w:r>
    </w:p>
  </w:comment>
  <w:comment w:id="1360" w:author="Grzegorz Smułek" w:date="2025-10-15T10:10:00Z" w:initials="GS">
    <w:p w14:paraId="230E29A5" w14:textId="33B8658A" w:rsidR="00363DA1" w:rsidRDefault="00184EB8" w:rsidP="00363DA1">
      <w:pPr>
        <w:pStyle w:val="CommentText"/>
      </w:pPr>
      <w:r>
        <w:rPr>
          <w:rStyle w:val="CommentReference"/>
        </w:rPr>
        <w:annotationRef/>
      </w:r>
      <w:r w:rsidR="00363DA1">
        <w:t>Five pairs of different nations? I would like to joke: Don’t write Germany - some people will choose a different proposition even german soldiers will come with gold and diamonds for everyone ☺️</w:t>
      </w:r>
    </w:p>
  </w:comment>
  <w:comment w:id="1361" w:author="Carla Martinez Machain" w:date="2025-10-16T09:04:00Z" w:initials="CM">
    <w:p w14:paraId="277226BB" w14:textId="77777777" w:rsidR="00662B4C" w:rsidRDefault="00662B4C" w:rsidP="00662B4C">
      <w:pPr>
        <w:pStyle w:val="CommentText"/>
      </w:pPr>
      <w:r>
        <w:rPr>
          <w:rStyle w:val="CommentReference"/>
        </w:rPr>
        <w:annotationRef/>
      </w:r>
      <w:r>
        <w:t>This is actually really interesting that Greg made this joke. It makes me super curious to see how Poles feel about Germans deploying permanent troops to Lithuania, and whether there’s still a WWII effect of being wary of Germans</w:t>
      </w:r>
    </w:p>
  </w:comment>
  <w:comment w:id="1362" w:author="Michael Allen" w:date="2025-10-16T16:46:00Z" w:initials="MA">
    <w:p w14:paraId="206C1A9D" w14:textId="7087FBD5" w:rsidR="00CD087A" w:rsidRDefault="00CD087A">
      <w:pPr>
        <w:pStyle w:val="CommentText"/>
      </w:pPr>
      <w:r>
        <w:rPr>
          <w:rStyle w:val="CommentReference"/>
        </w:rPr>
        <w:annotationRef/>
      </w:r>
      <w:r>
        <w:t>New hypothesis time.</w:t>
      </w:r>
    </w:p>
  </w:comment>
  <w:comment w:id="1363" w:author="Carla Martinez Machain" w:date="2025-10-20T12:48:00Z" w:initials="CM">
    <w:p w14:paraId="15A4B758" w14:textId="77777777" w:rsidR="0013241D" w:rsidRDefault="0013241D" w:rsidP="0013241D">
      <w:pPr>
        <w:pStyle w:val="CommentText"/>
      </w:pPr>
      <w:r>
        <w:rPr>
          <w:rStyle w:val="CommentReference"/>
        </w:rPr>
        <w:annotationRef/>
      </w:r>
      <w:r>
        <w:t>Wasn’t sure if you were serious about this, but I just added subhyp 5a about the effect of age on historic conflict effect</w:t>
      </w:r>
    </w:p>
  </w:comment>
  <w:comment w:id="1366" w:author="Grzegorz Smułek" w:date="2025-10-15T11:25:00Z" w:initials="GS">
    <w:p w14:paraId="218FDBD4" w14:textId="27B44E7D" w:rsidR="00363DA1" w:rsidRDefault="00363DA1" w:rsidP="00363DA1">
      <w:pPr>
        <w:pStyle w:val="CommentText"/>
      </w:pPr>
      <w:r>
        <w:rPr>
          <w:rStyle w:val="CommentReference"/>
        </w:rPr>
        <w:annotationRef/>
      </w:r>
      <w:r>
        <w:t xml:space="preserve">From my experience: For me answer „Don’t know” and „Decline to answer” are a bit different and may provide different results. In ideal scenario: as a respondent „I really don’t know” -&gt; lack of any interest in that topic (e.g. international politics) </w:t>
      </w:r>
      <w:r>
        <w:br/>
        <w:t>„Decline to answer” - I am the person that has no trust in sharing views in that topic (it can mean somethin about the society).</w:t>
      </w:r>
      <w:r>
        <w:br/>
      </w:r>
      <w:r>
        <w:br/>
        <w:t>But maybe for us it dosn’t matter ☺️</w:t>
      </w:r>
    </w:p>
  </w:comment>
  <w:comment w:id="1367" w:author="Carla Martinez Machain" w:date="2025-10-16T09:47:00Z" w:initials="CM">
    <w:p w14:paraId="5EF363CD" w14:textId="77777777" w:rsidR="008D23E1" w:rsidRDefault="008D23E1" w:rsidP="008D23E1">
      <w:pPr>
        <w:pStyle w:val="CommentText"/>
      </w:pPr>
      <w:r>
        <w:rPr>
          <w:rStyle w:val="CommentReference"/>
        </w:rPr>
        <w:annotationRef/>
      </w:r>
      <w:r>
        <w:t>I see his point on this, but I lean towards leaving it as is to match convention in the literature.</w:t>
      </w:r>
    </w:p>
  </w:comment>
  <w:comment w:id="1368" w:author="Michael Allen" w:date="2025-10-16T16:47:00Z" w:initials="MA">
    <w:p w14:paraId="0A4EE257" w14:textId="279886A7" w:rsidR="00CD087A" w:rsidRDefault="00CD087A">
      <w:pPr>
        <w:pStyle w:val="CommentText"/>
      </w:pPr>
      <w:r>
        <w:rPr>
          <w:rStyle w:val="CommentReference"/>
        </w:rPr>
        <w:annotationRef/>
      </w:r>
      <w:r>
        <w:t>For model estimations, we are going to lump these together anyways, so keeping it as one choice simplifies it on both ends.</w:t>
      </w:r>
    </w:p>
  </w:comment>
  <w:comment w:id="1369" w:author="Grzegorz Smułek" w:date="2025-10-15T10:44:00Z" w:initials="GS">
    <w:p w14:paraId="2360F004" w14:textId="7C3ECE20" w:rsidR="0047679D" w:rsidRDefault="0047679D" w:rsidP="0047679D">
      <w:pPr>
        <w:pStyle w:val="CommentText"/>
      </w:pPr>
      <w:r>
        <w:rPr>
          <w:rStyle w:val="CommentReference"/>
        </w:rPr>
        <w:annotationRef/>
      </w:r>
      <w:r>
        <w:t>What if there is no US troops in respondent’s area?</w:t>
      </w:r>
    </w:p>
  </w:comment>
  <w:comment w:id="1370" w:author="Grzegorz Smułek" w:date="2025-10-15T11:33:00Z" w:initials="GS">
    <w:p w14:paraId="125F3129" w14:textId="77777777" w:rsidR="00363DA1" w:rsidRDefault="00363DA1" w:rsidP="00363DA1">
      <w:pPr>
        <w:pStyle w:val="CommentText"/>
      </w:pPr>
      <w:r>
        <w:rPr>
          <w:rStyle w:val="CommentReference"/>
        </w:rPr>
        <w:annotationRef/>
      </w:r>
      <w:r>
        <w:t>Maybe oprion „Not at all” as well?</w:t>
      </w:r>
    </w:p>
  </w:comment>
  <w:comment w:id="1371" w:author="Carla Martinez Machain" w:date="2025-10-16T09:47:00Z" w:initials="CM">
    <w:p w14:paraId="5B01A555" w14:textId="77777777" w:rsidR="008D23E1" w:rsidRDefault="008D23E1" w:rsidP="008D23E1">
      <w:pPr>
        <w:pStyle w:val="CommentText"/>
      </w:pPr>
      <w:r>
        <w:rPr>
          <w:rStyle w:val="CommentReference"/>
        </w:rPr>
        <w:annotationRef/>
      </w:r>
      <w:r>
        <w:t>This makes sense to me.</w:t>
      </w:r>
    </w:p>
  </w:comment>
  <w:comment w:id="1374" w:author="Grzegorz Smułek" w:date="2025-10-15T10:46:00Z" w:initials="GS">
    <w:p w14:paraId="7787C86E" w14:textId="3FF7949D" w:rsidR="00AC4B75" w:rsidRDefault="0047679D" w:rsidP="00AC4B75">
      <w:pPr>
        <w:pStyle w:val="CommentText"/>
      </w:pPr>
      <w:r>
        <w:rPr>
          <w:rStyle w:val="CommentReference"/>
        </w:rPr>
        <w:annotationRef/>
      </w:r>
      <w:r w:rsidR="00AC4B75">
        <w:t>Very little amount of the soldiers live outside the bases, civil personnel working in military base - that’s other thing</w:t>
      </w:r>
    </w:p>
  </w:comment>
  <w:comment w:id="1375" w:author="Carla Martinez Machain" w:date="2025-10-16T09:48:00Z" w:initials="CM">
    <w:p w14:paraId="0243A0A0" w14:textId="77777777" w:rsidR="008D23E1" w:rsidRDefault="008D23E1" w:rsidP="008D23E1">
      <w:pPr>
        <w:pStyle w:val="CommentText"/>
      </w:pPr>
      <w:r>
        <w:rPr>
          <w:rStyle w:val="CommentReference"/>
        </w:rPr>
        <w:annotationRef/>
      </w:r>
      <w:r>
        <w:t>I’d still leave this option here. They can just not choose it if they don’t want to. I like having this match our previous survey.</w:t>
      </w:r>
    </w:p>
  </w:comment>
  <w:comment w:id="1376" w:author="Michael Flynn" w:date="2025-10-16T15:29:00Z" w:initials="MF">
    <w:p w14:paraId="475BDE4B" w14:textId="77777777" w:rsidR="00497EA7" w:rsidRDefault="00497EA7" w:rsidP="00497EA7">
      <w:r>
        <w:rPr>
          <w:rStyle w:val="CommentReference"/>
        </w:rPr>
        <w:annotationRef/>
      </w:r>
      <w:r>
        <w:rPr>
          <w:rFonts w:eastAsiaTheme="minorEastAsia"/>
          <w:kern w:val="0"/>
          <w:sz w:val="20"/>
          <w:szCs w:val="20"/>
          <w14:ligatures w14:val="none"/>
        </w:rPr>
        <w:t xml:space="preserve">We could update this based on the responses to the previous survey if we need to establish more specific categories. </w:t>
      </w:r>
    </w:p>
  </w:comment>
  <w:comment w:id="1377" w:author="Carla Martinez Machain" w:date="2025-10-20T12:50:00Z" w:initials="CM">
    <w:p w14:paraId="5B81AD24" w14:textId="77777777" w:rsidR="0013241D" w:rsidRDefault="0013241D" w:rsidP="0013241D">
      <w:pPr>
        <w:pStyle w:val="CommentText"/>
      </w:pPr>
      <w:r>
        <w:rPr>
          <w:rStyle w:val="CommentReference"/>
        </w:rPr>
        <w:annotationRef/>
      </w:r>
      <w:r>
        <w:t>From what I remember we didn’t have that many that fell into categories not listed here. Given the time/payoff tradeoff, I lean towards leaving it, but def feel free to update based on previous responses if you want to.</w:t>
      </w:r>
    </w:p>
  </w:comment>
  <w:comment w:id="1378" w:author="Grzegorz Smułek" w:date="2025-10-15T10:47:00Z" w:initials="GS">
    <w:p w14:paraId="011D31AF" w14:textId="372AFABA" w:rsidR="0047679D" w:rsidRDefault="0047679D" w:rsidP="0047679D">
      <w:pPr>
        <w:pStyle w:val="CommentText"/>
      </w:pPr>
      <w:r>
        <w:rPr>
          <w:rStyle w:val="CommentReference"/>
        </w:rPr>
        <w:annotationRef/>
      </w:r>
      <w:r>
        <w:t>What about social benefits? Do we need that kind of information?</w:t>
      </w:r>
    </w:p>
  </w:comment>
  <w:comment w:id="1379" w:author="Carla Martinez Machain" w:date="2025-10-16T09:49:00Z" w:initials="CM">
    <w:p w14:paraId="20646D3E" w14:textId="77777777" w:rsidR="00684E45" w:rsidRDefault="008D23E1" w:rsidP="00684E45">
      <w:pPr>
        <w:pStyle w:val="CommentText"/>
      </w:pPr>
      <w:r>
        <w:rPr>
          <w:rStyle w:val="CommentReference"/>
        </w:rPr>
        <w:annotationRef/>
      </w:r>
      <w:r w:rsidR="00684E45">
        <w:t>Again, interesting, but I lean towards keeping the same two categories as last time and letting contact stand in for social benefits.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216FA0" w15:done="0"/>
  <w15:commentEx w15:paraId="3562E2AA" w15:done="1"/>
  <w15:commentEx w15:paraId="25474A16" w15:done="0"/>
  <w15:commentEx w15:paraId="48225F5C" w15:done="0"/>
  <w15:commentEx w15:paraId="21955263" w15:paraIdParent="48225F5C" w15:done="0"/>
  <w15:commentEx w15:paraId="11504FBB" w15:paraIdParent="48225F5C" w15:done="0"/>
  <w15:commentEx w15:paraId="06EEC3EE" w15:paraIdParent="48225F5C" w15:done="0"/>
  <w15:commentEx w15:paraId="0C63391F" w15:done="0"/>
  <w15:commentEx w15:paraId="78F82B19" w15:paraIdParent="0C63391F" w15:done="0"/>
  <w15:commentEx w15:paraId="1BB5636F" w15:done="0"/>
  <w15:commentEx w15:paraId="406004A8" w15:paraIdParent="1BB5636F" w15:done="0"/>
  <w15:commentEx w15:paraId="4CF0818A" w15:done="0"/>
  <w15:commentEx w15:paraId="333A2CF4" w15:paraIdParent="4CF0818A" w15:done="0"/>
  <w15:commentEx w15:paraId="5526EB96" w15:paraIdParent="4CF0818A" w15:done="0"/>
  <w15:commentEx w15:paraId="2E3277C4" w15:done="0"/>
  <w15:commentEx w15:paraId="2D7E3D2C" w15:paraIdParent="2E3277C4" w15:done="0"/>
  <w15:commentEx w15:paraId="73955AC6" w15:done="0"/>
  <w15:commentEx w15:paraId="700B1737" w15:done="0"/>
  <w15:commentEx w15:paraId="1B41C64B" w15:paraIdParent="700B1737" w15:done="0"/>
  <w15:commentEx w15:paraId="22535EC4" w15:paraIdParent="700B1737" w15:done="0"/>
  <w15:commentEx w15:paraId="7F7738BE" w15:paraIdParent="700B1737" w15:done="0"/>
  <w15:commentEx w15:paraId="25EEDDC8" w15:done="0"/>
  <w15:commentEx w15:paraId="0D3CECA0" w15:paraIdParent="25EEDDC8" w15:done="0"/>
  <w15:commentEx w15:paraId="3918E07F" w15:done="0"/>
  <w15:commentEx w15:paraId="025F3C20" w15:paraIdParent="3918E07F" w15:done="0"/>
  <w15:commentEx w15:paraId="6DB396B6" w15:paraIdParent="3918E07F" w15:done="0"/>
  <w15:commentEx w15:paraId="28D0E8EE" w15:paraIdParent="3918E07F" w15:done="0"/>
  <w15:commentEx w15:paraId="247C9FCD" w15:done="0"/>
  <w15:commentEx w15:paraId="0604BBCE" w15:done="0"/>
  <w15:commentEx w15:paraId="7D9224FA" w15:paraIdParent="0604BBCE" w15:done="0"/>
  <w15:commentEx w15:paraId="388BFC09" w15:done="0"/>
  <w15:commentEx w15:paraId="37C53FEB" w15:paraIdParent="388BFC09" w15:done="0"/>
  <w15:commentEx w15:paraId="11A5EFDC" w15:paraIdParent="388BFC09" w15:done="0"/>
  <w15:commentEx w15:paraId="63878C35" w15:paraIdParent="388BFC09" w15:done="0"/>
  <w15:commentEx w15:paraId="331A6FFD" w15:done="0"/>
  <w15:commentEx w15:paraId="7D75EE60" w15:done="0"/>
  <w15:commentEx w15:paraId="3ADB78D0" w15:paraIdParent="7D75EE60" w15:done="0"/>
  <w15:commentEx w15:paraId="230E29A5" w15:done="0"/>
  <w15:commentEx w15:paraId="277226BB" w15:paraIdParent="230E29A5" w15:done="0"/>
  <w15:commentEx w15:paraId="206C1A9D" w15:paraIdParent="230E29A5" w15:done="0"/>
  <w15:commentEx w15:paraId="15A4B758" w15:paraIdParent="230E29A5" w15:done="0"/>
  <w15:commentEx w15:paraId="218FDBD4" w15:done="0"/>
  <w15:commentEx w15:paraId="5EF363CD" w15:paraIdParent="218FDBD4" w15:done="0"/>
  <w15:commentEx w15:paraId="0A4EE257" w15:paraIdParent="218FDBD4" w15:done="0"/>
  <w15:commentEx w15:paraId="2360F004" w15:done="0"/>
  <w15:commentEx w15:paraId="125F3129" w15:paraIdParent="2360F004" w15:done="0"/>
  <w15:commentEx w15:paraId="5B01A555" w15:paraIdParent="2360F004" w15:done="0"/>
  <w15:commentEx w15:paraId="7787C86E" w15:done="0"/>
  <w15:commentEx w15:paraId="0243A0A0" w15:paraIdParent="7787C86E" w15:done="0"/>
  <w15:commentEx w15:paraId="475BDE4B" w15:paraIdParent="7787C86E" w15:done="0"/>
  <w15:commentEx w15:paraId="5B81AD24" w15:paraIdParent="7787C86E" w15:done="0"/>
  <w15:commentEx w15:paraId="011D31AF" w15:done="0"/>
  <w15:commentEx w15:paraId="20646D3E" w15:paraIdParent="011D31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A6A3C0" w16cex:dateUtc="2025-10-16T22:49:00Z"/>
  <w16cex:commentExtensible w16cex:durableId="2766AED4" w16cex:dateUtc="2023-01-09T20:18:00Z"/>
  <w16cex:commentExtensible w16cex:durableId="5D8F6855" w16cex:dateUtc="2025-10-21T17:14:00Z"/>
  <w16cex:commentExtensible w16cex:durableId="1E69264D" w16cex:dateUtc="2025-10-15T07:12:00Z"/>
  <w16cex:commentExtensible w16cex:durableId="00274E8F" w16cex:dateUtc="2025-10-16T22:43:00Z"/>
  <w16cex:commentExtensible w16cex:durableId="39F08727" w16cex:dateUtc="2025-10-21T17:18:00Z"/>
  <w16cex:commentExtensible w16cex:durableId="53DF555E" w16cex:dateUtc="2025-10-22T14:14:00Z"/>
  <w16cex:commentExtensible w16cex:durableId="0B158C05" w16cex:dateUtc="2025-10-15T07:16:00Z"/>
  <w16cex:commentExtensible w16cex:durableId="264A1CAC" w16cex:dateUtc="2025-10-16T13:35:00Z"/>
  <w16cex:commentExtensible w16cex:durableId="2900657B" w16cex:dateUtc="2025-10-15T07:18:00Z">
    <w16cex:extLst>
      <w16:ext w16:uri="{CE6994B0-6A32-4C9F-8C6B-6E91EDA988CE}">
        <cr:reactions xmlns:cr="http://schemas.microsoft.com/office/comments/2020/reactions">
          <cr:reaction reactionType="1">
            <cr:reactionInfo dateUtc="2025-10-16T13:35:22Z">
              <cr:user userId="S::carlamm@buffalo.edu::7a0cb86b-b30b-41c0-aa0c-df093c39f162" userProvider="AD" userName="Carla Martinez Machain"/>
            </cr:reactionInfo>
          </cr:reaction>
        </cr:reactions>
      </w16:ext>
    </w16cex:extLst>
  </w16cex:commentExtensible>
  <w16cex:commentExtensible w16cex:durableId="45305F1D" w16cex:dateUtc="2025-10-16T22:44:00Z"/>
  <w16cex:commentExtensible w16cex:durableId="2C0F90F3" w16cex:dateUtc="2025-10-15T09:03:00Z"/>
  <w16cex:commentExtensible w16cex:durableId="0AD3938F" w16cex:dateUtc="2025-10-16T13:37:00Z"/>
  <w16cex:commentExtensible w16cex:durableId="0FFE6D31" w16cex:dateUtc="2025-10-16T22:44:00Z"/>
  <w16cex:commentExtensible w16cex:durableId="0C683AE7" w16cex:dateUtc="2025-10-15T07:50:00Z">
    <w16cex:extLst>
      <w16:ext w16:uri="{CE6994B0-6A32-4C9F-8C6B-6E91EDA988CE}">
        <cr:reactions xmlns:cr="http://schemas.microsoft.com/office/comments/2020/reactions">
          <cr:reaction reactionType="1">
            <cr:reactionInfo dateUtc="2025-10-16T20:28:19Z">
              <cr:user userId="S::meflynn@ksu.edu::3c24559e-a7de-40f4-8136-c653471014c1" userProvider="AD" userName="Michael Flynn"/>
            </cr:reactionInfo>
          </cr:reaction>
        </cr:reactions>
      </w16:ext>
    </w16cex:extLst>
  </w16cex:commentExtensible>
  <w16cex:commentExtensible w16cex:durableId="365B16CE" w16cex:dateUtc="2025-10-16T13:38:00Z">
    <w16cex:extLst>
      <w16:ext w16:uri="{CE6994B0-6A32-4C9F-8C6B-6E91EDA988CE}">
        <cr:reactions xmlns:cr="http://schemas.microsoft.com/office/comments/2020/reactions">
          <cr:reaction reactionType="1">
            <cr:reactionInfo dateUtc="2025-10-16T20:28:17Z">
              <cr:user userId="S::meflynn@ksu.edu::3c24559e-a7de-40f4-8136-c653471014c1" userProvider="AD" userName="Michael Flynn"/>
            </cr:reactionInfo>
          </cr:reaction>
        </cr:reactions>
      </w16:ext>
    </w16cex:extLst>
  </w16cex:commentExtensible>
  <w16cex:commentExtensible w16cex:durableId="12CB2E69" w16cex:dateUtc="2025-10-16T12:50:00Z"/>
  <w16cex:commentExtensible w16cex:durableId="08418A11" w16cex:dateUtc="2025-10-15T07:49:00Z"/>
  <w16cex:commentExtensible w16cex:durableId="303BB338" w16cex:dateUtc="2025-10-16T13:39:00Z"/>
  <w16cex:commentExtensible w16cex:durableId="6F8BF89F" w16cex:dateUtc="2025-10-16T22:45:00Z"/>
  <w16cex:commentExtensible w16cex:durableId="3B93F7BA" w16cex:dateUtc="2025-10-20T16:42:00Z"/>
  <w16cex:commentExtensible w16cex:durableId="75963ACE" w16cex:dateUtc="2025-10-16T20:27:00Z"/>
  <w16cex:commentExtensible w16cex:durableId="55C900B3" w16cex:dateUtc="2025-10-16T20:32:00Z"/>
  <w16cex:commentExtensible w16cex:durableId="673BEE7E" w16cex:dateUtc="2025-10-15T07:55:00Z"/>
  <w16cex:commentExtensible w16cex:durableId="2D61AC67" w16cex:dateUtc="2025-10-16T13:41:00Z"/>
  <w16cex:commentExtensible w16cex:durableId="764AC1FD" w16cex:dateUtc="2025-10-16T20:23:00Z"/>
  <w16cex:commentExtensible w16cex:durableId="6B89F723" w16cex:dateUtc="2025-10-20T16:45:00Z"/>
  <w16cex:commentExtensible w16cex:durableId="01B87326" w16cex:dateUtc="2025-10-21T20:33:00Z"/>
  <w16cex:commentExtensible w16cex:durableId="5F373104" w16cex:dateUtc="2025-10-15T08:02:00Z"/>
  <w16cex:commentExtensible w16cex:durableId="32C5B83C" w16cex:dateUtc="2025-10-16T13:01:00Z"/>
  <w16cex:commentExtensible w16cex:durableId="3177046A" w16cex:dateUtc="2025-10-15T08:06:00Z"/>
  <w16cex:commentExtensible w16cex:durableId="615DB73E" w16cex:dateUtc="2025-10-16T13:44:00Z"/>
  <w16cex:commentExtensible w16cex:durableId="507E2884" w16cex:dateUtc="2025-10-16T20:26:00Z"/>
  <w16cex:commentExtensible w16cex:durableId="0E02818B" w16cex:dateUtc="2025-10-16T20:33:00Z"/>
  <w16cex:commentExtensible w16cex:durableId="7DA32A3A" w16cex:dateUtc="2025-10-15T08:07:00Z"/>
  <w16cex:commentExtensible w16cex:durableId="4A079C53" w16cex:dateUtc="2025-10-15T08:08:00Z"/>
  <w16cex:commentExtensible w16cex:durableId="1CA0D5BE" w16cex:dateUtc="2025-10-16T13:45:00Z"/>
  <w16cex:commentExtensible w16cex:durableId="6476046F" w16cex:dateUtc="2025-10-15T08:10:00Z"/>
  <w16cex:commentExtensible w16cex:durableId="1FD947C3" w16cex:dateUtc="2025-10-16T13:04:00Z"/>
  <w16cex:commentExtensible w16cex:durableId="14EFF6DC" w16cex:dateUtc="2025-10-16T22:46:00Z"/>
  <w16cex:commentExtensible w16cex:durableId="57B42CF2" w16cex:dateUtc="2025-10-20T16:48:00Z"/>
  <w16cex:commentExtensible w16cex:durableId="540D0ADD" w16cex:dateUtc="2025-10-15T09:25:00Z"/>
  <w16cex:commentExtensible w16cex:durableId="6F8E55B9" w16cex:dateUtc="2025-10-16T13:47:00Z"/>
  <w16cex:commentExtensible w16cex:durableId="23F9C814" w16cex:dateUtc="2025-10-16T22:47:00Z"/>
  <w16cex:commentExtensible w16cex:durableId="46B03EA8" w16cex:dateUtc="2025-10-15T08:44:00Z"/>
  <w16cex:commentExtensible w16cex:durableId="4CD49209" w16cex:dateUtc="2025-10-15T09:33:00Z"/>
  <w16cex:commentExtensible w16cex:durableId="54730CA1" w16cex:dateUtc="2025-10-16T13:47:00Z"/>
  <w16cex:commentExtensible w16cex:durableId="34A8776F" w16cex:dateUtc="2025-10-15T08:46:00Z"/>
  <w16cex:commentExtensible w16cex:durableId="4EA406ED" w16cex:dateUtc="2025-10-16T13:48:00Z"/>
  <w16cex:commentExtensible w16cex:durableId="372F4770" w16cex:dateUtc="2025-10-16T20:29:00Z"/>
  <w16cex:commentExtensible w16cex:durableId="0CA18C25" w16cex:dateUtc="2025-10-20T16:50:00Z"/>
  <w16cex:commentExtensible w16cex:durableId="2B5B989B" w16cex:dateUtc="2025-10-15T08:47:00Z"/>
  <w16cex:commentExtensible w16cex:durableId="573C4104" w16cex:dateUtc="2025-10-16T1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216FA0" w16cid:durableId="70A6A3C0"/>
  <w16cid:commentId w16cid:paraId="3562E2AA" w16cid:durableId="2766AED4"/>
  <w16cid:commentId w16cid:paraId="25474A16" w16cid:durableId="5D8F6855"/>
  <w16cid:commentId w16cid:paraId="48225F5C" w16cid:durableId="1E69264D"/>
  <w16cid:commentId w16cid:paraId="21955263" w16cid:durableId="00274E8F"/>
  <w16cid:commentId w16cid:paraId="11504FBB" w16cid:durableId="39F08727"/>
  <w16cid:commentId w16cid:paraId="06EEC3EE" w16cid:durableId="53DF555E"/>
  <w16cid:commentId w16cid:paraId="0C63391F" w16cid:durableId="0B158C05"/>
  <w16cid:commentId w16cid:paraId="78F82B19" w16cid:durableId="264A1CAC"/>
  <w16cid:commentId w16cid:paraId="1BB5636F" w16cid:durableId="2900657B"/>
  <w16cid:commentId w16cid:paraId="406004A8" w16cid:durableId="45305F1D"/>
  <w16cid:commentId w16cid:paraId="4CF0818A" w16cid:durableId="2C0F90F3"/>
  <w16cid:commentId w16cid:paraId="333A2CF4" w16cid:durableId="0AD3938F"/>
  <w16cid:commentId w16cid:paraId="5526EB96" w16cid:durableId="0FFE6D31"/>
  <w16cid:commentId w16cid:paraId="2E3277C4" w16cid:durableId="0C683AE7"/>
  <w16cid:commentId w16cid:paraId="2D7E3D2C" w16cid:durableId="365B16CE"/>
  <w16cid:commentId w16cid:paraId="73955AC6" w16cid:durableId="12CB2E69"/>
  <w16cid:commentId w16cid:paraId="700B1737" w16cid:durableId="08418A11"/>
  <w16cid:commentId w16cid:paraId="1B41C64B" w16cid:durableId="303BB338"/>
  <w16cid:commentId w16cid:paraId="22535EC4" w16cid:durableId="6F8BF89F"/>
  <w16cid:commentId w16cid:paraId="7F7738BE" w16cid:durableId="3B93F7BA"/>
  <w16cid:commentId w16cid:paraId="25EEDDC8" w16cid:durableId="75963ACE"/>
  <w16cid:commentId w16cid:paraId="0D3CECA0" w16cid:durableId="55C900B3"/>
  <w16cid:commentId w16cid:paraId="3918E07F" w16cid:durableId="673BEE7E"/>
  <w16cid:commentId w16cid:paraId="025F3C20" w16cid:durableId="2D61AC67"/>
  <w16cid:commentId w16cid:paraId="6DB396B6" w16cid:durableId="764AC1FD"/>
  <w16cid:commentId w16cid:paraId="28D0E8EE" w16cid:durableId="6B89F723"/>
  <w16cid:commentId w16cid:paraId="247C9FCD" w16cid:durableId="01B87326"/>
  <w16cid:commentId w16cid:paraId="0604BBCE" w16cid:durableId="5F373104"/>
  <w16cid:commentId w16cid:paraId="7D9224FA" w16cid:durableId="32C5B83C"/>
  <w16cid:commentId w16cid:paraId="388BFC09" w16cid:durableId="3177046A"/>
  <w16cid:commentId w16cid:paraId="37C53FEB" w16cid:durableId="615DB73E"/>
  <w16cid:commentId w16cid:paraId="11A5EFDC" w16cid:durableId="507E2884"/>
  <w16cid:commentId w16cid:paraId="63878C35" w16cid:durableId="0E02818B"/>
  <w16cid:commentId w16cid:paraId="331A6FFD" w16cid:durableId="7DA32A3A"/>
  <w16cid:commentId w16cid:paraId="7D75EE60" w16cid:durableId="4A079C53"/>
  <w16cid:commentId w16cid:paraId="3ADB78D0" w16cid:durableId="1CA0D5BE"/>
  <w16cid:commentId w16cid:paraId="230E29A5" w16cid:durableId="6476046F"/>
  <w16cid:commentId w16cid:paraId="277226BB" w16cid:durableId="1FD947C3"/>
  <w16cid:commentId w16cid:paraId="206C1A9D" w16cid:durableId="14EFF6DC"/>
  <w16cid:commentId w16cid:paraId="15A4B758" w16cid:durableId="57B42CF2"/>
  <w16cid:commentId w16cid:paraId="218FDBD4" w16cid:durableId="540D0ADD"/>
  <w16cid:commentId w16cid:paraId="5EF363CD" w16cid:durableId="6F8E55B9"/>
  <w16cid:commentId w16cid:paraId="0A4EE257" w16cid:durableId="23F9C814"/>
  <w16cid:commentId w16cid:paraId="2360F004" w16cid:durableId="46B03EA8"/>
  <w16cid:commentId w16cid:paraId="125F3129" w16cid:durableId="4CD49209"/>
  <w16cid:commentId w16cid:paraId="5B01A555" w16cid:durableId="54730CA1"/>
  <w16cid:commentId w16cid:paraId="7787C86E" w16cid:durableId="34A8776F"/>
  <w16cid:commentId w16cid:paraId="0243A0A0" w16cid:durableId="4EA406ED"/>
  <w16cid:commentId w16cid:paraId="475BDE4B" w16cid:durableId="372F4770"/>
  <w16cid:commentId w16cid:paraId="5B81AD24" w16cid:durableId="0CA18C25"/>
  <w16cid:commentId w16cid:paraId="011D31AF" w16cid:durableId="2B5B989B"/>
  <w16cid:commentId w16cid:paraId="20646D3E" w16cid:durableId="573C410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405E"/>
    <w:multiLevelType w:val="hybridMultilevel"/>
    <w:tmpl w:val="54722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B467E"/>
    <w:multiLevelType w:val="hybridMultilevel"/>
    <w:tmpl w:val="34B08B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42186"/>
    <w:multiLevelType w:val="hybridMultilevel"/>
    <w:tmpl w:val="63368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BE5815"/>
    <w:multiLevelType w:val="hybridMultilevel"/>
    <w:tmpl w:val="39E22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15572D"/>
    <w:multiLevelType w:val="hybridMultilevel"/>
    <w:tmpl w:val="694AD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923E22"/>
    <w:multiLevelType w:val="hybridMultilevel"/>
    <w:tmpl w:val="A4106702"/>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0CB177F"/>
    <w:multiLevelType w:val="hybridMultilevel"/>
    <w:tmpl w:val="C0B6A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886472"/>
    <w:multiLevelType w:val="hybridMultilevel"/>
    <w:tmpl w:val="612AE56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5437146A"/>
    <w:multiLevelType w:val="hybridMultilevel"/>
    <w:tmpl w:val="8BC23966"/>
    <w:lvl w:ilvl="0" w:tplc="C9F089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4F16D8B"/>
    <w:multiLevelType w:val="hybridMultilevel"/>
    <w:tmpl w:val="AE6CE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4D2671"/>
    <w:multiLevelType w:val="hybridMultilevel"/>
    <w:tmpl w:val="B262D634"/>
    <w:lvl w:ilvl="0" w:tplc="0409000F">
      <w:start w:val="1"/>
      <w:numFmt w:val="decimal"/>
      <w:lvlText w:val="%1."/>
      <w:lvlJc w:val="left"/>
      <w:pPr>
        <w:ind w:left="45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552825"/>
    <w:multiLevelType w:val="hybridMultilevel"/>
    <w:tmpl w:val="7CDEC6C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2" w15:restartNumberingAfterBreak="0">
    <w:nsid w:val="6EE35520"/>
    <w:multiLevelType w:val="hybridMultilevel"/>
    <w:tmpl w:val="34B08B0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08D171D"/>
    <w:multiLevelType w:val="hybridMultilevel"/>
    <w:tmpl w:val="56927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3A539C"/>
    <w:multiLevelType w:val="hybridMultilevel"/>
    <w:tmpl w:val="9266F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752E00"/>
    <w:multiLevelType w:val="hybridMultilevel"/>
    <w:tmpl w:val="E6002100"/>
    <w:lvl w:ilvl="0" w:tplc="77F8DE9E">
      <w:start w:val="1"/>
      <w:numFmt w:val="decimal"/>
      <w:lvlText w:val="%1."/>
      <w:lvlJc w:val="left"/>
      <w:pPr>
        <w:ind w:left="1020" w:hanging="360"/>
      </w:pPr>
    </w:lvl>
    <w:lvl w:ilvl="1" w:tplc="D22C9F5C">
      <w:start w:val="1"/>
      <w:numFmt w:val="decimal"/>
      <w:lvlText w:val="%2."/>
      <w:lvlJc w:val="left"/>
      <w:pPr>
        <w:ind w:left="1020" w:hanging="360"/>
      </w:pPr>
    </w:lvl>
    <w:lvl w:ilvl="2" w:tplc="3E280542">
      <w:start w:val="1"/>
      <w:numFmt w:val="decimal"/>
      <w:lvlText w:val="%3."/>
      <w:lvlJc w:val="left"/>
      <w:pPr>
        <w:ind w:left="1020" w:hanging="360"/>
      </w:pPr>
    </w:lvl>
    <w:lvl w:ilvl="3" w:tplc="0C50C1A2">
      <w:start w:val="1"/>
      <w:numFmt w:val="decimal"/>
      <w:lvlText w:val="%4."/>
      <w:lvlJc w:val="left"/>
      <w:pPr>
        <w:ind w:left="1020" w:hanging="360"/>
      </w:pPr>
    </w:lvl>
    <w:lvl w:ilvl="4" w:tplc="F76A66EE">
      <w:start w:val="1"/>
      <w:numFmt w:val="decimal"/>
      <w:lvlText w:val="%5."/>
      <w:lvlJc w:val="left"/>
      <w:pPr>
        <w:ind w:left="1020" w:hanging="360"/>
      </w:pPr>
    </w:lvl>
    <w:lvl w:ilvl="5" w:tplc="56B01198">
      <w:start w:val="1"/>
      <w:numFmt w:val="decimal"/>
      <w:lvlText w:val="%6."/>
      <w:lvlJc w:val="left"/>
      <w:pPr>
        <w:ind w:left="1020" w:hanging="360"/>
      </w:pPr>
    </w:lvl>
    <w:lvl w:ilvl="6" w:tplc="5D26D584">
      <w:start w:val="1"/>
      <w:numFmt w:val="decimal"/>
      <w:lvlText w:val="%7."/>
      <w:lvlJc w:val="left"/>
      <w:pPr>
        <w:ind w:left="1020" w:hanging="360"/>
      </w:pPr>
    </w:lvl>
    <w:lvl w:ilvl="7" w:tplc="E2848C64">
      <w:start w:val="1"/>
      <w:numFmt w:val="decimal"/>
      <w:lvlText w:val="%8."/>
      <w:lvlJc w:val="left"/>
      <w:pPr>
        <w:ind w:left="1020" w:hanging="360"/>
      </w:pPr>
    </w:lvl>
    <w:lvl w:ilvl="8" w:tplc="42087896">
      <w:start w:val="1"/>
      <w:numFmt w:val="decimal"/>
      <w:lvlText w:val="%9."/>
      <w:lvlJc w:val="left"/>
      <w:pPr>
        <w:ind w:left="1020" w:hanging="360"/>
      </w:pPr>
    </w:lvl>
  </w:abstractNum>
  <w:abstractNum w:abstractNumId="16" w15:restartNumberingAfterBreak="0">
    <w:nsid w:val="7E293A21"/>
    <w:multiLevelType w:val="hybridMultilevel"/>
    <w:tmpl w:val="9EEC7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7B152C"/>
    <w:multiLevelType w:val="hybridMultilevel"/>
    <w:tmpl w:val="29AC34BE"/>
    <w:lvl w:ilvl="0" w:tplc="04090019">
      <w:start w:val="1"/>
      <w:numFmt w:val="lowerLetter"/>
      <w:lvlText w:val="%1."/>
      <w:lvlJc w:val="left"/>
      <w:pPr>
        <w:ind w:left="144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2060585607">
    <w:abstractNumId w:val="1"/>
  </w:num>
  <w:num w:numId="2" w16cid:durableId="1023635352">
    <w:abstractNumId w:val="8"/>
  </w:num>
  <w:num w:numId="3" w16cid:durableId="2067213562">
    <w:abstractNumId w:val="4"/>
  </w:num>
  <w:num w:numId="4" w16cid:durableId="1845046970">
    <w:abstractNumId w:val="16"/>
  </w:num>
  <w:num w:numId="5" w16cid:durableId="2048601929">
    <w:abstractNumId w:val="14"/>
  </w:num>
  <w:num w:numId="6" w16cid:durableId="183636530">
    <w:abstractNumId w:val="0"/>
  </w:num>
  <w:num w:numId="7" w16cid:durableId="984627464">
    <w:abstractNumId w:val="13"/>
  </w:num>
  <w:num w:numId="8" w16cid:durableId="586424881">
    <w:abstractNumId w:val="6"/>
  </w:num>
  <w:num w:numId="9" w16cid:durableId="2047831066">
    <w:abstractNumId w:val="10"/>
  </w:num>
  <w:num w:numId="10" w16cid:durableId="658507240">
    <w:abstractNumId w:val="11"/>
  </w:num>
  <w:num w:numId="11" w16cid:durableId="1501894357">
    <w:abstractNumId w:val="7"/>
  </w:num>
  <w:num w:numId="12" w16cid:durableId="357512667">
    <w:abstractNumId w:val="9"/>
  </w:num>
  <w:num w:numId="13" w16cid:durableId="1301113099">
    <w:abstractNumId w:val="3"/>
  </w:num>
  <w:num w:numId="14" w16cid:durableId="725881494">
    <w:abstractNumId w:val="2"/>
  </w:num>
  <w:num w:numId="15" w16cid:durableId="1528133854">
    <w:abstractNumId w:val="15"/>
  </w:num>
  <w:num w:numId="16" w16cid:durableId="12850330">
    <w:abstractNumId w:val="12"/>
  </w:num>
  <w:num w:numId="17" w16cid:durableId="1826967741">
    <w:abstractNumId w:val="5"/>
  </w:num>
  <w:num w:numId="18" w16cid:durableId="208590791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Allen">
    <w15:presenceInfo w15:providerId="AD" w15:userId="S::MichaelAAllen@boisestate.edu::2df70f42-71df-4cd9-b0f1-cfa7ed016f4e"/>
  </w15:person>
  <w15:person w15:author="Carla Martinez Machain">
    <w15:presenceInfo w15:providerId="AD" w15:userId="S::carlamm@buffalo.edu::7a0cb86b-b30b-41c0-aa0c-df093c39f162"/>
  </w15:person>
  <w15:person w15:author="Carla Martinez">
    <w15:presenceInfo w15:providerId="Windows Live" w15:userId="01c7d8a0437a12a7"/>
  </w15:person>
  <w15:person w15:author="Grzegorz Smułek">
    <w15:presenceInfo w15:providerId="AD" w15:userId="S::grzegorz.smulek@uj.edu.pl::f4cab6dd-eeb1-44dd-9cf3-e8a09ceff11b"/>
  </w15:person>
  <w15:person w15:author="Michael Flynn">
    <w15:presenceInfo w15:providerId="AD" w15:userId="S::meflynn@ksu.edu::3c24559e-a7de-40f4-8136-c653471014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1NDIwMzMyNzcxMDBT0lEKTi0uzszPAykwrgUA37nqeiwAAAA="/>
  </w:docVars>
  <w:rsids>
    <w:rsidRoot w:val="009334FE"/>
    <w:rsid w:val="000021EC"/>
    <w:rsid w:val="000027CD"/>
    <w:rsid w:val="00014906"/>
    <w:rsid w:val="000832C0"/>
    <w:rsid w:val="000A05F8"/>
    <w:rsid w:val="000D1AFF"/>
    <w:rsid w:val="001060D4"/>
    <w:rsid w:val="0013241D"/>
    <w:rsid w:val="00134C60"/>
    <w:rsid w:val="00145C03"/>
    <w:rsid w:val="001832A3"/>
    <w:rsid w:val="00184EB8"/>
    <w:rsid w:val="001901FD"/>
    <w:rsid w:val="00191210"/>
    <w:rsid w:val="00196657"/>
    <w:rsid w:val="001A4283"/>
    <w:rsid w:val="001B4B2C"/>
    <w:rsid w:val="001C623B"/>
    <w:rsid w:val="001E4B0D"/>
    <w:rsid w:val="00204304"/>
    <w:rsid w:val="0021206D"/>
    <w:rsid w:val="00216D18"/>
    <w:rsid w:val="00225104"/>
    <w:rsid w:val="00261466"/>
    <w:rsid w:val="00270D40"/>
    <w:rsid w:val="002A30AA"/>
    <w:rsid w:val="002C2D7C"/>
    <w:rsid w:val="002D1B91"/>
    <w:rsid w:val="002F02E9"/>
    <w:rsid w:val="002F285E"/>
    <w:rsid w:val="00317A90"/>
    <w:rsid w:val="00363DA1"/>
    <w:rsid w:val="003700CB"/>
    <w:rsid w:val="003A6324"/>
    <w:rsid w:val="003B1A33"/>
    <w:rsid w:val="003B1B85"/>
    <w:rsid w:val="003B387E"/>
    <w:rsid w:val="003D17FE"/>
    <w:rsid w:val="003F3BD1"/>
    <w:rsid w:val="00415385"/>
    <w:rsid w:val="00431E9C"/>
    <w:rsid w:val="0043498F"/>
    <w:rsid w:val="00453077"/>
    <w:rsid w:val="00465947"/>
    <w:rsid w:val="0047679D"/>
    <w:rsid w:val="00482B40"/>
    <w:rsid w:val="00490C07"/>
    <w:rsid w:val="00497EA7"/>
    <w:rsid w:val="004A221B"/>
    <w:rsid w:val="004B31E4"/>
    <w:rsid w:val="004D0DAF"/>
    <w:rsid w:val="004E62C0"/>
    <w:rsid w:val="005360AA"/>
    <w:rsid w:val="005A11F5"/>
    <w:rsid w:val="005B4BBE"/>
    <w:rsid w:val="005C26A2"/>
    <w:rsid w:val="006123E1"/>
    <w:rsid w:val="0062628D"/>
    <w:rsid w:val="00632DD6"/>
    <w:rsid w:val="00644487"/>
    <w:rsid w:val="00662B4C"/>
    <w:rsid w:val="00673CC3"/>
    <w:rsid w:val="006743AA"/>
    <w:rsid w:val="00684E45"/>
    <w:rsid w:val="00693DE5"/>
    <w:rsid w:val="006A7486"/>
    <w:rsid w:val="006B2ED5"/>
    <w:rsid w:val="006D698F"/>
    <w:rsid w:val="006F6519"/>
    <w:rsid w:val="007022D9"/>
    <w:rsid w:val="0070553F"/>
    <w:rsid w:val="0071538E"/>
    <w:rsid w:val="00716411"/>
    <w:rsid w:val="00725277"/>
    <w:rsid w:val="00730DFB"/>
    <w:rsid w:val="007579F1"/>
    <w:rsid w:val="00785FD1"/>
    <w:rsid w:val="0079104E"/>
    <w:rsid w:val="007D6C2E"/>
    <w:rsid w:val="007D7E6B"/>
    <w:rsid w:val="007E0F40"/>
    <w:rsid w:val="007E17EB"/>
    <w:rsid w:val="007E59CA"/>
    <w:rsid w:val="00812117"/>
    <w:rsid w:val="00814308"/>
    <w:rsid w:val="00834173"/>
    <w:rsid w:val="008724BD"/>
    <w:rsid w:val="00872DFE"/>
    <w:rsid w:val="00885FAC"/>
    <w:rsid w:val="008A0634"/>
    <w:rsid w:val="008D23E1"/>
    <w:rsid w:val="008E4962"/>
    <w:rsid w:val="008F2049"/>
    <w:rsid w:val="00915456"/>
    <w:rsid w:val="009334FE"/>
    <w:rsid w:val="00946394"/>
    <w:rsid w:val="0096071A"/>
    <w:rsid w:val="00981749"/>
    <w:rsid w:val="009A1ED5"/>
    <w:rsid w:val="009C3A1A"/>
    <w:rsid w:val="009C7B7A"/>
    <w:rsid w:val="009D78EA"/>
    <w:rsid w:val="009F1A81"/>
    <w:rsid w:val="009F71E3"/>
    <w:rsid w:val="00A176E6"/>
    <w:rsid w:val="00A42EE5"/>
    <w:rsid w:val="00A62E03"/>
    <w:rsid w:val="00A70BCC"/>
    <w:rsid w:val="00AC4B75"/>
    <w:rsid w:val="00AD1852"/>
    <w:rsid w:val="00AF5ADB"/>
    <w:rsid w:val="00B144A5"/>
    <w:rsid w:val="00B31FE8"/>
    <w:rsid w:val="00B43A43"/>
    <w:rsid w:val="00B619CA"/>
    <w:rsid w:val="00B63FCB"/>
    <w:rsid w:val="00B73635"/>
    <w:rsid w:val="00B73D8C"/>
    <w:rsid w:val="00B87B29"/>
    <w:rsid w:val="00B907CB"/>
    <w:rsid w:val="00BA29A0"/>
    <w:rsid w:val="00BC0D96"/>
    <w:rsid w:val="00BF4048"/>
    <w:rsid w:val="00BF433C"/>
    <w:rsid w:val="00C5084B"/>
    <w:rsid w:val="00C66BFB"/>
    <w:rsid w:val="00C9602F"/>
    <w:rsid w:val="00CB0458"/>
    <w:rsid w:val="00CC3937"/>
    <w:rsid w:val="00CD087A"/>
    <w:rsid w:val="00CD57F4"/>
    <w:rsid w:val="00CE4B10"/>
    <w:rsid w:val="00D00308"/>
    <w:rsid w:val="00D31183"/>
    <w:rsid w:val="00D31ED0"/>
    <w:rsid w:val="00D465D2"/>
    <w:rsid w:val="00D51D3C"/>
    <w:rsid w:val="00D8346D"/>
    <w:rsid w:val="00D84937"/>
    <w:rsid w:val="00D94E8C"/>
    <w:rsid w:val="00DB0620"/>
    <w:rsid w:val="00DD53E6"/>
    <w:rsid w:val="00E12138"/>
    <w:rsid w:val="00E26052"/>
    <w:rsid w:val="00E5153E"/>
    <w:rsid w:val="00E62D06"/>
    <w:rsid w:val="00E767C7"/>
    <w:rsid w:val="00EB657A"/>
    <w:rsid w:val="00EB67BB"/>
    <w:rsid w:val="00F313E1"/>
    <w:rsid w:val="00F50ECE"/>
    <w:rsid w:val="00F662FE"/>
    <w:rsid w:val="00F81EC4"/>
    <w:rsid w:val="00FB5695"/>
    <w:rsid w:val="00FE6F1C"/>
    <w:rsid w:val="00FF3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30DBA7"/>
  <w15:chartTrackingRefBased/>
  <w15:docId w15:val="{1EAB4866-B30E-B242-AC04-4D6148AA3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4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34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34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34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3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3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4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34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34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34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3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3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4FE"/>
    <w:rPr>
      <w:rFonts w:eastAsiaTheme="majorEastAsia" w:cstheme="majorBidi"/>
      <w:color w:val="272727" w:themeColor="text1" w:themeTint="D8"/>
    </w:rPr>
  </w:style>
  <w:style w:type="paragraph" w:styleId="Title">
    <w:name w:val="Title"/>
    <w:basedOn w:val="Normal"/>
    <w:next w:val="Normal"/>
    <w:link w:val="TitleChar"/>
    <w:uiPriority w:val="10"/>
    <w:qFormat/>
    <w:rsid w:val="009334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4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4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4FE"/>
    <w:pPr>
      <w:spacing w:before="160"/>
      <w:jc w:val="center"/>
    </w:pPr>
    <w:rPr>
      <w:i/>
      <w:iCs/>
      <w:color w:val="404040" w:themeColor="text1" w:themeTint="BF"/>
    </w:rPr>
  </w:style>
  <w:style w:type="character" w:customStyle="1" w:styleId="QuoteChar">
    <w:name w:val="Quote Char"/>
    <w:basedOn w:val="DefaultParagraphFont"/>
    <w:link w:val="Quote"/>
    <w:uiPriority w:val="29"/>
    <w:rsid w:val="009334FE"/>
    <w:rPr>
      <w:i/>
      <w:iCs/>
      <w:color w:val="404040" w:themeColor="text1" w:themeTint="BF"/>
    </w:rPr>
  </w:style>
  <w:style w:type="paragraph" w:styleId="ListParagraph">
    <w:name w:val="List Paragraph"/>
    <w:basedOn w:val="Normal"/>
    <w:uiPriority w:val="34"/>
    <w:qFormat/>
    <w:rsid w:val="009334FE"/>
    <w:pPr>
      <w:ind w:left="720"/>
      <w:contextualSpacing/>
    </w:pPr>
  </w:style>
  <w:style w:type="character" w:styleId="IntenseEmphasis">
    <w:name w:val="Intense Emphasis"/>
    <w:basedOn w:val="DefaultParagraphFont"/>
    <w:uiPriority w:val="21"/>
    <w:qFormat/>
    <w:rsid w:val="009334FE"/>
    <w:rPr>
      <w:i/>
      <w:iCs/>
      <w:color w:val="0F4761" w:themeColor="accent1" w:themeShade="BF"/>
    </w:rPr>
  </w:style>
  <w:style w:type="paragraph" w:styleId="IntenseQuote">
    <w:name w:val="Intense Quote"/>
    <w:basedOn w:val="Normal"/>
    <w:next w:val="Normal"/>
    <w:link w:val="IntenseQuoteChar"/>
    <w:uiPriority w:val="30"/>
    <w:qFormat/>
    <w:rsid w:val="00933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4FE"/>
    <w:rPr>
      <w:i/>
      <w:iCs/>
      <w:color w:val="0F4761" w:themeColor="accent1" w:themeShade="BF"/>
    </w:rPr>
  </w:style>
  <w:style w:type="character" w:styleId="IntenseReference">
    <w:name w:val="Intense Reference"/>
    <w:basedOn w:val="DefaultParagraphFont"/>
    <w:uiPriority w:val="32"/>
    <w:qFormat/>
    <w:rsid w:val="009334FE"/>
    <w:rPr>
      <w:b/>
      <w:bCs/>
      <w:smallCaps/>
      <w:color w:val="0F4761" w:themeColor="accent1" w:themeShade="BF"/>
      <w:spacing w:val="5"/>
    </w:rPr>
  </w:style>
  <w:style w:type="table" w:styleId="TableGrid">
    <w:name w:val="Table Grid"/>
    <w:basedOn w:val="TableNormal"/>
    <w:uiPriority w:val="39"/>
    <w:rsid w:val="00933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85FAC"/>
    <w:rPr>
      <w:sz w:val="16"/>
      <w:szCs w:val="16"/>
    </w:rPr>
  </w:style>
  <w:style w:type="paragraph" w:styleId="CommentText">
    <w:name w:val="annotation text"/>
    <w:basedOn w:val="Normal"/>
    <w:link w:val="CommentTextChar"/>
    <w:uiPriority w:val="99"/>
    <w:unhideWhenUsed/>
    <w:rsid w:val="00885FAC"/>
    <w:pPr>
      <w:spacing w:after="0" w:line="240" w:lineRule="auto"/>
    </w:pPr>
    <w:rPr>
      <w:rFonts w:eastAsiaTheme="minorEastAsia"/>
      <w:kern w:val="0"/>
      <w:sz w:val="20"/>
      <w:szCs w:val="20"/>
      <w14:ligatures w14:val="none"/>
    </w:rPr>
  </w:style>
  <w:style w:type="character" w:customStyle="1" w:styleId="CommentTextChar">
    <w:name w:val="Comment Text Char"/>
    <w:basedOn w:val="DefaultParagraphFont"/>
    <w:link w:val="CommentText"/>
    <w:uiPriority w:val="99"/>
    <w:rsid w:val="00885FAC"/>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12117"/>
    <w:pPr>
      <w:spacing w:after="160"/>
    </w:pPr>
    <w:rPr>
      <w:rFonts w:eastAsiaTheme="minorHAnsi"/>
      <w:b/>
      <w:bCs/>
      <w:kern w:val="2"/>
      <w14:ligatures w14:val="standardContextual"/>
    </w:rPr>
  </w:style>
  <w:style w:type="character" w:customStyle="1" w:styleId="CommentSubjectChar">
    <w:name w:val="Comment Subject Char"/>
    <w:basedOn w:val="CommentTextChar"/>
    <w:link w:val="CommentSubject"/>
    <w:uiPriority w:val="99"/>
    <w:semiHidden/>
    <w:rsid w:val="00812117"/>
    <w:rPr>
      <w:rFonts w:eastAsiaTheme="minorEastAsia"/>
      <w:b/>
      <w:bCs/>
      <w:kern w:val="0"/>
      <w:sz w:val="20"/>
      <w:szCs w:val="20"/>
      <w14:ligatures w14:val="none"/>
    </w:rPr>
  </w:style>
  <w:style w:type="paragraph" w:styleId="Revision">
    <w:name w:val="Revision"/>
    <w:hidden/>
    <w:uiPriority w:val="99"/>
    <w:semiHidden/>
    <w:rsid w:val="000021EC"/>
    <w:pPr>
      <w:spacing w:after="0" w:line="240" w:lineRule="auto"/>
    </w:pPr>
  </w:style>
  <w:style w:type="paragraph" w:styleId="NormalWeb">
    <w:name w:val="Normal (Web)"/>
    <w:basedOn w:val="Normal"/>
    <w:uiPriority w:val="99"/>
    <w:unhideWhenUsed/>
    <w:rsid w:val="00F662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62FE"/>
    <w:rPr>
      <w:b/>
      <w:bCs/>
    </w:rPr>
  </w:style>
  <w:style w:type="character" w:styleId="Hyperlink">
    <w:name w:val="Hyperlink"/>
    <w:basedOn w:val="DefaultParagraphFont"/>
    <w:uiPriority w:val="99"/>
    <w:unhideWhenUsed/>
    <w:rsid w:val="00E62D06"/>
    <w:rPr>
      <w:color w:val="467886" w:themeColor="hyperlink"/>
      <w:u w:val="single"/>
    </w:rPr>
  </w:style>
  <w:style w:type="character" w:styleId="UnresolvedMention">
    <w:name w:val="Unresolved Mention"/>
    <w:basedOn w:val="DefaultParagraphFont"/>
    <w:uiPriority w:val="99"/>
    <w:semiHidden/>
    <w:unhideWhenUsed/>
    <w:rsid w:val="00E62D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stat.gov.pl/en/topics/living-conditions/living-conditions/household-budget-survey-in-2024,2,20.html"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24</Pages>
  <Words>3452</Words>
  <Characters>19677</Characters>
  <Application>Microsoft Office Word</Application>
  <DocSecurity>0</DocSecurity>
  <Lines>163</Lines>
  <Paragraphs>46</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23083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Flynn</dc:creator>
  <cp:keywords/>
  <dc:description/>
  <cp:lastModifiedBy>Carla Martinez Machain</cp:lastModifiedBy>
  <cp:revision>82</cp:revision>
  <dcterms:created xsi:type="dcterms:W3CDTF">2025-10-15T09:42:00Z</dcterms:created>
  <dcterms:modified xsi:type="dcterms:W3CDTF">2025-10-22T23:12:00Z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13e4ff20-5aa5-4505-bf5d-8749fd9d63f2</vt:lpwstr>
  </property>
</Properties>
</file>